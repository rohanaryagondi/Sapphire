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8080" w14:textId="1EEB39BC" w:rsidR="0063043F" w:rsidRDefault="0063043F" w:rsidP="0063043F">
      <w:pPr>
        <w:pStyle w:val="Heading2"/>
        <w:rPr>
          <w:rFonts w:ascii="Times" w:hAnsi="Times"/>
          <w:color w:val="000000"/>
        </w:rPr>
      </w:pPr>
      <w:r>
        <w:rPr>
          <w:rFonts w:ascii="Times" w:hAnsi="Times"/>
          <w:color w:val="000000"/>
        </w:rPr>
        <w:t>TOC</w:t>
      </w:r>
    </w:p>
    <w:p w14:paraId="4364D788" w14:textId="77777777" w:rsidR="00947287" w:rsidRPr="00947287" w:rsidRDefault="00947287" w:rsidP="00947287">
      <w:pPr>
        <w:rPr>
          <w:rFonts w:ascii="Times" w:eastAsiaTheme="majorEastAsia" w:hAnsi="Times" w:cstheme="majorBidi"/>
          <w:b/>
          <w:bCs/>
          <w:color w:val="000000"/>
          <w:sz w:val="32"/>
          <w:szCs w:val="32"/>
        </w:rPr>
      </w:pPr>
    </w:p>
    <w:p w14:paraId="2C734DCF" w14:textId="3EBD53E9" w:rsidR="00947287" w:rsidRPr="00947287" w:rsidRDefault="00947287" w:rsidP="00947287">
      <w:r w:rsidRPr="00947287">
        <w:rPr>
          <w:rFonts w:ascii="Times" w:eastAsiaTheme="majorEastAsia" w:hAnsi="Times" w:cstheme="majorBidi"/>
          <w:b/>
          <w:bCs/>
          <w:color w:val="000000"/>
          <w:sz w:val="32"/>
          <w:szCs w:val="32"/>
        </w:rPr>
        <w:t>Section 1: Quiver Context and Overview</w:t>
      </w:r>
    </w:p>
    <w:p w14:paraId="21419095" w14:textId="77777777" w:rsidR="0063043F" w:rsidRDefault="0063043F" w:rsidP="0063043F">
      <w:pPr>
        <w:pStyle w:val="Heading3"/>
        <w:rPr>
          <w:rFonts w:ascii="Times" w:hAnsi="Times"/>
          <w:color w:val="000000"/>
        </w:rPr>
      </w:pPr>
      <w:r>
        <w:rPr>
          <w:rFonts w:ascii="Times" w:hAnsi="Times"/>
          <w:color w:val="000000"/>
        </w:rPr>
        <w:t>1. The historical challenge of CNS drug development</w:t>
      </w:r>
    </w:p>
    <w:p w14:paraId="6B54750D" w14:textId="77777777" w:rsidR="0063043F" w:rsidRDefault="0063043F" w:rsidP="0063043F">
      <w:pPr>
        <w:numPr>
          <w:ilvl w:val="0"/>
          <w:numId w:val="1"/>
        </w:numPr>
        <w:spacing w:before="100" w:beforeAutospacing="1" w:after="100" w:afterAutospacing="1"/>
        <w:rPr>
          <w:rFonts w:ascii="Times" w:hAnsi="Times"/>
          <w:color w:val="000000"/>
          <w:sz w:val="27"/>
          <w:szCs w:val="27"/>
        </w:rPr>
      </w:pPr>
      <w:r>
        <w:rPr>
          <w:rFonts w:ascii="Times" w:hAnsi="Times"/>
          <w:color w:val="000000"/>
          <w:sz w:val="27"/>
          <w:szCs w:val="27"/>
        </w:rPr>
        <w:t>Why CNS fails (translation gaps, heterogeneity, endpoints, placebo, BBB, safety/tolerability, chronicity)</w:t>
      </w:r>
    </w:p>
    <w:p w14:paraId="221B5428" w14:textId="77777777" w:rsidR="0063043F" w:rsidRDefault="0063043F" w:rsidP="0063043F">
      <w:pPr>
        <w:numPr>
          <w:ilvl w:val="0"/>
          <w:numId w:val="1"/>
        </w:numPr>
        <w:spacing w:before="100" w:beforeAutospacing="1" w:after="100" w:afterAutospacing="1"/>
        <w:rPr>
          <w:rFonts w:ascii="Times" w:hAnsi="Times"/>
          <w:color w:val="000000"/>
          <w:sz w:val="27"/>
          <w:szCs w:val="27"/>
        </w:rPr>
      </w:pPr>
      <w:r>
        <w:rPr>
          <w:rFonts w:ascii="Times" w:hAnsi="Times"/>
          <w:color w:val="000000"/>
          <w:sz w:val="27"/>
          <w:szCs w:val="27"/>
        </w:rPr>
        <w:t>Why target-based discovery underperforms in CNS (vs phenotypic / functional)</w:t>
      </w:r>
    </w:p>
    <w:p w14:paraId="0D7853AF" w14:textId="77777777" w:rsidR="0063043F" w:rsidRDefault="0063043F" w:rsidP="0063043F">
      <w:pPr>
        <w:pStyle w:val="Heading3"/>
        <w:rPr>
          <w:rFonts w:ascii="Times" w:hAnsi="Times"/>
          <w:color w:val="000000"/>
          <w:sz w:val="27"/>
          <w:szCs w:val="27"/>
        </w:rPr>
      </w:pPr>
      <w:r>
        <w:rPr>
          <w:rFonts w:ascii="Times" w:hAnsi="Times"/>
          <w:color w:val="000000"/>
        </w:rPr>
        <w:t>2. The promise of human cell-based models</w:t>
      </w:r>
    </w:p>
    <w:p w14:paraId="5C2F092F" w14:textId="77777777" w:rsidR="0063043F" w:rsidRDefault="0063043F" w:rsidP="0063043F">
      <w:pPr>
        <w:numPr>
          <w:ilvl w:val="0"/>
          <w:numId w:val="2"/>
        </w:numPr>
        <w:spacing w:before="100" w:beforeAutospacing="1" w:after="100" w:afterAutospacing="1"/>
        <w:rPr>
          <w:rFonts w:ascii="Times" w:hAnsi="Times"/>
          <w:color w:val="000000"/>
          <w:sz w:val="27"/>
          <w:szCs w:val="27"/>
        </w:rPr>
      </w:pPr>
      <w:r>
        <w:rPr>
          <w:rFonts w:ascii="Times" w:hAnsi="Times"/>
          <w:color w:val="000000"/>
          <w:sz w:val="27"/>
          <w:szCs w:val="27"/>
        </w:rPr>
        <w:t>Why </w:t>
      </w:r>
      <w:r>
        <w:rPr>
          <w:rStyle w:val="Strong"/>
          <w:rFonts w:ascii="Times" w:hAnsi="Times"/>
          <w:color w:val="000000"/>
          <w:sz w:val="27"/>
          <w:szCs w:val="27"/>
        </w:rPr>
        <w:t>human neurons</w:t>
      </w:r>
      <w:r>
        <w:rPr>
          <w:rFonts w:ascii="Times" w:hAnsi="Times"/>
          <w:color w:val="000000"/>
          <w:sz w:val="27"/>
          <w:szCs w:val="27"/>
        </w:rPr>
        <w:t> (vs heterologous or rodent) matter for ion channels, synapses, excitability networks</w:t>
      </w:r>
    </w:p>
    <w:p w14:paraId="13803B26" w14:textId="77777777" w:rsidR="0063043F" w:rsidRDefault="0063043F" w:rsidP="0063043F">
      <w:pPr>
        <w:numPr>
          <w:ilvl w:val="0"/>
          <w:numId w:val="2"/>
        </w:numPr>
        <w:spacing w:before="100" w:beforeAutospacing="1" w:after="100" w:afterAutospacing="1"/>
        <w:rPr>
          <w:rFonts w:ascii="Times" w:hAnsi="Times"/>
          <w:color w:val="000000"/>
          <w:sz w:val="27"/>
          <w:szCs w:val="27"/>
        </w:rPr>
      </w:pPr>
      <w:r>
        <w:rPr>
          <w:rFonts w:ascii="Times" w:hAnsi="Times"/>
          <w:color w:val="000000"/>
          <w:sz w:val="27"/>
          <w:szCs w:val="27"/>
        </w:rPr>
        <w:t>Where iPSC models historically failed (immaturity, variability, QC, scalability) and what “good” looks like</w:t>
      </w:r>
    </w:p>
    <w:p w14:paraId="3969E9EF" w14:textId="77777777" w:rsidR="0063043F" w:rsidRDefault="0063043F" w:rsidP="0063043F">
      <w:pPr>
        <w:pStyle w:val="Heading3"/>
        <w:rPr>
          <w:rFonts w:ascii="Times" w:hAnsi="Times"/>
          <w:color w:val="000000"/>
          <w:sz w:val="27"/>
          <w:szCs w:val="27"/>
        </w:rPr>
      </w:pPr>
      <w:r>
        <w:rPr>
          <w:rFonts w:ascii="Times" w:hAnsi="Times"/>
          <w:color w:val="000000"/>
        </w:rPr>
        <w:t>3. Cell-based disease models with screenable phenotypes</w:t>
      </w:r>
    </w:p>
    <w:p w14:paraId="2F405A74" w14:textId="77777777" w:rsidR="0063043F" w:rsidRDefault="0063043F" w:rsidP="0063043F">
      <w:pPr>
        <w:numPr>
          <w:ilvl w:val="0"/>
          <w:numId w:val="3"/>
        </w:numPr>
        <w:spacing w:before="100" w:beforeAutospacing="1" w:after="100" w:afterAutospacing="1"/>
        <w:rPr>
          <w:rFonts w:ascii="Times" w:hAnsi="Times"/>
          <w:color w:val="000000"/>
          <w:sz w:val="27"/>
          <w:szCs w:val="27"/>
        </w:rPr>
      </w:pPr>
      <w:r>
        <w:rPr>
          <w:rFonts w:ascii="Times" w:hAnsi="Times"/>
          <w:color w:val="000000"/>
          <w:sz w:val="27"/>
          <w:szCs w:val="27"/>
        </w:rPr>
        <w:t>“Screenable phenotype” definition: robustness, effect size, reversibility, throughput, orthogonal validity</w:t>
      </w:r>
    </w:p>
    <w:p w14:paraId="52DAEBCE" w14:textId="77777777" w:rsidR="0063043F" w:rsidRDefault="0063043F" w:rsidP="0063043F">
      <w:pPr>
        <w:numPr>
          <w:ilvl w:val="0"/>
          <w:numId w:val="3"/>
        </w:numPr>
        <w:spacing w:before="100" w:beforeAutospacing="1" w:after="100" w:afterAutospacing="1"/>
        <w:rPr>
          <w:rFonts w:ascii="Times" w:hAnsi="Times"/>
          <w:color w:val="000000"/>
          <w:sz w:val="27"/>
          <w:szCs w:val="27"/>
        </w:rPr>
      </w:pPr>
      <w:r>
        <w:rPr>
          <w:rFonts w:ascii="Times" w:hAnsi="Times"/>
          <w:color w:val="000000"/>
          <w:sz w:val="27"/>
          <w:szCs w:val="27"/>
        </w:rPr>
        <w:t>Functional phenotypes vs transcriptomic phenotypes: when each wins; why the combo is powerful</w:t>
      </w:r>
    </w:p>
    <w:p w14:paraId="33952B9B" w14:textId="77777777" w:rsidR="0063043F" w:rsidRDefault="0063043F" w:rsidP="0063043F">
      <w:pPr>
        <w:pStyle w:val="Heading3"/>
        <w:rPr>
          <w:rFonts w:ascii="Times" w:hAnsi="Times"/>
          <w:color w:val="000000"/>
          <w:sz w:val="27"/>
          <w:szCs w:val="27"/>
        </w:rPr>
      </w:pPr>
      <w:r>
        <w:rPr>
          <w:rFonts w:ascii="Times" w:hAnsi="Times"/>
          <w:color w:val="000000"/>
        </w:rPr>
        <w:t>4. The Quiver platform: components, workflow, and modalities</w:t>
      </w:r>
    </w:p>
    <w:p w14:paraId="7CB6B71E"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4.1 Biological stack</w:t>
      </w:r>
    </w:p>
    <w:p w14:paraId="089BE3A0" w14:textId="77777777" w:rsidR="0063043F" w:rsidRDefault="0063043F" w:rsidP="0063043F">
      <w:pPr>
        <w:numPr>
          <w:ilvl w:val="0"/>
          <w:numId w:val="4"/>
        </w:numPr>
        <w:spacing w:before="100" w:beforeAutospacing="1" w:after="100" w:afterAutospacing="1"/>
        <w:rPr>
          <w:rFonts w:ascii="Times" w:hAnsi="Times"/>
          <w:color w:val="000000"/>
          <w:sz w:val="27"/>
          <w:szCs w:val="27"/>
        </w:rPr>
      </w:pPr>
      <w:r>
        <w:rPr>
          <w:rFonts w:ascii="Times" w:hAnsi="Times"/>
          <w:color w:val="000000"/>
          <w:sz w:val="27"/>
          <w:szCs w:val="27"/>
        </w:rPr>
        <w:t>iPSC line strategy (patient, isogenic controls, CRISPR workflows + QC)</w:t>
      </w:r>
    </w:p>
    <w:p w14:paraId="5F782FFD" w14:textId="77777777" w:rsidR="0063043F" w:rsidRDefault="0063043F" w:rsidP="0063043F">
      <w:pPr>
        <w:numPr>
          <w:ilvl w:val="0"/>
          <w:numId w:val="4"/>
        </w:numPr>
        <w:spacing w:before="100" w:beforeAutospacing="1" w:after="100" w:afterAutospacing="1"/>
        <w:rPr>
          <w:rFonts w:ascii="Times" w:hAnsi="Times"/>
          <w:color w:val="000000"/>
          <w:sz w:val="27"/>
          <w:szCs w:val="27"/>
        </w:rPr>
      </w:pPr>
      <w:r>
        <w:rPr>
          <w:rFonts w:ascii="Times" w:hAnsi="Times"/>
          <w:color w:val="000000"/>
          <w:sz w:val="27"/>
          <w:szCs w:val="27"/>
        </w:rPr>
        <w:t>Differentiation paradigms (excitatory, inhibitory, sensory neurons, etc.)</w:t>
      </w:r>
    </w:p>
    <w:p w14:paraId="20D5E5F6"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4.2 Measurement stack</w:t>
      </w:r>
    </w:p>
    <w:p w14:paraId="48E3DB2B" w14:textId="77777777" w:rsidR="0063043F" w:rsidRDefault="0063043F" w:rsidP="0063043F">
      <w:pPr>
        <w:numPr>
          <w:ilvl w:val="0"/>
          <w:numId w:val="5"/>
        </w:numPr>
        <w:spacing w:before="100" w:beforeAutospacing="1" w:after="100" w:afterAutospacing="1"/>
        <w:rPr>
          <w:rFonts w:ascii="Times" w:hAnsi="Times"/>
          <w:color w:val="000000"/>
          <w:sz w:val="27"/>
          <w:szCs w:val="27"/>
        </w:rPr>
      </w:pPr>
      <w:r>
        <w:rPr>
          <w:rFonts w:ascii="Times" w:hAnsi="Times"/>
          <w:color w:val="000000"/>
          <w:sz w:val="27"/>
          <w:szCs w:val="27"/>
        </w:rPr>
        <w:t>All-optical electrophysiology primitives (stimulate + record at scale; single-cell, single-AP features)</w:t>
      </w:r>
    </w:p>
    <w:p w14:paraId="685BE16D" w14:textId="77777777" w:rsidR="0063043F" w:rsidRDefault="0063043F" w:rsidP="0063043F">
      <w:pPr>
        <w:numPr>
          <w:ilvl w:val="0"/>
          <w:numId w:val="5"/>
        </w:numPr>
        <w:spacing w:before="100" w:beforeAutospacing="1" w:after="100" w:afterAutospacing="1"/>
        <w:rPr>
          <w:rFonts w:ascii="Times" w:hAnsi="Times"/>
          <w:color w:val="000000"/>
          <w:sz w:val="27"/>
          <w:szCs w:val="27"/>
        </w:rPr>
      </w:pPr>
      <w:r>
        <w:rPr>
          <w:rFonts w:ascii="Times" w:hAnsi="Times"/>
          <w:color w:val="000000"/>
          <w:sz w:val="27"/>
          <w:szCs w:val="27"/>
        </w:rPr>
        <w:t>Throughput and information density as differentiator</w:t>
      </w:r>
    </w:p>
    <w:p w14:paraId="27E40683"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4.3 Perturbation stack (branchpoint by modality)</w:t>
      </w:r>
    </w:p>
    <w:p w14:paraId="71DAA95A" w14:textId="77777777" w:rsidR="0063043F" w:rsidRDefault="0063043F" w:rsidP="0063043F">
      <w:pPr>
        <w:numPr>
          <w:ilvl w:val="0"/>
          <w:numId w:val="6"/>
        </w:numPr>
        <w:spacing w:before="100" w:beforeAutospacing="1" w:after="100" w:afterAutospacing="1"/>
        <w:rPr>
          <w:rFonts w:ascii="Times" w:hAnsi="Times"/>
          <w:color w:val="000000"/>
          <w:sz w:val="27"/>
          <w:szCs w:val="27"/>
        </w:rPr>
      </w:pPr>
      <w:r>
        <w:rPr>
          <w:rStyle w:val="Strong"/>
          <w:rFonts w:ascii="Times" w:hAnsi="Times"/>
          <w:color w:val="000000"/>
          <w:sz w:val="27"/>
          <w:szCs w:val="27"/>
        </w:rPr>
        <w:t>Small molecules:</w:t>
      </w:r>
      <w:r>
        <w:rPr>
          <w:rFonts w:ascii="Times" w:hAnsi="Times"/>
          <w:color w:val="000000"/>
          <w:sz w:val="27"/>
          <w:szCs w:val="27"/>
        </w:rPr>
        <w:t> dose-response, MOA mapping, polypharmacology fingerprints</w:t>
      </w:r>
    </w:p>
    <w:p w14:paraId="6C9FD2C2" w14:textId="77777777" w:rsidR="0063043F" w:rsidRDefault="0063043F" w:rsidP="0063043F">
      <w:pPr>
        <w:numPr>
          <w:ilvl w:val="0"/>
          <w:numId w:val="6"/>
        </w:numPr>
        <w:spacing w:before="100" w:beforeAutospacing="1" w:after="100" w:afterAutospacing="1"/>
        <w:rPr>
          <w:rFonts w:ascii="Times" w:hAnsi="Times"/>
          <w:color w:val="000000"/>
          <w:sz w:val="27"/>
          <w:szCs w:val="27"/>
        </w:rPr>
      </w:pPr>
      <w:r>
        <w:rPr>
          <w:rStyle w:val="Strong"/>
          <w:rFonts w:ascii="Times" w:hAnsi="Times"/>
          <w:color w:val="000000"/>
          <w:sz w:val="27"/>
          <w:szCs w:val="27"/>
        </w:rPr>
        <w:lastRenderedPageBreak/>
        <w:t>ASOs:</w:t>
      </w:r>
      <w:r>
        <w:rPr>
          <w:rFonts w:ascii="Times" w:hAnsi="Times"/>
          <w:color w:val="000000"/>
          <w:sz w:val="27"/>
          <w:szCs w:val="27"/>
        </w:rPr>
        <w:t> target engagement → splice/knockdown kinetics → durability; safety flags; sequence iteration loop</w:t>
      </w:r>
    </w:p>
    <w:p w14:paraId="4A65606D"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4.4 Data/compute stack</w:t>
      </w:r>
    </w:p>
    <w:p w14:paraId="2E310A7E" w14:textId="77777777" w:rsidR="0063043F" w:rsidRDefault="0063043F" w:rsidP="0063043F">
      <w:pPr>
        <w:numPr>
          <w:ilvl w:val="0"/>
          <w:numId w:val="7"/>
        </w:numPr>
        <w:spacing w:before="100" w:beforeAutospacing="1" w:after="100" w:afterAutospacing="1"/>
        <w:rPr>
          <w:rFonts w:ascii="Times" w:hAnsi="Times"/>
          <w:color w:val="000000"/>
          <w:sz w:val="27"/>
          <w:szCs w:val="27"/>
        </w:rPr>
      </w:pPr>
      <w:r>
        <w:rPr>
          <w:rFonts w:ascii="Times" w:hAnsi="Times"/>
          <w:color w:val="000000"/>
          <w:sz w:val="27"/>
          <w:szCs w:val="27"/>
        </w:rPr>
        <w:t>Feature extraction, phenotype definitions, QC, batch correction, embeddings, similarity search, causal inference</w:t>
      </w:r>
    </w:p>
    <w:p w14:paraId="2A6C55E6" w14:textId="77777777" w:rsidR="0063043F" w:rsidRDefault="0063043F" w:rsidP="0063043F">
      <w:pPr>
        <w:pStyle w:val="Heading3"/>
        <w:rPr>
          <w:rFonts w:ascii="Times" w:hAnsi="Times"/>
          <w:color w:val="000000"/>
          <w:sz w:val="27"/>
          <w:szCs w:val="27"/>
        </w:rPr>
      </w:pPr>
      <w:r>
        <w:rPr>
          <w:rFonts w:ascii="Times" w:hAnsi="Times"/>
          <w:color w:val="000000"/>
        </w:rPr>
        <w:t>5. What constitutes proof-of-value for Quiver?</w:t>
      </w:r>
    </w:p>
    <w:p w14:paraId="19280F08" w14:textId="77777777" w:rsidR="0063043F" w:rsidRDefault="0063043F" w:rsidP="0063043F">
      <w:pPr>
        <w:pStyle w:val="NormalWeb"/>
        <w:rPr>
          <w:rFonts w:ascii="Times" w:hAnsi="Times"/>
          <w:color w:val="000000"/>
          <w:sz w:val="27"/>
          <w:szCs w:val="27"/>
        </w:rPr>
      </w:pPr>
      <w:r>
        <w:rPr>
          <w:rFonts w:ascii="Times" w:hAnsi="Times"/>
          <w:color w:val="000000"/>
          <w:sz w:val="27"/>
          <w:szCs w:val="27"/>
        </w:rPr>
        <w:t>Define </w:t>
      </w:r>
      <w:r>
        <w:rPr>
          <w:rStyle w:val="Emphasis"/>
          <w:rFonts w:ascii="Times" w:hAnsi="Times"/>
          <w:color w:val="000000"/>
          <w:sz w:val="27"/>
          <w:szCs w:val="27"/>
        </w:rPr>
        <w:t>explicit, testable</w:t>
      </w:r>
      <w:r>
        <w:rPr>
          <w:rFonts w:ascii="Times" w:hAnsi="Times"/>
          <w:color w:val="000000"/>
          <w:sz w:val="27"/>
          <w:szCs w:val="27"/>
        </w:rPr>
        <w:t> PoV criteria (use these later as scorecards):</w:t>
      </w:r>
    </w:p>
    <w:p w14:paraId="30D55B68" w14:textId="77777777" w:rsidR="0063043F" w:rsidRDefault="0063043F" w:rsidP="0063043F">
      <w:pPr>
        <w:numPr>
          <w:ilvl w:val="0"/>
          <w:numId w:val="8"/>
        </w:numPr>
        <w:spacing w:before="100" w:beforeAutospacing="1" w:after="100" w:afterAutospacing="1"/>
        <w:rPr>
          <w:rFonts w:ascii="Times" w:hAnsi="Times"/>
          <w:color w:val="000000"/>
          <w:sz w:val="27"/>
          <w:szCs w:val="27"/>
        </w:rPr>
      </w:pPr>
      <w:r>
        <w:rPr>
          <w:rStyle w:val="Strong"/>
          <w:rFonts w:ascii="Times" w:hAnsi="Times"/>
          <w:color w:val="000000"/>
          <w:sz w:val="27"/>
          <w:szCs w:val="27"/>
        </w:rPr>
        <w:t>Biological validity:</w:t>
      </w:r>
      <w:r>
        <w:rPr>
          <w:rFonts w:ascii="Times" w:hAnsi="Times"/>
          <w:color w:val="000000"/>
          <w:sz w:val="27"/>
          <w:szCs w:val="27"/>
        </w:rPr>
        <w:t> phenotype matches disease mechanism and known pharmacology</w:t>
      </w:r>
    </w:p>
    <w:p w14:paraId="042072C9" w14:textId="77777777" w:rsidR="0063043F" w:rsidRDefault="0063043F" w:rsidP="0063043F">
      <w:pPr>
        <w:numPr>
          <w:ilvl w:val="0"/>
          <w:numId w:val="8"/>
        </w:numPr>
        <w:spacing w:before="100" w:beforeAutospacing="1" w:after="100" w:afterAutospacing="1"/>
        <w:rPr>
          <w:rFonts w:ascii="Times" w:hAnsi="Times"/>
          <w:color w:val="000000"/>
          <w:sz w:val="27"/>
          <w:szCs w:val="27"/>
        </w:rPr>
      </w:pPr>
      <w:r>
        <w:rPr>
          <w:rStyle w:val="Strong"/>
          <w:rFonts w:ascii="Times" w:hAnsi="Times"/>
          <w:color w:val="000000"/>
          <w:sz w:val="27"/>
          <w:szCs w:val="27"/>
        </w:rPr>
        <w:t>Screenability:</w:t>
      </w:r>
      <w:r>
        <w:rPr>
          <w:rFonts w:ascii="Times" w:hAnsi="Times"/>
          <w:color w:val="000000"/>
          <w:sz w:val="27"/>
          <w:szCs w:val="27"/>
        </w:rPr>
        <w:t> reproducible, scalable, interpretable</w:t>
      </w:r>
    </w:p>
    <w:p w14:paraId="6BE03FDD" w14:textId="77777777" w:rsidR="0063043F" w:rsidRDefault="0063043F" w:rsidP="0063043F">
      <w:pPr>
        <w:numPr>
          <w:ilvl w:val="0"/>
          <w:numId w:val="8"/>
        </w:numPr>
        <w:spacing w:before="100" w:beforeAutospacing="1" w:after="100" w:afterAutospacing="1"/>
        <w:rPr>
          <w:rFonts w:ascii="Times" w:hAnsi="Times"/>
          <w:color w:val="000000"/>
          <w:sz w:val="27"/>
          <w:szCs w:val="27"/>
        </w:rPr>
      </w:pPr>
      <w:r>
        <w:rPr>
          <w:rStyle w:val="Strong"/>
          <w:rFonts w:ascii="Times" w:hAnsi="Times"/>
          <w:color w:val="000000"/>
          <w:sz w:val="27"/>
          <w:szCs w:val="27"/>
        </w:rPr>
        <w:t>Rescue predictiveness:</w:t>
      </w:r>
      <w:r>
        <w:rPr>
          <w:rFonts w:ascii="Times" w:hAnsi="Times"/>
          <w:color w:val="000000"/>
          <w:sz w:val="27"/>
          <w:szCs w:val="27"/>
        </w:rPr>
        <w:t> hit → mechanistic coherence → translational plausibility</w:t>
      </w:r>
    </w:p>
    <w:p w14:paraId="14FEFFFE" w14:textId="77777777" w:rsidR="0063043F" w:rsidRDefault="0063043F" w:rsidP="0063043F">
      <w:pPr>
        <w:numPr>
          <w:ilvl w:val="0"/>
          <w:numId w:val="8"/>
        </w:numPr>
        <w:spacing w:before="100" w:beforeAutospacing="1" w:after="100" w:afterAutospacing="1"/>
        <w:rPr>
          <w:rFonts w:ascii="Times" w:hAnsi="Times"/>
          <w:color w:val="000000"/>
          <w:sz w:val="27"/>
          <w:szCs w:val="27"/>
        </w:rPr>
      </w:pPr>
      <w:r>
        <w:rPr>
          <w:rStyle w:val="Strong"/>
          <w:rFonts w:ascii="Times" w:hAnsi="Times"/>
          <w:color w:val="000000"/>
          <w:sz w:val="27"/>
          <w:szCs w:val="27"/>
        </w:rPr>
        <w:t>Portfolio value:</w:t>
      </w:r>
      <w:r>
        <w:rPr>
          <w:rFonts w:ascii="Times" w:hAnsi="Times"/>
          <w:color w:val="000000"/>
          <w:sz w:val="27"/>
          <w:szCs w:val="27"/>
        </w:rPr>
        <w:t> generates multiple shots-on-goal (targets, biomarkers, stratification, repurposing)</w:t>
      </w:r>
    </w:p>
    <w:p w14:paraId="15AF6CBF" w14:textId="77777777" w:rsidR="0063043F" w:rsidRDefault="0063043F" w:rsidP="0063043F">
      <w:pPr>
        <w:pStyle w:val="Heading3"/>
        <w:rPr>
          <w:rFonts w:ascii="Times" w:hAnsi="Times"/>
          <w:color w:val="000000"/>
          <w:sz w:val="27"/>
          <w:szCs w:val="27"/>
        </w:rPr>
      </w:pPr>
      <w:r>
        <w:rPr>
          <w:rFonts w:ascii="Times" w:hAnsi="Times"/>
          <w:color w:val="000000"/>
        </w:rPr>
        <w:t>6. TSC as Proof Case #1 (case file format)</w:t>
      </w:r>
    </w:p>
    <w:p w14:paraId="05EB9B14" w14:textId="77777777" w:rsidR="0063043F" w:rsidRDefault="0063043F" w:rsidP="0063043F">
      <w:pPr>
        <w:numPr>
          <w:ilvl w:val="0"/>
          <w:numId w:val="9"/>
        </w:numPr>
        <w:spacing w:before="100" w:beforeAutospacing="1" w:after="100" w:afterAutospacing="1"/>
        <w:rPr>
          <w:rFonts w:ascii="Times" w:hAnsi="Times"/>
          <w:color w:val="000000"/>
          <w:sz w:val="27"/>
          <w:szCs w:val="27"/>
        </w:rPr>
      </w:pPr>
      <w:r>
        <w:rPr>
          <w:rFonts w:ascii="Times" w:hAnsi="Times"/>
          <w:color w:val="000000"/>
          <w:sz w:val="27"/>
          <w:szCs w:val="27"/>
        </w:rPr>
        <w:t>Disease framing and hypotheses</w:t>
      </w:r>
    </w:p>
    <w:p w14:paraId="3AA910E1" w14:textId="77777777" w:rsidR="0063043F" w:rsidRDefault="0063043F" w:rsidP="0063043F">
      <w:pPr>
        <w:numPr>
          <w:ilvl w:val="0"/>
          <w:numId w:val="9"/>
        </w:numPr>
        <w:spacing w:before="100" w:beforeAutospacing="1" w:after="100" w:afterAutospacing="1"/>
        <w:rPr>
          <w:rFonts w:ascii="Times" w:hAnsi="Times"/>
          <w:color w:val="000000"/>
          <w:sz w:val="27"/>
          <w:szCs w:val="27"/>
        </w:rPr>
      </w:pPr>
      <w:r>
        <w:rPr>
          <w:rFonts w:ascii="Times" w:hAnsi="Times"/>
          <w:color w:val="000000"/>
          <w:sz w:val="27"/>
          <w:szCs w:val="27"/>
        </w:rPr>
        <w:t>Model choice, genotype strategy, phenotype definition</w:t>
      </w:r>
    </w:p>
    <w:p w14:paraId="02F94D93" w14:textId="77777777" w:rsidR="0063043F" w:rsidRDefault="0063043F" w:rsidP="0063043F">
      <w:pPr>
        <w:numPr>
          <w:ilvl w:val="0"/>
          <w:numId w:val="9"/>
        </w:numPr>
        <w:spacing w:before="100" w:beforeAutospacing="1" w:after="100" w:afterAutospacing="1"/>
        <w:rPr>
          <w:rFonts w:ascii="Times" w:hAnsi="Times"/>
          <w:color w:val="000000"/>
          <w:sz w:val="27"/>
          <w:szCs w:val="27"/>
        </w:rPr>
      </w:pPr>
      <w:r>
        <w:rPr>
          <w:rFonts w:ascii="Times" w:hAnsi="Times"/>
          <w:color w:val="000000"/>
          <w:sz w:val="27"/>
          <w:szCs w:val="27"/>
        </w:rPr>
        <w:t>Screens run (genetic and pharmacologic), hits, replications, orthogonal validations</w:t>
      </w:r>
    </w:p>
    <w:p w14:paraId="3121BEF8" w14:textId="77777777" w:rsidR="0063043F" w:rsidRDefault="0063043F" w:rsidP="0063043F">
      <w:pPr>
        <w:numPr>
          <w:ilvl w:val="0"/>
          <w:numId w:val="9"/>
        </w:numPr>
        <w:spacing w:before="100" w:beforeAutospacing="1" w:after="100" w:afterAutospacing="1"/>
        <w:rPr>
          <w:rFonts w:ascii="Times" w:hAnsi="Times"/>
          <w:color w:val="000000"/>
          <w:sz w:val="27"/>
          <w:szCs w:val="27"/>
        </w:rPr>
      </w:pPr>
      <w:r>
        <w:rPr>
          <w:rFonts w:ascii="Times" w:hAnsi="Times"/>
          <w:color w:val="000000"/>
          <w:sz w:val="27"/>
          <w:szCs w:val="27"/>
        </w:rPr>
        <w:t>“Decision-ready outputs”: target list, drug candidates, biomarker hypotheses, next experiments</w:t>
      </w:r>
    </w:p>
    <w:p w14:paraId="76A7FD45" w14:textId="77777777" w:rsidR="0063043F" w:rsidRDefault="0063043F" w:rsidP="0063043F">
      <w:pPr>
        <w:pStyle w:val="Heading3"/>
        <w:rPr>
          <w:rFonts w:ascii="Times" w:hAnsi="Times"/>
          <w:color w:val="000000"/>
          <w:sz w:val="27"/>
          <w:szCs w:val="27"/>
        </w:rPr>
      </w:pPr>
      <w:r>
        <w:rPr>
          <w:rFonts w:ascii="Times" w:hAnsi="Times"/>
          <w:color w:val="000000"/>
        </w:rPr>
        <w:t>7. “Common-nodes” project (cross-disease inference)</w:t>
      </w:r>
    </w:p>
    <w:p w14:paraId="25AC345B" w14:textId="77777777" w:rsidR="0063043F" w:rsidRDefault="0063043F" w:rsidP="0063043F">
      <w:pPr>
        <w:numPr>
          <w:ilvl w:val="0"/>
          <w:numId w:val="10"/>
        </w:numPr>
        <w:spacing w:before="100" w:beforeAutospacing="1" w:after="100" w:afterAutospacing="1"/>
        <w:rPr>
          <w:rFonts w:ascii="Times" w:hAnsi="Times"/>
          <w:color w:val="000000"/>
          <w:sz w:val="27"/>
          <w:szCs w:val="27"/>
        </w:rPr>
      </w:pPr>
      <w:r>
        <w:rPr>
          <w:rFonts w:ascii="Times" w:hAnsi="Times"/>
          <w:color w:val="000000"/>
          <w:sz w:val="27"/>
          <w:szCs w:val="27"/>
        </w:rPr>
        <w:t>Definition: shared functional modules across lesions / diseases</w:t>
      </w:r>
    </w:p>
    <w:p w14:paraId="5A615D4D" w14:textId="77777777" w:rsidR="0063043F" w:rsidRDefault="0063043F" w:rsidP="0063043F">
      <w:pPr>
        <w:numPr>
          <w:ilvl w:val="0"/>
          <w:numId w:val="10"/>
        </w:numPr>
        <w:spacing w:before="100" w:beforeAutospacing="1" w:after="100" w:afterAutospacing="1"/>
        <w:rPr>
          <w:rFonts w:ascii="Times" w:hAnsi="Times"/>
          <w:color w:val="000000"/>
          <w:sz w:val="27"/>
          <w:szCs w:val="27"/>
        </w:rPr>
      </w:pPr>
      <w:r>
        <w:rPr>
          <w:rFonts w:ascii="Times" w:hAnsi="Times"/>
          <w:color w:val="000000"/>
          <w:sz w:val="27"/>
          <w:szCs w:val="27"/>
        </w:rPr>
        <w:t>Methods: graph/embedding approach to identify convergent “rescue vectors”</w:t>
      </w:r>
    </w:p>
    <w:p w14:paraId="64452F6F" w14:textId="77777777" w:rsidR="0063043F" w:rsidRDefault="0063043F" w:rsidP="0063043F">
      <w:pPr>
        <w:numPr>
          <w:ilvl w:val="0"/>
          <w:numId w:val="10"/>
        </w:numPr>
        <w:spacing w:before="100" w:beforeAutospacing="1" w:after="100" w:afterAutospacing="1"/>
        <w:rPr>
          <w:rFonts w:ascii="Times" w:hAnsi="Times"/>
          <w:color w:val="000000"/>
          <w:sz w:val="27"/>
          <w:szCs w:val="27"/>
        </w:rPr>
      </w:pPr>
      <w:r>
        <w:rPr>
          <w:rFonts w:ascii="Times" w:hAnsi="Times"/>
          <w:color w:val="000000"/>
          <w:sz w:val="27"/>
          <w:szCs w:val="27"/>
        </w:rPr>
        <w:t>Outputs: ranked nodes, node-linked compounds, stratification logic</w:t>
      </w:r>
    </w:p>
    <w:p w14:paraId="4D3994B5" w14:textId="77777777" w:rsidR="0063043F" w:rsidRDefault="0063043F" w:rsidP="0063043F">
      <w:pPr>
        <w:pStyle w:val="Heading3"/>
        <w:rPr>
          <w:rFonts w:ascii="Times" w:hAnsi="Times"/>
          <w:color w:val="000000"/>
          <w:sz w:val="27"/>
          <w:szCs w:val="27"/>
        </w:rPr>
      </w:pPr>
      <w:r>
        <w:rPr>
          <w:rFonts w:ascii="Times" w:hAnsi="Times"/>
          <w:color w:val="000000"/>
        </w:rPr>
        <w:t>8. Taking on a new therapeutic area (neurodegeneration or neuropsychiatry)</w:t>
      </w:r>
    </w:p>
    <w:p w14:paraId="350AC65C" w14:textId="77777777" w:rsidR="0063043F" w:rsidRDefault="0063043F" w:rsidP="0063043F">
      <w:pPr>
        <w:numPr>
          <w:ilvl w:val="0"/>
          <w:numId w:val="11"/>
        </w:numPr>
        <w:spacing w:before="100" w:beforeAutospacing="1" w:after="100" w:afterAutospacing="1"/>
        <w:rPr>
          <w:rFonts w:ascii="Times" w:hAnsi="Times"/>
          <w:color w:val="000000"/>
          <w:sz w:val="27"/>
          <w:szCs w:val="27"/>
        </w:rPr>
      </w:pPr>
      <w:r>
        <w:rPr>
          <w:rFonts w:ascii="Times" w:hAnsi="Times"/>
          <w:color w:val="000000"/>
          <w:sz w:val="27"/>
          <w:szCs w:val="27"/>
        </w:rPr>
        <w:t>TA selection criteria: tractability, phenotypes, model fidelity, timelines, partnering value</w:t>
      </w:r>
    </w:p>
    <w:p w14:paraId="796892C2" w14:textId="77777777" w:rsidR="0063043F" w:rsidRDefault="0063043F" w:rsidP="0063043F">
      <w:pPr>
        <w:numPr>
          <w:ilvl w:val="0"/>
          <w:numId w:val="11"/>
        </w:numPr>
        <w:spacing w:before="100" w:beforeAutospacing="1" w:after="100" w:afterAutospacing="1"/>
        <w:rPr>
          <w:rFonts w:ascii="Times" w:hAnsi="Times"/>
          <w:color w:val="000000"/>
          <w:sz w:val="27"/>
          <w:szCs w:val="27"/>
        </w:rPr>
      </w:pPr>
      <w:r>
        <w:rPr>
          <w:rFonts w:ascii="Times" w:hAnsi="Times"/>
          <w:color w:val="000000"/>
          <w:sz w:val="27"/>
          <w:szCs w:val="27"/>
        </w:rPr>
        <w:t>Two worked examples (choose one as primary; keep the other as appendix)</w:t>
      </w:r>
    </w:p>
    <w:p w14:paraId="3BD3066D" w14:textId="77777777" w:rsidR="0063043F" w:rsidRDefault="003B2BA8" w:rsidP="0063043F">
      <w:pPr>
        <w:spacing w:after="0"/>
        <w:rPr>
          <w:rFonts w:ascii="Times" w:hAnsi="Times"/>
          <w:sz w:val="27"/>
          <w:szCs w:val="27"/>
        </w:rPr>
      </w:pPr>
      <w:r w:rsidRPr="003B2BA8">
        <w:rPr>
          <w:noProof/>
          <w14:ligatures w14:val="standardContextual"/>
        </w:rPr>
        <w:pict w14:anchorId="25A59F43">
          <v:rect id="_x0000_i1167" alt="" style="width:468pt;height:.05pt;mso-width-percent:0;mso-height-percent:0;mso-width-percent:0;mso-height-percent:0" o:hralign="center" o:hrstd="t" o:hr="t" fillcolor="#a0a0a0" stroked="f"/>
        </w:pict>
      </w:r>
    </w:p>
    <w:p w14:paraId="29AA574B" w14:textId="1CC19C38" w:rsidR="0063043F" w:rsidRPr="00947287" w:rsidRDefault="00947287" w:rsidP="0063043F">
      <w:pPr>
        <w:pStyle w:val="Heading2"/>
        <w:rPr>
          <w:rFonts w:ascii="Times" w:hAnsi="Times"/>
          <w:b/>
          <w:bCs/>
          <w:color w:val="000000"/>
          <w:sz w:val="36"/>
          <w:szCs w:val="36"/>
        </w:rPr>
      </w:pPr>
      <w:r w:rsidRPr="00947287">
        <w:rPr>
          <w:rFonts w:ascii="Times" w:hAnsi="Times"/>
          <w:b/>
          <w:bCs/>
          <w:color w:val="000000"/>
        </w:rPr>
        <w:lastRenderedPageBreak/>
        <w:t xml:space="preserve">Section 2: </w:t>
      </w:r>
      <w:r w:rsidR="0063043F" w:rsidRPr="00947287">
        <w:rPr>
          <w:rFonts w:ascii="Times" w:hAnsi="Times"/>
          <w:b/>
          <w:bCs/>
          <w:color w:val="000000"/>
        </w:rPr>
        <w:t xml:space="preserve">Sapphire </w:t>
      </w:r>
    </w:p>
    <w:p w14:paraId="06E3ADF8" w14:textId="77777777" w:rsidR="0063043F" w:rsidRDefault="0063043F" w:rsidP="0063043F">
      <w:pPr>
        <w:pStyle w:val="Heading3"/>
        <w:rPr>
          <w:rFonts w:ascii="Times" w:hAnsi="Times"/>
          <w:color w:val="000000"/>
        </w:rPr>
      </w:pPr>
      <w:r>
        <w:rPr>
          <w:rFonts w:ascii="Times" w:hAnsi="Times"/>
          <w:color w:val="000000"/>
        </w:rPr>
        <w:t>9. The creation of Sapphire: architecture, layers, and components</w:t>
      </w:r>
    </w:p>
    <w:p w14:paraId="6795AEC6" w14:textId="77777777" w:rsidR="0063043F" w:rsidRDefault="0063043F" w:rsidP="0063043F">
      <w:pPr>
        <w:numPr>
          <w:ilvl w:val="0"/>
          <w:numId w:val="12"/>
        </w:numPr>
        <w:spacing w:before="100" w:beforeAutospacing="1" w:after="100" w:afterAutospacing="1"/>
        <w:rPr>
          <w:rFonts w:ascii="Times" w:hAnsi="Times"/>
          <w:color w:val="000000"/>
          <w:sz w:val="27"/>
          <w:szCs w:val="27"/>
        </w:rPr>
      </w:pPr>
      <w:r>
        <w:rPr>
          <w:rFonts w:ascii="Times" w:hAnsi="Times"/>
          <w:color w:val="000000"/>
          <w:sz w:val="27"/>
          <w:szCs w:val="27"/>
        </w:rPr>
        <w:t>Data ingestion, provenance, permissions, audit</w:t>
      </w:r>
    </w:p>
    <w:p w14:paraId="745EDE28" w14:textId="77777777" w:rsidR="0063043F" w:rsidRDefault="0063043F" w:rsidP="0063043F">
      <w:pPr>
        <w:numPr>
          <w:ilvl w:val="0"/>
          <w:numId w:val="12"/>
        </w:numPr>
        <w:spacing w:before="100" w:beforeAutospacing="1" w:after="100" w:afterAutospacing="1"/>
        <w:rPr>
          <w:rFonts w:ascii="Times" w:hAnsi="Times"/>
          <w:color w:val="000000"/>
          <w:sz w:val="27"/>
          <w:szCs w:val="27"/>
        </w:rPr>
      </w:pPr>
      <w:r>
        <w:rPr>
          <w:rFonts w:ascii="Times" w:hAnsi="Times"/>
          <w:color w:val="000000"/>
          <w:sz w:val="27"/>
          <w:szCs w:val="27"/>
        </w:rPr>
        <w:t>Multimodal representations (oEP, imaging, perturbations, omics, literature)</w:t>
      </w:r>
    </w:p>
    <w:p w14:paraId="767DAAE0" w14:textId="77777777" w:rsidR="0063043F" w:rsidRDefault="0063043F" w:rsidP="0063043F">
      <w:pPr>
        <w:numPr>
          <w:ilvl w:val="0"/>
          <w:numId w:val="12"/>
        </w:numPr>
        <w:spacing w:before="100" w:beforeAutospacing="1" w:after="100" w:afterAutospacing="1"/>
        <w:rPr>
          <w:rFonts w:ascii="Times" w:hAnsi="Times"/>
          <w:color w:val="000000"/>
          <w:sz w:val="27"/>
          <w:szCs w:val="27"/>
        </w:rPr>
      </w:pPr>
      <w:r>
        <w:rPr>
          <w:rFonts w:ascii="Times" w:hAnsi="Times"/>
          <w:color w:val="000000"/>
          <w:sz w:val="27"/>
          <w:szCs w:val="27"/>
        </w:rPr>
        <w:t>Agentic workflows + human-in-the-loop review</w:t>
      </w:r>
    </w:p>
    <w:p w14:paraId="4E114770" w14:textId="77777777" w:rsidR="0063043F" w:rsidRDefault="0063043F" w:rsidP="0063043F">
      <w:pPr>
        <w:pStyle w:val="Heading3"/>
        <w:rPr>
          <w:rFonts w:ascii="Times" w:hAnsi="Times"/>
          <w:color w:val="000000"/>
          <w:sz w:val="27"/>
          <w:szCs w:val="27"/>
        </w:rPr>
      </w:pPr>
      <w:r>
        <w:rPr>
          <w:rFonts w:ascii="Times" w:hAnsi="Times"/>
          <w:color w:val="000000"/>
        </w:rPr>
        <w:t>10. Detailed queries to support Proof Case #1 (TSC)</w:t>
      </w:r>
    </w:p>
    <w:p w14:paraId="07EE7B78" w14:textId="77777777" w:rsidR="0063043F" w:rsidRDefault="0063043F" w:rsidP="0063043F">
      <w:pPr>
        <w:numPr>
          <w:ilvl w:val="0"/>
          <w:numId w:val="13"/>
        </w:numPr>
        <w:spacing w:before="100" w:beforeAutospacing="1" w:after="100" w:afterAutospacing="1"/>
        <w:rPr>
          <w:rFonts w:ascii="Times" w:hAnsi="Times"/>
          <w:color w:val="000000"/>
          <w:sz w:val="27"/>
          <w:szCs w:val="27"/>
        </w:rPr>
      </w:pPr>
      <w:r>
        <w:rPr>
          <w:rFonts w:ascii="Times" w:hAnsi="Times"/>
          <w:color w:val="000000"/>
          <w:sz w:val="27"/>
          <w:szCs w:val="27"/>
        </w:rPr>
        <w:t>Query library grouped by user persona:</w:t>
      </w:r>
    </w:p>
    <w:p w14:paraId="63034DA9" w14:textId="77777777" w:rsidR="0063043F" w:rsidRDefault="0063043F" w:rsidP="0063043F">
      <w:pPr>
        <w:numPr>
          <w:ilvl w:val="1"/>
          <w:numId w:val="13"/>
        </w:numPr>
        <w:spacing w:before="100" w:beforeAutospacing="1" w:after="100" w:afterAutospacing="1"/>
        <w:rPr>
          <w:rFonts w:ascii="Times" w:hAnsi="Times"/>
          <w:color w:val="000000"/>
          <w:sz w:val="27"/>
          <w:szCs w:val="27"/>
        </w:rPr>
      </w:pPr>
      <w:r>
        <w:rPr>
          <w:rFonts w:ascii="Times" w:hAnsi="Times"/>
          <w:color w:val="000000"/>
          <w:sz w:val="27"/>
          <w:szCs w:val="27"/>
        </w:rPr>
        <w:t>Scientist (mechanism)</w:t>
      </w:r>
    </w:p>
    <w:p w14:paraId="10C72689" w14:textId="77777777" w:rsidR="0063043F" w:rsidRDefault="0063043F" w:rsidP="0063043F">
      <w:pPr>
        <w:numPr>
          <w:ilvl w:val="1"/>
          <w:numId w:val="13"/>
        </w:numPr>
        <w:spacing w:before="100" w:beforeAutospacing="1" w:after="100" w:afterAutospacing="1"/>
        <w:rPr>
          <w:rFonts w:ascii="Times" w:hAnsi="Times"/>
          <w:color w:val="000000"/>
          <w:sz w:val="27"/>
          <w:szCs w:val="27"/>
        </w:rPr>
      </w:pPr>
      <w:r>
        <w:rPr>
          <w:rFonts w:ascii="Times" w:hAnsi="Times"/>
          <w:color w:val="000000"/>
          <w:sz w:val="27"/>
          <w:szCs w:val="27"/>
        </w:rPr>
        <w:t>BD (assets/partners)</w:t>
      </w:r>
    </w:p>
    <w:p w14:paraId="431E1CF4" w14:textId="77777777" w:rsidR="0063043F" w:rsidRDefault="0063043F" w:rsidP="0063043F">
      <w:pPr>
        <w:numPr>
          <w:ilvl w:val="1"/>
          <w:numId w:val="13"/>
        </w:numPr>
        <w:spacing w:before="100" w:beforeAutospacing="1" w:after="100" w:afterAutospacing="1"/>
        <w:rPr>
          <w:rFonts w:ascii="Times" w:hAnsi="Times"/>
          <w:color w:val="000000"/>
          <w:sz w:val="27"/>
          <w:szCs w:val="27"/>
        </w:rPr>
      </w:pPr>
      <w:r>
        <w:rPr>
          <w:rFonts w:ascii="Times" w:hAnsi="Times"/>
          <w:color w:val="000000"/>
          <w:sz w:val="27"/>
          <w:szCs w:val="27"/>
        </w:rPr>
        <w:t>Exec/board (milestones/value)</w:t>
      </w:r>
    </w:p>
    <w:p w14:paraId="7549858B" w14:textId="77777777" w:rsidR="0063043F" w:rsidRDefault="0063043F" w:rsidP="0063043F">
      <w:pPr>
        <w:numPr>
          <w:ilvl w:val="1"/>
          <w:numId w:val="13"/>
        </w:numPr>
        <w:spacing w:before="100" w:beforeAutospacing="1" w:after="100" w:afterAutospacing="1"/>
        <w:rPr>
          <w:rFonts w:ascii="Times" w:hAnsi="Times"/>
          <w:color w:val="000000"/>
          <w:sz w:val="27"/>
          <w:szCs w:val="27"/>
        </w:rPr>
      </w:pPr>
      <w:r>
        <w:rPr>
          <w:rFonts w:ascii="Times" w:hAnsi="Times"/>
          <w:color w:val="000000"/>
          <w:sz w:val="27"/>
          <w:szCs w:val="27"/>
        </w:rPr>
        <w:t>Investor (de-risking, comparables)</w:t>
      </w:r>
    </w:p>
    <w:p w14:paraId="20951B96" w14:textId="77777777" w:rsidR="0063043F" w:rsidRDefault="0063043F" w:rsidP="0063043F">
      <w:pPr>
        <w:pStyle w:val="Heading3"/>
        <w:rPr>
          <w:rFonts w:ascii="Times" w:hAnsi="Times"/>
          <w:color w:val="000000"/>
          <w:sz w:val="27"/>
          <w:szCs w:val="27"/>
        </w:rPr>
      </w:pPr>
      <w:r>
        <w:rPr>
          <w:rFonts w:ascii="Times" w:hAnsi="Times"/>
          <w:color w:val="000000"/>
        </w:rPr>
        <w:t>11. Detailed queries to support Common-nodes</w:t>
      </w:r>
    </w:p>
    <w:p w14:paraId="13500729" w14:textId="77777777" w:rsidR="0063043F" w:rsidRDefault="0063043F" w:rsidP="0063043F">
      <w:pPr>
        <w:numPr>
          <w:ilvl w:val="0"/>
          <w:numId w:val="14"/>
        </w:numPr>
        <w:spacing w:before="100" w:beforeAutospacing="1" w:after="100" w:afterAutospacing="1"/>
        <w:rPr>
          <w:rFonts w:ascii="Times" w:hAnsi="Times"/>
          <w:color w:val="000000"/>
          <w:sz w:val="27"/>
          <w:szCs w:val="27"/>
        </w:rPr>
      </w:pPr>
      <w:r>
        <w:rPr>
          <w:rFonts w:ascii="Times" w:hAnsi="Times"/>
          <w:color w:val="000000"/>
          <w:sz w:val="27"/>
          <w:szCs w:val="27"/>
        </w:rPr>
        <w:t>Cross-disease similarity queries</w:t>
      </w:r>
    </w:p>
    <w:p w14:paraId="002F762E" w14:textId="77777777" w:rsidR="0063043F" w:rsidRDefault="0063043F" w:rsidP="0063043F">
      <w:pPr>
        <w:numPr>
          <w:ilvl w:val="0"/>
          <w:numId w:val="14"/>
        </w:numPr>
        <w:spacing w:before="100" w:beforeAutospacing="1" w:after="100" w:afterAutospacing="1"/>
        <w:rPr>
          <w:rFonts w:ascii="Times" w:hAnsi="Times"/>
          <w:color w:val="000000"/>
          <w:sz w:val="27"/>
          <w:szCs w:val="27"/>
        </w:rPr>
      </w:pPr>
      <w:r>
        <w:rPr>
          <w:rFonts w:ascii="Times" w:hAnsi="Times"/>
          <w:color w:val="000000"/>
          <w:sz w:val="27"/>
          <w:szCs w:val="27"/>
        </w:rPr>
        <w:t>“Rescue” queries (gene→drug, drug→gene, phenotype→perturbation)</w:t>
      </w:r>
    </w:p>
    <w:p w14:paraId="37D584B9" w14:textId="77777777" w:rsidR="0063043F" w:rsidRDefault="0063043F" w:rsidP="0063043F">
      <w:pPr>
        <w:numPr>
          <w:ilvl w:val="0"/>
          <w:numId w:val="14"/>
        </w:numPr>
        <w:spacing w:before="100" w:beforeAutospacing="1" w:after="100" w:afterAutospacing="1"/>
        <w:rPr>
          <w:rFonts w:ascii="Times" w:hAnsi="Times"/>
          <w:color w:val="000000"/>
          <w:sz w:val="27"/>
          <w:szCs w:val="27"/>
        </w:rPr>
      </w:pPr>
      <w:r>
        <w:rPr>
          <w:rFonts w:ascii="Times" w:hAnsi="Times"/>
          <w:color w:val="000000"/>
          <w:sz w:val="27"/>
          <w:szCs w:val="27"/>
        </w:rPr>
        <w:t>Negative controls / falsification queries</w:t>
      </w:r>
    </w:p>
    <w:p w14:paraId="15518806" w14:textId="77777777" w:rsidR="0063043F" w:rsidRDefault="0063043F" w:rsidP="0063043F">
      <w:pPr>
        <w:pStyle w:val="Heading3"/>
        <w:rPr>
          <w:rFonts w:ascii="Times" w:hAnsi="Times"/>
          <w:color w:val="000000"/>
          <w:sz w:val="27"/>
          <w:szCs w:val="27"/>
        </w:rPr>
      </w:pPr>
      <w:r>
        <w:rPr>
          <w:rFonts w:ascii="Times" w:hAnsi="Times"/>
          <w:color w:val="000000"/>
        </w:rPr>
        <w:t>12. Detailed queries to support new TA entry</w:t>
      </w:r>
    </w:p>
    <w:p w14:paraId="73DC15BC" w14:textId="77777777" w:rsidR="0063043F" w:rsidRDefault="0063043F" w:rsidP="0063043F">
      <w:pPr>
        <w:numPr>
          <w:ilvl w:val="0"/>
          <w:numId w:val="15"/>
        </w:numPr>
        <w:spacing w:before="100" w:beforeAutospacing="1" w:after="100" w:afterAutospacing="1"/>
        <w:rPr>
          <w:rFonts w:ascii="Times" w:hAnsi="Times"/>
          <w:color w:val="000000"/>
          <w:sz w:val="27"/>
          <w:szCs w:val="27"/>
        </w:rPr>
      </w:pPr>
      <w:r>
        <w:rPr>
          <w:rFonts w:ascii="Times" w:hAnsi="Times"/>
          <w:color w:val="000000"/>
          <w:sz w:val="27"/>
          <w:szCs w:val="27"/>
        </w:rPr>
        <w:t>TA landscape + competitive map</w:t>
      </w:r>
    </w:p>
    <w:p w14:paraId="5D3AB90B" w14:textId="77777777" w:rsidR="0063043F" w:rsidRDefault="0063043F" w:rsidP="0063043F">
      <w:pPr>
        <w:numPr>
          <w:ilvl w:val="0"/>
          <w:numId w:val="15"/>
        </w:numPr>
        <w:spacing w:before="100" w:beforeAutospacing="1" w:after="100" w:afterAutospacing="1"/>
        <w:rPr>
          <w:rFonts w:ascii="Times" w:hAnsi="Times"/>
          <w:color w:val="000000"/>
          <w:sz w:val="27"/>
          <w:szCs w:val="27"/>
        </w:rPr>
      </w:pPr>
      <w:r>
        <w:rPr>
          <w:rFonts w:ascii="Times" w:hAnsi="Times"/>
          <w:color w:val="000000"/>
          <w:sz w:val="27"/>
          <w:szCs w:val="27"/>
        </w:rPr>
        <w:t>Model feasibility + assay roadmap</w:t>
      </w:r>
    </w:p>
    <w:p w14:paraId="30D9BC7B" w14:textId="77777777" w:rsidR="0063043F" w:rsidRDefault="0063043F" w:rsidP="0063043F">
      <w:pPr>
        <w:numPr>
          <w:ilvl w:val="0"/>
          <w:numId w:val="15"/>
        </w:numPr>
        <w:spacing w:before="100" w:beforeAutospacing="1" w:after="100" w:afterAutospacing="1"/>
        <w:rPr>
          <w:rFonts w:ascii="Times" w:hAnsi="Times"/>
          <w:color w:val="000000"/>
          <w:sz w:val="27"/>
          <w:szCs w:val="27"/>
        </w:rPr>
      </w:pPr>
      <w:r>
        <w:rPr>
          <w:rFonts w:ascii="Times" w:hAnsi="Times"/>
          <w:color w:val="000000"/>
          <w:sz w:val="27"/>
          <w:szCs w:val="27"/>
        </w:rPr>
        <w:t>Partnering targets + deal theses</w:t>
      </w:r>
    </w:p>
    <w:p w14:paraId="2C207A39" w14:textId="77777777" w:rsidR="0063043F" w:rsidRDefault="0063043F" w:rsidP="0063043F">
      <w:pPr>
        <w:pStyle w:val="Heading3"/>
        <w:rPr>
          <w:rFonts w:ascii="Times" w:hAnsi="Times"/>
          <w:color w:val="000000"/>
          <w:sz w:val="27"/>
          <w:szCs w:val="27"/>
        </w:rPr>
      </w:pPr>
      <w:r>
        <w:rPr>
          <w:rFonts w:ascii="Times" w:hAnsi="Times"/>
          <w:color w:val="000000"/>
        </w:rPr>
        <w:t>13. Sapphire as an operating system: primitives and core functions</w:t>
      </w:r>
    </w:p>
    <w:p w14:paraId="74FDB7BE" w14:textId="77777777" w:rsidR="0063043F" w:rsidRDefault="0063043F" w:rsidP="0063043F">
      <w:pPr>
        <w:pStyle w:val="NormalWeb"/>
        <w:rPr>
          <w:rFonts w:ascii="Times" w:hAnsi="Times"/>
          <w:color w:val="000000"/>
          <w:sz w:val="27"/>
          <w:szCs w:val="27"/>
        </w:rPr>
      </w:pPr>
      <w:r>
        <w:rPr>
          <w:rFonts w:ascii="Times" w:hAnsi="Times"/>
          <w:color w:val="000000"/>
          <w:sz w:val="27"/>
          <w:szCs w:val="27"/>
        </w:rPr>
        <w:t>Recommended OS primitives (so Sapphire is not “a dashboard”):</w:t>
      </w:r>
    </w:p>
    <w:p w14:paraId="447EE876" w14:textId="77777777" w:rsidR="0063043F" w:rsidRDefault="0063043F" w:rsidP="0063043F">
      <w:pPr>
        <w:numPr>
          <w:ilvl w:val="0"/>
          <w:numId w:val="16"/>
        </w:numPr>
        <w:spacing w:before="100" w:beforeAutospacing="1" w:after="100" w:afterAutospacing="1"/>
        <w:rPr>
          <w:rFonts w:ascii="Times" w:hAnsi="Times"/>
          <w:color w:val="000000"/>
          <w:sz w:val="27"/>
          <w:szCs w:val="27"/>
        </w:rPr>
      </w:pPr>
      <w:r>
        <w:rPr>
          <w:rStyle w:val="Strong"/>
          <w:rFonts w:ascii="Times" w:hAnsi="Times"/>
          <w:color w:val="000000"/>
          <w:sz w:val="27"/>
          <w:szCs w:val="27"/>
        </w:rPr>
        <w:t>Entities:</w:t>
      </w:r>
      <w:r>
        <w:rPr>
          <w:rFonts w:ascii="Times" w:hAnsi="Times"/>
          <w:color w:val="000000"/>
          <w:sz w:val="27"/>
          <w:szCs w:val="27"/>
        </w:rPr>
        <w:t> cell line, perturbation, assay run, phenotype vector, compound, target, pathway, patient segment</w:t>
      </w:r>
    </w:p>
    <w:p w14:paraId="53A8DB0C" w14:textId="77777777" w:rsidR="0063043F" w:rsidRDefault="0063043F" w:rsidP="0063043F">
      <w:pPr>
        <w:numPr>
          <w:ilvl w:val="0"/>
          <w:numId w:val="16"/>
        </w:numPr>
        <w:spacing w:before="100" w:beforeAutospacing="1" w:after="100" w:afterAutospacing="1"/>
        <w:rPr>
          <w:rFonts w:ascii="Times" w:hAnsi="Times"/>
          <w:color w:val="000000"/>
          <w:sz w:val="27"/>
          <w:szCs w:val="27"/>
        </w:rPr>
      </w:pPr>
      <w:r>
        <w:rPr>
          <w:rStyle w:val="Strong"/>
          <w:rFonts w:ascii="Times" w:hAnsi="Times"/>
          <w:color w:val="000000"/>
          <w:sz w:val="27"/>
          <w:szCs w:val="27"/>
        </w:rPr>
        <w:t>Operations:</w:t>
      </w:r>
      <w:r>
        <w:rPr>
          <w:rFonts w:ascii="Times" w:hAnsi="Times"/>
          <w:color w:val="000000"/>
          <w:sz w:val="27"/>
          <w:szCs w:val="27"/>
        </w:rPr>
        <w:t> compare, cluster, rescue, explain, simulate, prioritize, design next experiment, monitor drift</w:t>
      </w:r>
    </w:p>
    <w:p w14:paraId="0FE82F95" w14:textId="77777777" w:rsidR="0063043F" w:rsidRDefault="0063043F" w:rsidP="0063043F">
      <w:pPr>
        <w:numPr>
          <w:ilvl w:val="0"/>
          <w:numId w:val="16"/>
        </w:numPr>
        <w:spacing w:before="100" w:beforeAutospacing="1" w:after="100" w:afterAutospacing="1"/>
        <w:rPr>
          <w:rFonts w:ascii="Times" w:hAnsi="Times"/>
          <w:color w:val="000000"/>
          <w:sz w:val="27"/>
          <w:szCs w:val="27"/>
        </w:rPr>
      </w:pPr>
      <w:r>
        <w:rPr>
          <w:rStyle w:val="Strong"/>
          <w:rFonts w:ascii="Times" w:hAnsi="Times"/>
          <w:color w:val="000000"/>
          <w:sz w:val="27"/>
          <w:szCs w:val="27"/>
        </w:rPr>
        <w:t>Governance:</w:t>
      </w:r>
      <w:r>
        <w:rPr>
          <w:rFonts w:ascii="Times" w:hAnsi="Times"/>
          <w:color w:val="000000"/>
          <w:sz w:val="27"/>
          <w:szCs w:val="27"/>
        </w:rPr>
        <w:t> provenance, reproducibility, versioning, permissions, compliance</w:t>
      </w:r>
    </w:p>
    <w:p w14:paraId="597620E6" w14:textId="77777777" w:rsidR="0063043F" w:rsidRDefault="0063043F" w:rsidP="0063043F">
      <w:pPr>
        <w:pStyle w:val="Heading3"/>
        <w:rPr>
          <w:rFonts w:ascii="Times" w:hAnsi="Times"/>
          <w:color w:val="000000"/>
          <w:sz w:val="27"/>
          <w:szCs w:val="27"/>
        </w:rPr>
      </w:pPr>
      <w:r>
        <w:rPr>
          <w:rFonts w:ascii="Times" w:hAnsi="Times"/>
          <w:color w:val="000000"/>
        </w:rPr>
        <w:t>14. Enhancing the data layer: future applications</w:t>
      </w:r>
    </w:p>
    <w:p w14:paraId="23D8F31E" w14:textId="77777777" w:rsidR="0063043F" w:rsidRDefault="0063043F" w:rsidP="0063043F">
      <w:pPr>
        <w:numPr>
          <w:ilvl w:val="0"/>
          <w:numId w:val="17"/>
        </w:numPr>
        <w:spacing w:before="100" w:beforeAutospacing="1" w:after="100" w:afterAutospacing="1"/>
        <w:rPr>
          <w:rFonts w:ascii="Times" w:hAnsi="Times"/>
          <w:color w:val="000000"/>
          <w:sz w:val="27"/>
          <w:szCs w:val="27"/>
        </w:rPr>
      </w:pPr>
      <w:r>
        <w:rPr>
          <w:rFonts w:ascii="Times" w:hAnsi="Times"/>
          <w:color w:val="000000"/>
          <w:sz w:val="27"/>
          <w:szCs w:val="27"/>
        </w:rPr>
        <w:t>Add modalities (e.g., synaptic connectivity, morphology, scRNA-seq/ATAC, proteomics proxies)</w:t>
      </w:r>
    </w:p>
    <w:p w14:paraId="54F39E63" w14:textId="77777777" w:rsidR="0063043F" w:rsidRDefault="0063043F" w:rsidP="0063043F">
      <w:pPr>
        <w:numPr>
          <w:ilvl w:val="0"/>
          <w:numId w:val="17"/>
        </w:numPr>
        <w:spacing w:before="100" w:beforeAutospacing="1" w:after="100" w:afterAutospacing="1"/>
        <w:rPr>
          <w:rFonts w:ascii="Times" w:hAnsi="Times"/>
          <w:color w:val="000000"/>
          <w:sz w:val="27"/>
          <w:szCs w:val="27"/>
        </w:rPr>
      </w:pPr>
      <w:r>
        <w:rPr>
          <w:rFonts w:ascii="Times" w:hAnsi="Times"/>
          <w:color w:val="000000"/>
          <w:sz w:val="27"/>
          <w:szCs w:val="27"/>
        </w:rPr>
        <w:lastRenderedPageBreak/>
        <w:t>Expand external knowledge links (Allen, LINCS, curated MOA ontologies, pathway graphs)</w:t>
      </w:r>
    </w:p>
    <w:p w14:paraId="211029A9" w14:textId="77777777" w:rsidR="0063043F" w:rsidRDefault="0063043F" w:rsidP="0063043F">
      <w:pPr>
        <w:numPr>
          <w:ilvl w:val="0"/>
          <w:numId w:val="17"/>
        </w:numPr>
        <w:spacing w:before="100" w:beforeAutospacing="1" w:after="100" w:afterAutospacing="1"/>
        <w:rPr>
          <w:rFonts w:ascii="Times" w:hAnsi="Times"/>
          <w:color w:val="000000"/>
          <w:sz w:val="27"/>
          <w:szCs w:val="27"/>
        </w:rPr>
      </w:pPr>
      <w:r>
        <w:rPr>
          <w:rFonts w:ascii="Times" w:hAnsi="Times"/>
          <w:color w:val="000000"/>
          <w:sz w:val="27"/>
          <w:szCs w:val="27"/>
        </w:rPr>
        <w:t>“Apps” = packaged workflows for new TAs and partner programs</w:t>
      </w:r>
    </w:p>
    <w:p w14:paraId="041B0F3E" w14:textId="77777777" w:rsidR="0063043F" w:rsidRDefault="003B2BA8" w:rsidP="0063043F">
      <w:pPr>
        <w:spacing w:after="0"/>
        <w:rPr>
          <w:rFonts w:ascii="Times" w:hAnsi="Times"/>
          <w:sz w:val="27"/>
          <w:szCs w:val="27"/>
        </w:rPr>
      </w:pPr>
      <w:r w:rsidRPr="003B2BA8">
        <w:rPr>
          <w:noProof/>
          <w14:ligatures w14:val="standardContextual"/>
        </w:rPr>
        <w:pict w14:anchorId="0761CFD5">
          <v:rect id="_x0000_i1166" alt="" style="width:468pt;height:.05pt;mso-width-percent:0;mso-height-percent:0;mso-width-percent:0;mso-height-percent:0" o:hralign="center" o:hrstd="t" o:hr="t" fillcolor="#a0a0a0" stroked="f"/>
        </w:pict>
      </w:r>
    </w:p>
    <w:p w14:paraId="1D245EA5" w14:textId="0522E802" w:rsidR="0063043F" w:rsidRPr="00947287" w:rsidRDefault="00947287" w:rsidP="0063043F">
      <w:pPr>
        <w:pStyle w:val="Heading2"/>
        <w:rPr>
          <w:rFonts w:ascii="Times" w:hAnsi="Times"/>
          <w:b/>
          <w:bCs/>
          <w:color w:val="000000"/>
        </w:rPr>
      </w:pPr>
      <w:r w:rsidRPr="00947287">
        <w:rPr>
          <w:rFonts w:ascii="Times" w:hAnsi="Times"/>
          <w:b/>
          <w:bCs/>
          <w:color w:val="000000"/>
        </w:rPr>
        <w:t>Section 3: Commercial Considerations</w:t>
      </w:r>
    </w:p>
    <w:p w14:paraId="174F9E5C" w14:textId="77777777" w:rsidR="0063043F" w:rsidRDefault="0063043F" w:rsidP="0063043F">
      <w:pPr>
        <w:pStyle w:val="Heading3"/>
        <w:rPr>
          <w:rFonts w:ascii="Times" w:hAnsi="Times"/>
          <w:color w:val="000000"/>
        </w:rPr>
      </w:pPr>
      <w:r>
        <w:rPr>
          <w:rFonts w:ascii="Times" w:hAnsi="Times"/>
          <w:color w:val="000000"/>
        </w:rPr>
        <w:t>15. Economic impact as the platform develops</w:t>
      </w:r>
    </w:p>
    <w:p w14:paraId="647AEEA9" w14:textId="77777777" w:rsidR="0063043F" w:rsidRDefault="0063043F" w:rsidP="0063043F">
      <w:pPr>
        <w:numPr>
          <w:ilvl w:val="0"/>
          <w:numId w:val="18"/>
        </w:numPr>
        <w:spacing w:before="100" w:beforeAutospacing="1" w:after="100" w:afterAutospacing="1"/>
        <w:rPr>
          <w:rFonts w:ascii="Times" w:hAnsi="Times"/>
          <w:color w:val="000000"/>
          <w:sz w:val="27"/>
          <w:szCs w:val="27"/>
        </w:rPr>
      </w:pPr>
      <w:r>
        <w:rPr>
          <w:rFonts w:ascii="Times" w:hAnsi="Times"/>
          <w:color w:val="000000"/>
          <w:sz w:val="27"/>
          <w:szCs w:val="27"/>
        </w:rPr>
        <w:t>Unit economics of discovery: time-to-hit, cost-per-decision, attrition reduction, portfolio throughput</w:t>
      </w:r>
    </w:p>
    <w:p w14:paraId="5B22AEEC" w14:textId="77777777" w:rsidR="0063043F" w:rsidRDefault="0063043F" w:rsidP="0063043F">
      <w:pPr>
        <w:numPr>
          <w:ilvl w:val="0"/>
          <w:numId w:val="18"/>
        </w:numPr>
        <w:spacing w:before="100" w:beforeAutospacing="1" w:after="100" w:afterAutospacing="1"/>
        <w:rPr>
          <w:rFonts w:ascii="Times" w:hAnsi="Times"/>
          <w:color w:val="000000"/>
          <w:sz w:val="27"/>
          <w:szCs w:val="27"/>
        </w:rPr>
      </w:pPr>
      <w:r>
        <w:rPr>
          <w:rFonts w:ascii="Times" w:hAnsi="Times"/>
          <w:color w:val="000000"/>
          <w:sz w:val="27"/>
          <w:szCs w:val="27"/>
        </w:rPr>
        <w:t>Value of “reusable assets” (signatures, embeddings, validated phenotypes)</w:t>
      </w:r>
    </w:p>
    <w:p w14:paraId="5C9D724B" w14:textId="77777777" w:rsidR="0063043F" w:rsidRDefault="0063043F" w:rsidP="0063043F">
      <w:pPr>
        <w:numPr>
          <w:ilvl w:val="0"/>
          <w:numId w:val="18"/>
        </w:numPr>
        <w:spacing w:before="100" w:beforeAutospacing="1" w:after="100" w:afterAutospacing="1"/>
        <w:rPr>
          <w:rFonts w:ascii="Times" w:hAnsi="Times"/>
          <w:color w:val="000000"/>
          <w:sz w:val="27"/>
          <w:szCs w:val="27"/>
        </w:rPr>
      </w:pPr>
      <w:r>
        <w:rPr>
          <w:rFonts w:ascii="Times" w:hAnsi="Times"/>
          <w:color w:val="000000"/>
          <w:sz w:val="27"/>
          <w:szCs w:val="27"/>
        </w:rPr>
        <w:t>What “platform operating leverage” looks like</w:t>
      </w:r>
    </w:p>
    <w:p w14:paraId="1F3689EE" w14:textId="77777777" w:rsidR="0063043F" w:rsidRDefault="0063043F" w:rsidP="0063043F">
      <w:pPr>
        <w:pStyle w:val="Heading3"/>
        <w:rPr>
          <w:rFonts w:ascii="Times" w:hAnsi="Times"/>
          <w:color w:val="000000"/>
          <w:sz w:val="27"/>
          <w:szCs w:val="27"/>
        </w:rPr>
      </w:pPr>
      <w:r>
        <w:rPr>
          <w:rFonts w:ascii="Times" w:hAnsi="Times"/>
          <w:color w:val="000000"/>
        </w:rPr>
        <w:t>16. Strategic value for different partner archetypes</w:t>
      </w:r>
    </w:p>
    <w:p w14:paraId="0A562B68" w14:textId="77777777" w:rsidR="0063043F" w:rsidRDefault="0063043F" w:rsidP="0063043F">
      <w:pPr>
        <w:numPr>
          <w:ilvl w:val="0"/>
          <w:numId w:val="19"/>
        </w:numPr>
        <w:spacing w:before="100" w:beforeAutospacing="1" w:after="100" w:afterAutospacing="1"/>
        <w:rPr>
          <w:rFonts w:ascii="Times" w:hAnsi="Times"/>
          <w:color w:val="000000"/>
          <w:sz w:val="27"/>
          <w:szCs w:val="27"/>
        </w:rPr>
      </w:pPr>
      <w:r>
        <w:rPr>
          <w:rStyle w:val="Strong"/>
          <w:rFonts w:ascii="Times" w:hAnsi="Times"/>
          <w:color w:val="000000"/>
          <w:sz w:val="27"/>
          <w:szCs w:val="27"/>
        </w:rPr>
        <w:t>Major pharma (e.g., Lilly):</w:t>
      </w:r>
      <w:r>
        <w:rPr>
          <w:rFonts w:ascii="Times" w:hAnsi="Times"/>
          <w:color w:val="000000"/>
          <w:sz w:val="27"/>
          <w:szCs w:val="27"/>
        </w:rPr>
        <w:t> de-risk CNS, accelerate lead-ID → translational package, portfolio triage</w:t>
      </w:r>
    </w:p>
    <w:p w14:paraId="26CBF43F" w14:textId="77777777" w:rsidR="0063043F" w:rsidRDefault="0063043F" w:rsidP="0063043F">
      <w:pPr>
        <w:numPr>
          <w:ilvl w:val="0"/>
          <w:numId w:val="19"/>
        </w:numPr>
        <w:spacing w:before="100" w:beforeAutospacing="1" w:after="100" w:afterAutospacing="1"/>
        <w:rPr>
          <w:rFonts w:ascii="Times" w:hAnsi="Times"/>
          <w:color w:val="000000"/>
          <w:sz w:val="27"/>
          <w:szCs w:val="27"/>
        </w:rPr>
      </w:pPr>
      <w:r>
        <w:rPr>
          <w:rStyle w:val="Strong"/>
          <w:rFonts w:ascii="Times" w:hAnsi="Times"/>
          <w:color w:val="000000"/>
          <w:sz w:val="27"/>
          <w:szCs w:val="27"/>
        </w:rPr>
        <w:t>Major tech (e.g., NVIDIA/IBM):</w:t>
      </w:r>
      <w:r>
        <w:rPr>
          <w:rFonts w:ascii="Times" w:hAnsi="Times"/>
          <w:color w:val="000000"/>
          <w:sz w:val="27"/>
          <w:szCs w:val="27"/>
        </w:rPr>
        <w:t> compute + workflow infra + reference workloads; life-science OS wedge</w:t>
      </w:r>
    </w:p>
    <w:p w14:paraId="7965E8F4" w14:textId="77777777" w:rsidR="0063043F" w:rsidRDefault="0063043F" w:rsidP="0063043F">
      <w:pPr>
        <w:numPr>
          <w:ilvl w:val="0"/>
          <w:numId w:val="19"/>
        </w:numPr>
        <w:spacing w:before="100" w:beforeAutospacing="1" w:after="100" w:afterAutospacing="1"/>
        <w:rPr>
          <w:rFonts w:ascii="Times" w:hAnsi="Times"/>
          <w:color w:val="000000"/>
          <w:sz w:val="27"/>
          <w:szCs w:val="27"/>
        </w:rPr>
      </w:pPr>
      <w:r>
        <w:rPr>
          <w:rStyle w:val="Strong"/>
          <w:rFonts w:ascii="Times" w:hAnsi="Times"/>
          <w:color w:val="000000"/>
          <w:sz w:val="27"/>
          <w:szCs w:val="27"/>
        </w:rPr>
        <w:t>GenAI company (e.g., Google/Apple/Anthropic):</w:t>
      </w:r>
      <w:r>
        <w:rPr>
          <w:rFonts w:ascii="Times" w:hAnsi="Times"/>
          <w:color w:val="000000"/>
          <w:sz w:val="27"/>
          <w:szCs w:val="27"/>
        </w:rPr>
        <w:t> multimodal biomedical foundation model + closed-loop wet validation</w:t>
      </w:r>
    </w:p>
    <w:p w14:paraId="55A6D133" w14:textId="77777777" w:rsidR="0063043F" w:rsidRDefault="0063043F" w:rsidP="0063043F">
      <w:pPr>
        <w:pStyle w:val="Heading3"/>
        <w:rPr>
          <w:rFonts w:ascii="Times" w:hAnsi="Times"/>
          <w:color w:val="000000"/>
          <w:sz w:val="27"/>
          <w:szCs w:val="27"/>
        </w:rPr>
      </w:pPr>
      <w:r>
        <w:rPr>
          <w:rFonts w:ascii="Times" w:hAnsi="Times"/>
          <w:color w:val="000000"/>
        </w:rPr>
        <w:t>17. Threading the needle: optimal path for Quiver</w:t>
      </w:r>
    </w:p>
    <w:p w14:paraId="7BB47567" w14:textId="77777777" w:rsidR="0063043F" w:rsidRDefault="0063043F" w:rsidP="0063043F">
      <w:pPr>
        <w:numPr>
          <w:ilvl w:val="0"/>
          <w:numId w:val="20"/>
        </w:numPr>
        <w:spacing w:before="100" w:beforeAutospacing="1" w:after="100" w:afterAutospacing="1"/>
        <w:rPr>
          <w:rFonts w:ascii="Times" w:hAnsi="Times"/>
          <w:color w:val="000000"/>
          <w:sz w:val="27"/>
          <w:szCs w:val="27"/>
        </w:rPr>
      </w:pPr>
      <w:r>
        <w:rPr>
          <w:rFonts w:ascii="Times" w:hAnsi="Times"/>
          <w:color w:val="000000"/>
          <w:sz w:val="27"/>
          <w:szCs w:val="27"/>
        </w:rPr>
        <w:t>Strategic options: platform services, partnered programs, asset spinouts, “OS licensing,” hybrid</w:t>
      </w:r>
    </w:p>
    <w:p w14:paraId="5508F57D" w14:textId="77777777" w:rsidR="0063043F" w:rsidRDefault="0063043F" w:rsidP="0063043F">
      <w:pPr>
        <w:numPr>
          <w:ilvl w:val="0"/>
          <w:numId w:val="20"/>
        </w:numPr>
        <w:spacing w:before="100" w:beforeAutospacing="1" w:after="100" w:afterAutospacing="1"/>
        <w:rPr>
          <w:rFonts w:ascii="Times" w:hAnsi="Times"/>
          <w:color w:val="000000"/>
          <w:sz w:val="27"/>
          <w:szCs w:val="27"/>
        </w:rPr>
      </w:pPr>
      <w:r>
        <w:rPr>
          <w:rFonts w:ascii="Times" w:hAnsi="Times"/>
          <w:color w:val="000000"/>
          <w:sz w:val="27"/>
          <w:szCs w:val="27"/>
        </w:rPr>
        <w:t>Capital strategy tied to de-risking milestones</w:t>
      </w:r>
    </w:p>
    <w:p w14:paraId="53BEAD07" w14:textId="77777777" w:rsidR="0063043F" w:rsidRDefault="0063043F" w:rsidP="0063043F">
      <w:pPr>
        <w:numPr>
          <w:ilvl w:val="0"/>
          <w:numId w:val="20"/>
        </w:numPr>
        <w:spacing w:before="100" w:beforeAutospacing="1" w:after="100" w:afterAutospacing="1"/>
        <w:rPr>
          <w:rFonts w:ascii="Times" w:hAnsi="Times"/>
          <w:color w:val="000000"/>
          <w:sz w:val="27"/>
          <w:szCs w:val="27"/>
        </w:rPr>
      </w:pPr>
      <w:r>
        <w:rPr>
          <w:rFonts w:ascii="Times" w:hAnsi="Times"/>
          <w:color w:val="000000"/>
          <w:sz w:val="27"/>
          <w:szCs w:val="27"/>
        </w:rPr>
        <w:t>Partnering roadmap + “must-win” proofs over 12–24 months</w:t>
      </w:r>
    </w:p>
    <w:p w14:paraId="5500BF9B" w14:textId="77777777" w:rsidR="0063043F" w:rsidRDefault="003B2BA8" w:rsidP="0063043F">
      <w:pPr>
        <w:rPr>
          <w:rFonts w:ascii="Times" w:hAnsi="Times"/>
          <w:sz w:val="27"/>
          <w:szCs w:val="27"/>
        </w:rPr>
      </w:pPr>
      <w:r w:rsidRPr="003B2BA8">
        <w:rPr>
          <w:noProof/>
          <w14:ligatures w14:val="standardContextual"/>
        </w:rPr>
        <w:pict w14:anchorId="11A5F450">
          <v:rect id="_x0000_i1165" alt="" style="width:468pt;height:.05pt;mso-width-percent:0;mso-height-percent:0;mso-width-percent:0;mso-height-percent:0" o:hralign="center" o:hrstd="t" o:hr="t" fillcolor="#a0a0a0" stroked="f"/>
        </w:pict>
      </w:r>
    </w:p>
    <w:p w14:paraId="18C383E3" w14:textId="77777777" w:rsidR="0063043F" w:rsidRDefault="0063043F" w:rsidP="0063043F">
      <w:pPr>
        <w:pStyle w:val="Heading1"/>
        <w:rPr>
          <w:rFonts w:ascii="Times" w:hAnsi="Times"/>
          <w:color w:val="000000"/>
          <w:sz w:val="48"/>
          <w:szCs w:val="48"/>
        </w:rPr>
      </w:pPr>
      <w:r>
        <w:rPr>
          <w:rFonts w:ascii="Times" w:hAnsi="Times"/>
          <w:color w:val="000000"/>
        </w:rPr>
        <w:t>Chapter 1</w:t>
      </w:r>
    </w:p>
    <w:p w14:paraId="1FA7687E" w14:textId="77777777" w:rsidR="0063043F" w:rsidRDefault="0063043F" w:rsidP="0063043F">
      <w:pPr>
        <w:pStyle w:val="Heading2"/>
        <w:rPr>
          <w:rFonts w:ascii="Times" w:hAnsi="Times"/>
          <w:color w:val="000000"/>
        </w:rPr>
      </w:pPr>
      <w:r>
        <w:rPr>
          <w:rFonts w:ascii="Times" w:hAnsi="Times"/>
          <w:color w:val="000000"/>
        </w:rPr>
        <w:t>The Historical Challenge of CNS Drug Development</w:t>
      </w:r>
    </w:p>
    <w:p w14:paraId="7460791F" w14:textId="77777777" w:rsidR="0063043F" w:rsidRDefault="0063043F" w:rsidP="0063043F">
      <w:pPr>
        <w:pStyle w:val="NormalWeb"/>
        <w:rPr>
          <w:rFonts w:ascii="Times" w:hAnsi="Times"/>
          <w:color w:val="000000"/>
          <w:sz w:val="27"/>
          <w:szCs w:val="27"/>
        </w:rPr>
      </w:pPr>
      <w:r>
        <w:rPr>
          <w:rFonts w:ascii="Times" w:hAnsi="Times"/>
          <w:color w:val="000000"/>
          <w:sz w:val="27"/>
          <w:szCs w:val="27"/>
        </w:rPr>
        <w:t xml:space="preserve">Central nervous system (CNS) drug development has persistently underperformed relative to other major therapeutic areas, despite decades of scientific progress, unprecedented capital investment, and profound unmet medical need. Across neuropsychiatry, epilepsy, neurodegeneration, and pain, the industry has struggled with low clinical success rates, prolonged development timelines, and poor translation </w:t>
      </w:r>
      <w:r>
        <w:rPr>
          <w:rFonts w:ascii="Times" w:hAnsi="Times"/>
          <w:color w:val="000000"/>
          <w:sz w:val="27"/>
          <w:szCs w:val="27"/>
        </w:rPr>
        <w:lastRenderedPageBreak/>
        <w:t>from preclinical models to human efficacy. This underperformance is not the result of a single failure mode, but rather a structural mismatch between the biological complexity of the brain and the tools historically used to interrogate it.</w:t>
      </w:r>
    </w:p>
    <w:p w14:paraId="341381D0" w14:textId="77777777" w:rsidR="0063043F" w:rsidRDefault="0063043F" w:rsidP="0063043F">
      <w:pPr>
        <w:pStyle w:val="Heading3"/>
        <w:rPr>
          <w:rFonts w:ascii="Times" w:hAnsi="Times"/>
          <w:color w:val="000000"/>
          <w:sz w:val="27"/>
          <w:szCs w:val="27"/>
        </w:rPr>
      </w:pPr>
      <w:r>
        <w:rPr>
          <w:rFonts w:ascii="Times" w:hAnsi="Times"/>
          <w:color w:val="000000"/>
        </w:rPr>
        <w:t>1.1 The empirical record: chronic underperformance</w:t>
      </w:r>
    </w:p>
    <w:p w14:paraId="6B67E373" w14:textId="77777777" w:rsidR="0063043F" w:rsidRDefault="0063043F" w:rsidP="0063043F">
      <w:pPr>
        <w:pStyle w:val="NormalWeb"/>
        <w:rPr>
          <w:rFonts w:ascii="Times" w:hAnsi="Times"/>
          <w:color w:val="000000"/>
          <w:sz w:val="27"/>
          <w:szCs w:val="27"/>
        </w:rPr>
      </w:pPr>
      <w:r>
        <w:rPr>
          <w:rFonts w:ascii="Times" w:hAnsi="Times"/>
          <w:color w:val="000000"/>
          <w:sz w:val="27"/>
          <w:szCs w:val="27"/>
        </w:rPr>
        <w:t>From the late 1990s through the present, CNS indications have exhibited some of the </w:t>
      </w:r>
      <w:r>
        <w:rPr>
          <w:rStyle w:val="Strong"/>
          <w:rFonts w:ascii="Times" w:hAnsi="Times"/>
          <w:color w:val="000000"/>
          <w:sz w:val="27"/>
          <w:szCs w:val="27"/>
        </w:rPr>
        <w:t>lowest phase II–to–approval success rates</w:t>
      </w:r>
      <w:r>
        <w:rPr>
          <w:rFonts w:ascii="Times" w:hAnsi="Times"/>
          <w:color w:val="000000"/>
          <w:sz w:val="27"/>
          <w:szCs w:val="27"/>
        </w:rPr>
        <w:t> in drug development. Attrition is especially acute at the proof-of-concept stage, where compounds with compelling preclinical rationales repeatedly fail to demonstrate meaningful clinical efficacy. Major pharmaceutical companies—including AstraZeneca, Pfizer, Novartis, and GSK—have at various points scaled back or exited internal CNS discovery, citing unfavorable risk-adjusted returns.</w:t>
      </w:r>
    </w:p>
    <w:p w14:paraId="0B8D9948"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outcome is striking when juxtaposed with the magnitude of unmet need. CNS disorders represent one of the largest contributors to global disability-adjusted life years (DALYs), yet innovation has been disproportionately sparse. Many approved CNS drugs remain incremental variations on decades-old mechanisms (e.g., monoaminergic modulation in psychiatry, sodium channel blockade in epilepsy, symptomatic cholinergic modulation in dementia), with limited disease-modifying impact.</w:t>
      </w:r>
    </w:p>
    <w:p w14:paraId="523E2537" w14:textId="77777777" w:rsidR="0063043F" w:rsidRDefault="0063043F" w:rsidP="0063043F">
      <w:pPr>
        <w:pStyle w:val="Heading3"/>
        <w:rPr>
          <w:rFonts w:ascii="Times" w:hAnsi="Times"/>
          <w:color w:val="000000"/>
          <w:sz w:val="27"/>
          <w:szCs w:val="27"/>
        </w:rPr>
      </w:pPr>
      <w:r>
        <w:rPr>
          <w:rFonts w:ascii="Times" w:hAnsi="Times"/>
          <w:color w:val="000000"/>
        </w:rPr>
        <w:t>1.2 Why CNS is fundamentally harder than other therapeutic areas</w:t>
      </w:r>
    </w:p>
    <w:p w14:paraId="35268274"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CNS presents a confluence of challenges that are qualitatively different—not merely quantitatively more difficult—than those encountered in oncology, immunology, or metabolic disease.</w:t>
      </w:r>
    </w:p>
    <w:p w14:paraId="21675CF5"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First, the relevant biology is emergent and networked.</w:t>
      </w:r>
      <w:r>
        <w:rPr>
          <w:rFonts w:ascii="Times" w:hAnsi="Times"/>
          <w:color w:val="000000"/>
          <w:sz w:val="27"/>
          <w:szCs w:val="27"/>
        </w:rPr>
        <w:br/>
        <w:t>Most CNS phenotypes arise not from the dysfunction of a single molecular target, but from distributed perturbations across neuronal excitability, synaptic integration, circuit dynamics, and plasticity. Small changes at the level of ion channel kinetics or synaptic balance can propagate nonlinearly to large changes in network behavior. Traditional reductionist models—built around one gene, one protein, one pathway—systematically miss these effects.</w:t>
      </w:r>
    </w:p>
    <w:p w14:paraId="1565DB0E"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Second, human CNS biology is poorly recapitulated in animal models.</w:t>
      </w:r>
      <w:r>
        <w:rPr>
          <w:rFonts w:ascii="Times" w:hAnsi="Times"/>
          <w:color w:val="000000"/>
          <w:sz w:val="27"/>
          <w:szCs w:val="27"/>
        </w:rPr>
        <w:br/>
        <w:t xml:space="preserve">While rodent models have proven invaluable for basic neuroscience, their predictive value for human CNS drug efficacy has been consistently weak. Differences in neuronal subtype composition, ion channel expression, synaptic organization, developmental timing, and circuit architecture limit translational fidelity. This is </w:t>
      </w:r>
      <w:r>
        <w:rPr>
          <w:rFonts w:ascii="Times" w:hAnsi="Times"/>
          <w:color w:val="000000"/>
          <w:sz w:val="27"/>
          <w:szCs w:val="27"/>
        </w:rPr>
        <w:lastRenderedPageBreak/>
        <w:t>especially problematic for disorders involving higher-order cortical function, cognition, or neuropsychiatric phenotypes.</w:t>
      </w:r>
    </w:p>
    <w:p w14:paraId="7F915677"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Third, target engagement is not equivalent to therapeutic effect.</w:t>
      </w:r>
      <w:r>
        <w:rPr>
          <w:rFonts w:ascii="Times" w:hAnsi="Times"/>
          <w:color w:val="000000"/>
          <w:sz w:val="27"/>
          <w:szCs w:val="27"/>
        </w:rPr>
        <w:br/>
        <w:t>In CNS, successful modulation of a molecular target often fails to translate into functional rescue at the cellular or circuit level. Compounds may bind the intended target, cross the blood–brain barrier, and demonstrate clean pharmacology—yet still fail to correct the pathological neural dynamics that underlie symptoms. This disconnect has repeatedly undermined target-centric discovery programs.</w:t>
      </w:r>
    </w:p>
    <w:p w14:paraId="05AEFDC8"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Fourth, clinical endpoints are coarse and noisy.</w:t>
      </w:r>
      <w:r>
        <w:rPr>
          <w:rFonts w:ascii="Times" w:hAnsi="Times"/>
          <w:color w:val="000000"/>
          <w:sz w:val="27"/>
          <w:szCs w:val="27"/>
        </w:rPr>
        <w:br/>
        <w:t>Unlike oncology (tumor burden) or cardiology (hard physiological metrics), many CNS trials rely on subjective scales, behavioral readouts, or long-duration outcomes with high placebo effects. This increases the cost of false positives and makes late-stage failure particularly expensive.</w:t>
      </w:r>
    </w:p>
    <w:p w14:paraId="254AA060" w14:textId="77777777" w:rsidR="0063043F" w:rsidRDefault="0063043F" w:rsidP="0063043F">
      <w:pPr>
        <w:pStyle w:val="Heading3"/>
        <w:rPr>
          <w:rFonts w:ascii="Times" w:hAnsi="Times"/>
          <w:color w:val="000000"/>
          <w:sz w:val="27"/>
          <w:szCs w:val="27"/>
        </w:rPr>
      </w:pPr>
      <w:r>
        <w:rPr>
          <w:rFonts w:ascii="Times" w:hAnsi="Times"/>
          <w:color w:val="000000"/>
        </w:rPr>
        <w:t>1.3 The limitations of historical discovery paradigms</w:t>
      </w:r>
    </w:p>
    <w:p w14:paraId="3AF737A0"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dominant CNS discovery paradigms of the past 30 years—target-based screening in heterologous systems, followed by rodent efficacy models—were optimized for tractability and throughput, not biological fidelity.</w:t>
      </w:r>
    </w:p>
    <w:p w14:paraId="391DCA2B" w14:textId="77777777" w:rsidR="0063043F" w:rsidRDefault="0063043F" w:rsidP="0063043F">
      <w:pPr>
        <w:pStyle w:val="NormalWeb"/>
        <w:rPr>
          <w:rFonts w:ascii="Times" w:hAnsi="Times"/>
          <w:color w:val="000000"/>
          <w:sz w:val="27"/>
          <w:szCs w:val="27"/>
        </w:rPr>
      </w:pPr>
      <w:r>
        <w:rPr>
          <w:rFonts w:ascii="Times" w:hAnsi="Times"/>
          <w:color w:val="000000"/>
          <w:sz w:val="27"/>
          <w:szCs w:val="27"/>
        </w:rPr>
        <w:t>High-throughput biochemical or cell-line assays excel at identifying potent ligands for isolated targets, but they are blind to emergent neuronal function. Conversely, animal behavioral models capture integrated phenotypes, but at the cost of throughput, mechanistic resolution, and human relevance. The industry has effectively oscillated between </w:t>
      </w:r>
      <w:r>
        <w:rPr>
          <w:rStyle w:val="Strong"/>
          <w:rFonts w:ascii="Times" w:hAnsi="Times"/>
          <w:color w:val="000000"/>
          <w:sz w:val="27"/>
          <w:szCs w:val="27"/>
        </w:rPr>
        <w:t>models that are scalable but non-predictive</w:t>
      </w:r>
      <w:r>
        <w:rPr>
          <w:rFonts w:ascii="Times" w:hAnsi="Times"/>
          <w:color w:val="000000"/>
          <w:sz w:val="27"/>
          <w:szCs w:val="27"/>
        </w:rPr>
        <w:t> and </w:t>
      </w:r>
      <w:r>
        <w:rPr>
          <w:rStyle w:val="Strong"/>
          <w:rFonts w:ascii="Times" w:hAnsi="Times"/>
          <w:color w:val="000000"/>
          <w:sz w:val="27"/>
          <w:szCs w:val="27"/>
        </w:rPr>
        <w:t>models that are biologically rich but operationally impractical</w:t>
      </w:r>
      <w:r>
        <w:rPr>
          <w:rFonts w:ascii="Times" w:hAnsi="Times"/>
          <w:color w:val="000000"/>
          <w:sz w:val="27"/>
          <w:szCs w:val="27"/>
        </w:rPr>
        <w:t>.</w:t>
      </w:r>
    </w:p>
    <w:p w14:paraId="46E1B3AE" w14:textId="77777777" w:rsidR="0063043F" w:rsidRDefault="0063043F" w:rsidP="0063043F">
      <w:pPr>
        <w:pStyle w:val="NormalWeb"/>
        <w:rPr>
          <w:rFonts w:ascii="Times" w:hAnsi="Times"/>
          <w:color w:val="000000"/>
          <w:sz w:val="27"/>
          <w:szCs w:val="27"/>
        </w:rPr>
      </w:pPr>
      <w:r>
        <w:rPr>
          <w:rFonts w:ascii="Times" w:hAnsi="Times"/>
          <w:color w:val="000000"/>
          <w:sz w:val="27"/>
          <w:szCs w:val="27"/>
        </w:rPr>
        <w:t>Attempts to bridge this gap using transcriptomics, genetics, and association studies have yielded valuable insights into disease risk and biology, but have not, on their own, solved the translation problem. Genetic association does not specify directionality, context, or reversibility; transcriptomic signatures often conflate primary drivers with downstream compensatory responses. Critically, neither directly measures neuronal function—the common final pathway through which most CNS pathology manifests.</w:t>
      </w:r>
    </w:p>
    <w:p w14:paraId="5BB6EECE" w14:textId="77777777" w:rsidR="0063043F" w:rsidRDefault="0063043F" w:rsidP="0063043F">
      <w:pPr>
        <w:pStyle w:val="Heading3"/>
        <w:rPr>
          <w:rFonts w:ascii="Times" w:hAnsi="Times"/>
          <w:color w:val="000000"/>
          <w:sz w:val="27"/>
          <w:szCs w:val="27"/>
        </w:rPr>
      </w:pPr>
      <w:r>
        <w:rPr>
          <w:rFonts w:ascii="Times" w:hAnsi="Times"/>
          <w:color w:val="000000"/>
        </w:rPr>
        <w:t>1.4 The core unresolved problem</w:t>
      </w:r>
    </w:p>
    <w:p w14:paraId="13F43173" w14:textId="77777777" w:rsidR="0063043F" w:rsidRDefault="0063043F" w:rsidP="0063043F">
      <w:pPr>
        <w:pStyle w:val="NormalWeb"/>
        <w:rPr>
          <w:rFonts w:ascii="Times" w:hAnsi="Times"/>
          <w:color w:val="000000"/>
          <w:sz w:val="27"/>
          <w:szCs w:val="27"/>
        </w:rPr>
      </w:pPr>
      <w:r>
        <w:rPr>
          <w:rFonts w:ascii="Times" w:hAnsi="Times"/>
          <w:color w:val="000000"/>
          <w:sz w:val="27"/>
          <w:szCs w:val="27"/>
        </w:rPr>
        <w:t>At its core, CNS drug development has lacked a </w:t>
      </w:r>
      <w:r>
        <w:rPr>
          <w:rStyle w:val="Strong"/>
          <w:rFonts w:ascii="Times" w:hAnsi="Times"/>
          <w:color w:val="000000"/>
          <w:sz w:val="27"/>
          <w:szCs w:val="27"/>
        </w:rPr>
        <w:t>scalable, human-relevant way to measure and manipulate neuronal function</w:t>
      </w:r>
      <w:r>
        <w:rPr>
          <w:rFonts w:ascii="Times" w:hAnsi="Times"/>
          <w:color w:val="000000"/>
          <w:sz w:val="27"/>
          <w:szCs w:val="27"/>
        </w:rPr>
        <w:t> in a manner that is:</w:t>
      </w:r>
    </w:p>
    <w:p w14:paraId="1A19CFBD" w14:textId="77777777" w:rsidR="0063043F" w:rsidRDefault="0063043F" w:rsidP="0063043F">
      <w:pPr>
        <w:numPr>
          <w:ilvl w:val="0"/>
          <w:numId w:val="21"/>
        </w:numPr>
        <w:spacing w:before="100" w:beforeAutospacing="1" w:after="100" w:afterAutospacing="1"/>
        <w:rPr>
          <w:rFonts w:ascii="Times" w:hAnsi="Times"/>
          <w:color w:val="000000"/>
          <w:sz w:val="27"/>
          <w:szCs w:val="27"/>
        </w:rPr>
      </w:pPr>
      <w:r>
        <w:rPr>
          <w:rFonts w:ascii="Times" w:hAnsi="Times"/>
          <w:color w:val="000000"/>
          <w:sz w:val="27"/>
          <w:szCs w:val="27"/>
        </w:rPr>
        <w:lastRenderedPageBreak/>
        <w:t>Causally linked to disease mechanisms</w:t>
      </w:r>
    </w:p>
    <w:p w14:paraId="6B4339A8" w14:textId="77777777" w:rsidR="0063043F" w:rsidRDefault="0063043F" w:rsidP="0063043F">
      <w:pPr>
        <w:numPr>
          <w:ilvl w:val="0"/>
          <w:numId w:val="21"/>
        </w:numPr>
        <w:spacing w:before="100" w:beforeAutospacing="1" w:after="100" w:afterAutospacing="1"/>
        <w:rPr>
          <w:rFonts w:ascii="Times" w:hAnsi="Times"/>
          <w:color w:val="000000"/>
          <w:sz w:val="27"/>
          <w:szCs w:val="27"/>
        </w:rPr>
      </w:pPr>
      <w:r>
        <w:rPr>
          <w:rFonts w:ascii="Times" w:hAnsi="Times"/>
          <w:color w:val="000000"/>
          <w:sz w:val="27"/>
          <w:szCs w:val="27"/>
        </w:rPr>
        <w:t>Quantitative and high-dimensional</w:t>
      </w:r>
    </w:p>
    <w:p w14:paraId="0D07E47C" w14:textId="77777777" w:rsidR="0063043F" w:rsidRDefault="0063043F" w:rsidP="0063043F">
      <w:pPr>
        <w:numPr>
          <w:ilvl w:val="0"/>
          <w:numId w:val="21"/>
        </w:numPr>
        <w:spacing w:before="100" w:beforeAutospacing="1" w:after="100" w:afterAutospacing="1"/>
        <w:rPr>
          <w:rFonts w:ascii="Times" w:hAnsi="Times"/>
          <w:color w:val="000000"/>
          <w:sz w:val="27"/>
          <w:szCs w:val="27"/>
        </w:rPr>
      </w:pPr>
      <w:r>
        <w:rPr>
          <w:rFonts w:ascii="Times" w:hAnsi="Times"/>
          <w:color w:val="000000"/>
          <w:sz w:val="27"/>
          <w:szCs w:val="27"/>
        </w:rPr>
        <w:t>Amenable to systematic perturbation (genetic and pharmacologic)</w:t>
      </w:r>
    </w:p>
    <w:p w14:paraId="02D525AB" w14:textId="77777777" w:rsidR="0063043F" w:rsidRDefault="0063043F" w:rsidP="0063043F">
      <w:pPr>
        <w:numPr>
          <w:ilvl w:val="0"/>
          <w:numId w:val="21"/>
        </w:numPr>
        <w:spacing w:before="100" w:beforeAutospacing="1" w:after="100" w:afterAutospacing="1"/>
        <w:rPr>
          <w:rFonts w:ascii="Times" w:hAnsi="Times"/>
          <w:color w:val="000000"/>
          <w:sz w:val="27"/>
          <w:szCs w:val="27"/>
        </w:rPr>
      </w:pPr>
      <w:r>
        <w:rPr>
          <w:rFonts w:ascii="Times" w:hAnsi="Times"/>
          <w:color w:val="000000"/>
          <w:sz w:val="27"/>
          <w:szCs w:val="27"/>
        </w:rPr>
        <w:t>Predictive of therapeutic rescue, not just target engagement</w:t>
      </w:r>
    </w:p>
    <w:p w14:paraId="4612C293" w14:textId="77777777" w:rsidR="0063043F" w:rsidRDefault="0063043F" w:rsidP="0063043F">
      <w:pPr>
        <w:pStyle w:val="NormalWeb"/>
        <w:rPr>
          <w:rFonts w:ascii="Times" w:hAnsi="Times"/>
          <w:color w:val="000000"/>
          <w:sz w:val="27"/>
          <w:szCs w:val="27"/>
        </w:rPr>
      </w:pPr>
      <w:r>
        <w:rPr>
          <w:rFonts w:ascii="Times" w:hAnsi="Times"/>
          <w:color w:val="000000"/>
          <w:sz w:val="27"/>
          <w:szCs w:val="27"/>
        </w:rPr>
        <w:t>Without such a capability, CNS discovery has relied heavily on inference, proxy endpoints, and post-hoc rationalization. Promising hypotheses advance into the clinic with insufficient evidence that correcting a molecular abnormality will normalize the dysfunctional neural dynamics that actually drive disease.</w:t>
      </w:r>
    </w:p>
    <w:p w14:paraId="58BF56BF" w14:textId="77777777" w:rsidR="0063043F" w:rsidRDefault="0063043F" w:rsidP="0063043F">
      <w:pPr>
        <w:pStyle w:val="Heading3"/>
        <w:rPr>
          <w:rFonts w:ascii="Times" w:hAnsi="Times"/>
          <w:color w:val="000000"/>
          <w:sz w:val="27"/>
          <w:szCs w:val="27"/>
        </w:rPr>
      </w:pPr>
      <w:r>
        <w:rPr>
          <w:rFonts w:ascii="Times" w:hAnsi="Times"/>
          <w:color w:val="000000"/>
        </w:rPr>
        <w:t>1.5 Implication: the need for a new foundation</w:t>
      </w:r>
    </w:p>
    <w:p w14:paraId="3F6FC9F5"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historical challenges of CNS drug development are not primarily failures of execution; they are failures of infrastructure. The field has lacked an experimental and analytical substrate that sits at the correct level of biological abstraction—</w:t>
      </w:r>
      <w:r>
        <w:rPr>
          <w:rStyle w:val="Strong"/>
          <w:rFonts w:ascii="Times" w:hAnsi="Times"/>
          <w:color w:val="000000"/>
          <w:sz w:val="27"/>
          <w:szCs w:val="27"/>
        </w:rPr>
        <w:t>between genes and behavior, between molecules and patients</w:t>
      </w:r>
      <w:r>
        <w:rPr>
          <w:rFonts w:ascii="Times" w:hAnsi="Times"/>
          <w:color w:val="000000"/>
          <w:sz w:val="27"/>
          <w:szCs w:val="27"/>
        </w:rPr>
        <w:t>.</w:t>
      </w:r>
    </w:p>
    <w:p w14:paraId="3EA39D69" w14:textId="77777777" w:rsidR="0063043F" w:rsidRDefault="0063043F" w:rsidP="0063043F">
      <w:pPr>
        <w:pStyle w:val="NormalWeb"/>
        <w:rPr>
          <w:rFonts w:ascii="Times" w:hAnsi="Times"/>
          <w:color w:val="000000"/>
          <w:sz w:val="27"/>
          <w:szCs w:val="27"/>
        </w:rPr>
      </w:pPr>
      <w:r>
        <w:rPr>
          <w:rFonts w:ascii="Times" w:hAnsi="Times"/>
          <w:color w:val="000000"/>
          <w:sz w:val="27"/>
          <w:szCs w:val="27"/>
        </w:rPr>
        <w:t>Any platform capable of changing the trajectory of CNS discovery must therefore do more than improve efficiency at the margins. It must redefine what constitutes a meaningful preclinical proof-of-value by anchoring discovery in </w:t>
      </w:r>
      <w:r>
        <w:rPr>
          <w:rStyle w:val="Strong"/>
          <w:rFonts w:ascii="Times" w:hAnsi="Times"/>
          <w:color w:val="000000"/>
          <w:sz w:val="27"/>
          <w:szCs w:val="27"/>
        </w:rPr>
        <w:t>human neuronal function</w:t>
      </w:r>
      <w:r>
        <w:rPr>
          <w:rFonts w:ascii="Times" w:hAnsi="Times"/>
          <w:color w:val="000000"/>
          <w:sz w:val="27"/>
          <w:szCs w:val="27"/>
        </w:rPr>
        <w:t>, measured at scale, under controlled perturbation, with direct relevance to disease mechanisms.</w:t>
      </w:r>
    </w:p>
    <w:p w14:paraId="25DAA415"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following chapters argue that recent advances in human cell biology, functional phenotyping, and computation now make such a foundation possible—and that this shift fundamentally alters the economics, risk profile, and strategic opportunity of CNS drug development.</w:t>
      </w:r>
    </w:p>
    <w:p w14:paraId="4FD5726D" w14:textId="77777777" w:rsidR="0063043F" w:rsidRDefault="003B2BA8" w:rsidP="0063043F">
      <w:pPr>
        <w:rPr>
          <w:rFonts w:ascii="Times" w:hAnsi="Times"/>
          <w:sz w:val="27"/>
          <w:szCs w:val="27"/>
        </w:rPr>
      </w:pPr>
      <w:r w:rsidRPr="003B2BA8">
        <w:rPr>
          <w:noProof/>
          <w14:ligatures w14:val="standardContextual"/>
        </w:rPr>
        <w:pict w14:anchorId="0A005A0E">
          <v:rect id="_x0000_i1164" alt="" style="width:468pt;height:.05pt;mso-width-percent:0;mso-height-percent:0;mso-width-percent:0;mso-height-percent:0" o:hralign="center" o:hrstd="t" o:hr="t" fillcolor="#a0a0a0" stroked="f"/>
        </w:pict>
      </w:r>
    </w:p>
    <w:p w14:paraId="4A938D4C" w14:textId="77777777" w:rsidR="0063043F" w:rsidRDefault="0063043F" w:rsidP="0063043F">
      <w:pPr>
        <w:pStyle w:val="Heading1"/>
        <w:rPr>
          <w:rFonts w:ascii="Times" w:hAnsi="Times"/>
          <w:color w:val="000000"/>
          <w:sz w:val="48"/>
          <w:szCs w:val="48"/>
        </w:rPr>
      </w:pPr>
      <w:r>
        <w:rPr>
          <w:rFonts w:ascii="Times" w:hAnsi="Times"/>
          <w:color w:val="000000"/>
        </w:rPr>
        <w:t>Chapter 2</w:t>
      </w:r>
    </w:p>
    <w:p w14:paraId="19A08450" w14:textId="77777777" w:rsidR="0063043F" w:rsidRDefault="0063043F" w:rsidP="0063043F">
      <w:pPr>
        <w:pStyle w:val="Heading2"/>
        <w:rPr>
          <w:rFonts w:ascii="Times" w:hAnsi="Times"/>
          <w:color w:val="000000"/>
        </w:rPr>
      </w:pPr>
      <w:r>
        <w:rPr>
          <w:rFonts w:ascii="Times" w:hAnsi="Times"/>
          <w:color w:val="000000"/>
        </w:rPr>
        <w:t>The Promise of Human Cell–Based Models to Accelerate CNS Drug Development</w:t>
      </w:r>
    </w:p>
    <w:p w14:paraId="3E00B386" w14:textId="77777777" w:rsidR="0063043F" w:rsidRDefault="0063043F" w:rsidP="0063043F">
      <w:pPr>
        <w:pStyle w:val="NormalWeb"/>
        <w:rPr>
          <w:rFonts w:ascii="Times" w:hAnsi="Times"/>
          <w:color w:val="000000"/>
          <w:sz w:val="27"/>
          <w:szCs w:val="27"/>
        </w:rPr>
      </w:pPr>
      <w:r>
        <w:rPr>
          <w:rFonts w:ascii="Times" w:hAnsi="Times"/>
          <w:color w:val="000000"/>
          <w:sz w:val="27"/>
          <w:szCs w:val="27"/>
        </w:rPr>
        <w:t xml:space="preserve">The persistent failures of CNS drug development have forced a re-examination of foundational assumptions about how neurological disease should be modeled, measured, and perturbed. Over the past decade, advances in human induced pluripotent stem cell (iPSC) technology have created an opportunity to rebuild CNS discovery on a more biologically faithful substrate. However, realizing this promise has required more than simply replacing animal models with human cells. It has </w:t>
      </w:r>
      <w:r>
        <w:rPr>
          <w:rFonts w:ascii="Times" w:hAnsi="Times"/>
          <w:color w:val="000000"/>
          <w:sz w:val="27"/>
          <w:szCs w:val="27"/>
        </w:rPr>
        <w:lastRenderedPageBreak/>
        <w:t>required redefining </w:t>
      </w:r>
      <w:r>
        <w:rPr>
          <w:rStyle w:val="Emphasis"/>
          <w:rFonts w:ascii="Times" w:hAnsi="Times"/>
          <w:color w:val="000000"/>
          <w:sz w:val="27"/>
          <w:szCs w:val="27"/>
        </w:rPr>
        <w:t>what</w:t>
      </w:r>
      <w:r>
        <w:rPr>
          <w:rFonts w:ascii="Times" w:hAnsi="Times"/>
          <w:color w:val="000000"/>
          <w:sz w:val="27"/>
          <w:szCs w:val="27"/>
        </w:rPr>
        <w:t> is measured, </w:t>
      </w:r>
      <w:r>
        <w:rPr>
          <w:rStyle w:val="Emphasis"/>
          <w:rFonts w:ascii="Times" w:hAnsi="Times"/>
          <w:color w:val="000000"/>
          <w:sz w:val="27"/>
          <w:szCs w:val="27"/>
        </w:rPr>
        <w:t>how</w:t>
      </w:r>
      <w:r>
        <w:rPr>
          <w:rFonts w:ascii="Times" w:hAnsi="Times"/>
          <w:color w:val="000000"/>
          <w:sz w:val="27"/>
          <w:szCs w:val="27"/>
        </w:rPr>
        <w:t> it is measured, and </w:t>
      </w:r>
      <w:r>
        <w:rPr>
          <w:rStyle w:val="Emphasis"/>
          <w:rFonts w:ascii="Times" w:hAnsi="Times"/>
          <w:color w:val="000000"/>
          <w:sz w:val="27"/>
          <w:szCs w:val="27"/>
        </w:rPr>
        <w:t>why</w:t>
      </w:r>
      <w:r>
        <w:rPr>
          <w:rFonts w:ascii="Times" w:hAnsi="Times"/>
          <w:color w:val="000000"/>
          <w:sz w:val="27"/>
          <w:szCs w:val="27"/>
        </w:rPr>
        <w:t> those measurements matter.</w:t>
      </w:r>
    </w:p>
    <w:p w14:paraId="3BF3F9F1" w14:textId="77777777" w:rsidR="0063043F" w:rsidRDefault="0063043F" w:rsidP="0063043F">
      <w:pPr>
        <w:pStyle w:val="Heading3"/>
        <w:rPr>
          <w:rFonts w:ascii="Times" w:hAnsi="Times"/>
          <w:color w:val="000000"/>
          <w:sz w:val="27"/>
          <w:szCs w:val="27"/>
        </w:rPr>
      </w:pPr>
      <w:r>
        <w:rPr>
          <w:rFonts w:ascii="Times" w:hAnsi="Times"/>
          <w:color w:val="000000"/>
        </w:rPr>
        <w:t>2.1 Why human neurons change the equation</w:t>
      </w:r>
    </w:p>
    <w:p w14:paraId="19C8595C" w14:textId="77777777" w:rsidR="0063043F" w:rsidRDefault="0063043F" w:rsidP="0063043F">
      <w:pPr>
        <w:pStyle w:val="NormalWeb"/>
        <w:rPr>
          <w:rFonts w:ascii="Times" w:hAnsi="Times"/>
          <w:color w:val="000000"/>
          <w:sz w:val="27"/>
          <w:szCs w:val="27"/>
        </w:rPr>
      </w:pPr>
      <w:r>
        <w:rPr>
          <w:rFonts w:ascii="Times" w:hAnsi="Times"/>
          <w:color w:val="000000"/>
          <w:sz w:val="27"/>
          <w:szCs w:val="27"/>
        </w:rPr>
        <w:t>Human iPSC-derived neurons offer a unique and fundamentally different experimental substrate than traditional model systems. Unlike immortalized cell lines or heterologous expression systems, iPSC-derived neurons retain a </w:t>
      </w:r>
      <w:r>
        <w:rPr>
          <w:rStyle w:val="Strong"/>
          <w:rFonts w:ascii="Times" w:hAnsi="Times"/>
          <w:color w:val="000000"/>
          <w:sz w:val="27"/>
          <w:szCs w:val="27"/>
        </w:rPr>
        <w:t>human genetic background</w:t>
      </w:r>
      <w:r>
        <w:rPr>
          <w:rFonts w:ascii="Times" w:hAnsi="Times"/>
          <w:color w:val="000000"/>
          <w:sz w:val="27"/>
          <w:szCs w:val="27"/>
        </w:rPr>
        <w:t>, express </w:t>
      </w:r>
      <w:r>
        <w:rPr>
          <w:rStyle w:val="Strong"/>
          <w:rFonts w:ascii="Times" w:hAnsi="Times"/>
          <w:color w:val="000000"/>
          <w:sz w:val="27"/>
          <w:szCs w:val="27"/>
        </w:rPr>
        <w:t>native complements of ion channels and synaptic proteins</w:t>
      </w:r>
      <w:r>
        <w:rPr>
          <w:rFonts w:ascii="Times" w:hAnsi="Times"/>
          <w:color w:val="000000"/>
          <w:sz w:val="27"/>
          <w:szCs w:val="27"/>
        </w:rPr>
        <w:t>, and exhibit </w:t>
      </w:r>
      <w:r>
        <w:rPr>
          <w:rStyle w:val="Strong"/>
          <w:rFonts w:ascii="Times" w:hAnsi="Times"/>
          <w:color w:val="000000"/>
          <w:sz w:val="27"/>
          <w:szCs w:val="27"/>
        </w:rPr>
        <w:t>emergent electrophysiological behaviors</w:t>
      </w:r>
      <w:r>
        <w:rPr>
          <w:rFonts w:ascii="Times" w:hAnsi="Times"/>
          <w:color w:val="000000"/>
          <w:sz w:val="27"/>
          <w:szCs w:val="27"/>
        </w:rPr>
        <w:t> that are inaccessible in simplified systems.</w:t>
      </w:r>
    </w:p>
    <w:p w14:paraId="3618EADA" w14:textId="77777777" w:rsidR="0063043F" w:rsidRDefault="0063043F" w:rsidP="0063043F">
      <w:pPr>
        <w:pStyle w:val="NormalWeb"/>
        <w:rPr>
          <w:rFonts w:ascii="Times" w:hAnsi="Times"/>
          <w:color w:val="000000"/>
          <w:sz w:val="27"/>
          <w:szCs w:val="27"/>
        </w:rPr>
      </w:pPr>
      <w:r>
        <w:rPr>
          <w:rFonts w:ascii="Times" w:hAnsi="Times"/>
          <w:color w:val="000000"/>
          <w:sz w:val="27"/>
          <w:szCs w:val="27"/>
        </w:rPr>
        <w:t>Critically, these neurons operate at the same level of biological organization at which many CNS diseases manifest: </w:t>
      </w:r>
      <w:r>
        <w:rPr>
          <w:rStyle w:val="Strong"/>
          <w:rFonts w:ascii="Times" w:hAnsi="Times"/>
          <w:color w:val="000000"/>
          <w:sz w:val="27"/>
          <w:szCs w:val="27"/>
        </w:rPr>
        <w:t>intrinsic excitability, synaptic integration, and network dynamics</w:t>
      </w:r>
      <w:r>
        <w:rPr>
          <w:rFonts w:ascii="Times" w:hAnsi="Times"/>
          <w:color w:val="000000"/>
          <w:sz w:val="27"/>
          <w:szCs w:val="27"/>
        </w:rPr>
        <w:t>. For disorders driven by subtle changes in ion channel kinetics, excitation–inhibition balance, or synaptic gain—features common across epilepsy, neurodevelopmental disorders, pain, and neuropsychiatry—human neurons provide direct access to disease-relevant biology.</w:t>
      </w:r>
    </w:p>
    <w:p w14:paraId="74F66B28" w14:textId="77777777" w:rsidR="0063043F" w:rsidRDefault="0063043F" w:rsidP="0063043F">
      <w:pPr>
        <w:pStyle w:val="NormalWeb"/>
        <w:rPr>
          <w:rFonts w:ascii="Times" w:hAnsi="Times"/>
          <w:color w:val="000000"/>
          <w:sz w:val="27"/>
          <w:szCs w:val="27"/>
        </w:rPr>
      </w:pPr>
      <w:r>
        <w:rPr>
          <w:rFonts w:ascii="Times" w:hAnsi="Times"/>
          <w:color w:val="000000"/>
          <w:sz w:val="27"/>
          <w:szCs w:val="27"/>
        </w:rPr>
        <w:t>In contrast, animal models introduce species-specific differences that are not merely quantitative, but qualitative. Ion channel isoforms, expression ratios, developmental trajectories, and circuit motifs differ in ways that can profoundly alter drug responses. These differences are especially consequential for polypharmacologic compounds, where small shifts in relative target engagement can flip efficacy to toxicity.</w:t>
      </w:r>
    </w:p>
    <w:p w14:paraId="2C79E60D" w14:textId="77777777" w:rsidR="0063043F" w:rsidRDefault="0063043F" w:rsidP="0063043F">
      <w:pPr>
        <w:pStyle w:val="Heading3"/>
        <w:rPr>
          <w:rFonts w:ascii="Times" w:hAnsi="Times"/>
          <w:color w:val="000000"/>
          <w:sz w:val="27"/>
          <w:szCs w:val="27"/>
        </w:rPr>
      </w:pPr>
      <w:r>
        <w:rPr>
          <w:rFonts w:ascii="Times" w:hAnsi="Times"/>
          <w:color w:val="000000"/>
        </w:rPr>
        <w:t>2.2 Genetics meets function: closing a critical gap</w:t>
      </w:r>
    </w:p>
    <w:p w14:paraId="5B7B589D" w14:textId="77777777" w:rsidR="0063043F" w:rsidRDefault="0063043F" w:rsidP="0063043F">
      <w:pPr>
        <w:pStyle w:val="NormalWeb"/>
        <w:rPr>
          <w:rFonts w:ascii="Times" w:hAnsi="Times"/>
          <w:color w:val="000000"/>
          <w:sz w:val="27"/>
          <w:szCs w:val="27"/>
        </w:rPr>
      </w:pPr>
      <w:r>
        <w:rPr>
          <w:rFonts w:ascii="Times" w:hAnsi="Times"/>
          <w:color w:val="000000"/>
          <w:sz w:val="27"/>
          <w:szCs w:val="27"/>
        </w:rPr>
        <w:t>One of the most compelling arguments for human cell–based models is their ability to connect </w:t>
      </w:r>
      <w:r>
        <w:rPr>
          <w:rStyle w:val="Strong"/>
          <w:rFonts w:ascii="Times" w:hAnsi="Times"/>
          <w:color w:val="000000"/>
          <w:sz w:val="27"/>
          <w:szCs w:val="27"/>
        </w:rPr>
        <w:t>human genetics to human neuronal function</w:t>
      </w:r>
      <w:r>
        <w:rPr>
          <w:rFonts w:ascii="Times" w:hAnsi="Times"/>
          <w:color w:val="000000"/>
          <w:sz w:val="27"/>
          <w:szCs w:val="27"/>
        </w:rPr>
        <w:t> in a controlled setting. Large-scale sequencing studies have identified hundreds of genes associated with epilepsy, autism, schizophrenia, neurodegeneration, and pain. Yet genetic association alone does not specify how a variant alters neuronal behavior, nor whether that alteration is reversible.</w:t>
      </w:r>
    </w:p>
    <w:p w14:paraId="26035B59" w14:textId="77777777" w:rsidR="0063043F" w:rsidRDefault="0063043F" w:rsidP="0063043F">
      <w:pPr>
        <w:pStyle w:val="NormalWeb"/>
        <w:rPr>
          <w:rFonts w:ascii="Times" w:hAnsi="Times"/>
          <w:color w:val="000000"/>
          <w:sz w:val="27"/>
          <w:szCs w:val="27"/>
        </w:rPr>
      </w:pPr>
      <w:r>
        <w:rPr>
          <w:rFonts w:ascii="Times" w:hAnsi="Times"/>
          <w:color w:val="000000"/>
          <w:sz w:val="27"/>
          <w:szCs w:val="27"/>
        </w:rPr>
        <w:t>iPSC-based systems allow investigators to:</w:t>
      </w:r>
    </w:p>
    <w:p w14:paraId="69D436C7" w14:textId="77777777" w:rsidR="0063043F" w:rsidRDefault="0063043F" w:rsidP="0063043F">
      <w:pPr>
        <w:numPr>
          <w:ilvl w:val="0"/>
          <w:numId w:val="22"/>
        </w:numPr>
        <w:spacing w:before="100" w:beforeAutospacing="1" w:after="100" w:afterAutospacing="1"/>
        <w:rPr>
          <w:rFonts w:ascii="Times" w:hAnsi="Times"/>
          <w:color w:val="000000"/>
          <w:sz w:val="27"/>
          <w:szCs w:val="27"/>
        </w:rPr>
      </w:pPr>
      <w:r>
        <w:rPr>
          <w:rFonts w:ascii="Times" w:hAnsi="Times"/>
          <w:color w:val="000000"/>
          <w:sz w:val="27"/>
          <w:szCs w:val="27"/>
        </w:rPr>
        <w:t>Introduce disease-associated variants into isogenic backgrounds</w:t>
      </w:r>
    </w:p>
    <w:p w14:paraId="0D465B25" w14:textId="77777777" w:rsidR="0063043F" w:rsidRDefault="0063043F" w:rsidP="0063043F">
      <w:pPr>
        <w:numPr>
          <w:ilvl w:val="0"/>
          <w:numId w:val="22"/>
        </w:numPr>
        <w:spacing w:before="100" w:beforeAutospacing="1" w:after="100" w:afterAutospacing="1"/>
        <w:rPr>
          <w:rFonts w:ascii="Times" w:hAnsi="Times"/>
          <w:color w:val="000000"/>
          <w:sz w:val="27"/>
          <w:szCs w:val="27"/>
        </w:rPr>
      </w:pPr>
      <w:r>
        <w:rPr>
          <w:rFonts w:ascii="Times" w:hAnsi="Times"/>
          <w:color w:val="000000"/>
          <w:sz w:val="27"/>
          <w:szCs w:val="27"/>
        </w:rPr>
        <w:t>Correct pathogenic variants in patient-derived lines</w:t>
      </w:r>
    </w:p>
    <w:p w14:paraId="5F234EAA" w14:textId="77777777" w:rsidR="0063043F" w:rsidRDefault="0063043F" w:rsidP="0063043F">
      <w:pPr>
        <w:numPr>
          <w:ilvl w:val="0"/>
          <w:numId w:val="22"/>
        </w:numPr>
        <w:spacing w:before="100" w:beforeAutospacing="1" w:after="100" w:afterAutospacing="1"/>
        <w:rPr>
          <w:rFonts w:ascii="Times" w:hAnsi="Times"/>
          <w:color w:val="000000"/>
          <w:sz w:val="27"/>
          <w:szCs w:val="27"/>
        </w:rPr>
      </w:pPr>
      <w:r>
        <w:rPr>
          <w:rFonts w:ascii="Times" w:hAnsi="Times"/>
          <w:color w:val="000000"/>
          <w:sz w:val="27"/>
          <w:szCs w:val="27"/>
        </w:rPr>
        <w:t>Observe the resulting changes in neuronal physiology directly</w:t>
      </w:r>
    </w:p>
    <w:p w14:paraId="688DC0BF"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capability moves the field beyond correlative genetics toward </w:t>
      </w:r>
      <w:r>
        <w:rPr>
          <w:rStyle w:val="Strong"/>
          <w:rFonts w:ascii="Times" w:hAnsi="Times"/>
          <w:color w:val="000000"/>
          <w:sz w:val="27"/>
          <w:szCs w:val="27"/>
        </w:rPr>
        <w:t>causal genotype–phenotype mapping</w:t>
      </w:r>
      <w:r>
        <w:rPr>
          <w:rFonts w:ascii="Times" w:hAnsi="Times"/>
          <w:color w:val="000000"/>
          <w:sz w:val="27"/>
          <w:szCs w:val="27"/>
        </w:rPr>
        <w:t>. Importantly, it also exposes a critical reality: many disease-</w:t>
      </w:r>
      <w:r>
        <w:rPr>
          <w:rFonts w:ascii="Times" w:hAnsi="Times"/>
          <w:color w:val="000000"/>
          <w:sz w:val="27"/>
          <w:szCs w:val="27"/>
        </w:rPr>
        <w:lastRenderedPageBreak/>
        <w:t>associated variants do not produce dramatic transcriptomic changes, but instead cause </w:t>
      </w:r>
      <w:r>
        <w:rPr>
          <w:rStyle w:val="Strong"/>
          <w:rFonts w:ascii="Times" w:hAnsi="Times"/>
          <w:color w:val="000000"/>
          <w:sz w:val="27"/>
          <w:szCs w:val="27"/>
        </w:rPr>
        <w:t>subtle, distributed alterations in neuronal firing patterns and response properties</w:t>
      </w:r>
      <w:r>
        <w:rPr>
          <w:rFonts w:ascii="Times" w:hAnsi="Times"/>
          <w:color w:val="000000"/>
          <w:sz w:val="27"/>
          <w:szCs w:val="27"/>
        </w:rPr>
        <w:t>. These effects are invisible to assays that do not directly measure function.</w:t>
      </w:r>
    </w:p>
    <w:p w14:paraId="21285C4B" w14:textId="77777777" w:rsidR="0063043F" w:rsidRDefault="0063043F" w:rsidP="0063043F">
      <w:pPr>
        <w:pStyle w:val="Heading3"/>
        <w:rPr>
          <w:rFonts w:ascii="Times" w:hAnsi="Times"/>
          <w:color w:val="000000"/>
          <w:sz w:val="27"/>
          <w:szCs w:val="27"/>
        </w:rPr>
      </w:pPr>
      <w:r>
        <w:rPr>
          <w:rFonts w:ascii="Times" w:hAnsi="Times"/>
          <w:color w:val="000000"/>
        </w:rPr>
        <w:t>2.3 The early disappointments—and what they taught the field</w:t>
      </w:r>
    </w:p>
    <w:p w14:paraId="24697B38" w14:textId="77777777" w:rsidR="0063043F" w:rsidRDefault="0063043F" w:rsidP="0063043F">
      <w:pPr>
        <w:pStyle w:val="NormalWeb"/>
        <w:rPr>
          <w:rFonts w:ascii="Times" w:hAnsi="Times"/>
          <w:color w:val="000000"/>
          <w:sz w:val="27"/>
          <w:szCs w:val="27"/>
        </w:rPr>
      </w:pPr>
      <w:r>
        <w:rPr>
          <w:rFonts w:ascii="Times" w:hAnsi="Times"/>
          <w:color w:val="000000"/>
          <w:sz w:val="27"/>
          <w:szCs w:val="27"/>
        </w:rPr>
        <w:t>Initial enthusiasm for iPSC-based CNS models was tempered by practical and biological limitations. Early systems suffered from immature neuronal phenotypes, high line-to-line variability, poor reproducibility, and limited scalability. Many assays focused on static endpoints—marker expression, morphology, or bulk transcriptional profiles—that failed to capture disease-relevant dynamics.</w:t>
      </w:r>
    </w:p>
    <w:p w14:paraId="7DA8E23D" w14:textId="77777777" w:rsidR="0063043F" w:rsidRDefault="0063043F" w:rsidP="0063043F">
      <w:pPr>
        <w:pStyle w:val="NormalWeb"/>
        <w:rPr>
          <w:rFonts w:ascii="Times" w:hAnsi="Times"/>
          <w:color w:val="000000"/>
          <w:sz w:val="27"/>
          <w:szCs w:val="27"/>
        </w:rPr>
      </w:pPr>
      <w:r>
        <w:rPr>
          <w:rFonts w:ascii="Times" w:hAnsi="Times"/>
          <w:color w:val="000000"/>
          <w:sz w:val="27"/>
          <w:szCs w:val="27"/>
        </w:rPr>
        <w:t>These shortcomings led some to conclude that iPSC models were inherently unsuitable for drug discovery. In retrospect, this conclusion conflated </w:t>
      </w:r>
      <w:r>
        <w:rPr>
          <w:rStyle w:val="Strong"/>
          <w:rFonts w:ascii="Times" w:hAnsi="Times"/>
          <w:color w:val="000000"/>
          <w:sz w:val="27"/>
          <w:szCs w:val="27"/>
        </w:rPr>
        <w:t>immature implementations</w:t>
      </w:r>
      <w:r>
        <w:rPr>
          <w:rFonts w:ascii="Times" w:hAnsi="Times"/>
          <w:color w:val="000000"/>
          <w:sz w:val="27"/>
          <w:szCs w:val="27"/>
        </w:rPr>
        <w:t> with </w:t>
      </w:r>
      <w:r>
        <w:rPr>
          <w:rStyle w:val="Strong"/>
          <w:rFonts w:ascii="Times" w:hAnsi="Times"/>
          <w:color w:val="000000"/>
          <w:sz w:val="27"/>
          <w:szCs w:val="27"/>
        </w:rPr>
        <w:t>fundamental limitations</w:t>
      </w:r>
      <w:r>
        <w:rPr>
          <w:rFonts w:ascii="Times" w:hAnsi="Times"/>
          <w:color w:val="000000"/>
          <w:sz w:val="27"/>
          <w:szCs w:val="27"/>
        </w:rPr>
        <w:t>. The core issue was not the cells themselves, but the lack of appropriate </w:t>
      </w:r>
      <w:r>
        <w:rPr>
          <w:rStyle w:val="Strong"/>
          <w:rFonts w:ascii="Times" w:hAnsi="Times"/>
          <w:color w:val="000000"/>
          <w:sz w:val="27"/>
          <w:szCs w:val="27"/>
        </w:rPr>
        <w:t>functional readouts</w:t>
      </w:r>
      <w:r>
        <w:rPr>
          <w:rFonts w:ascii="Times" w:hAnsi="Times"/>
          <w:color w:val="000000"/>
          <w:sz w:val="27"/>
          <w:szCs w:val="27"/>
        </w:rPr>
        <w:t>, </w:t>
      </w:r>
      <w:r>
        <w:rPr>
          <w:rStyle w:val="Strong"/>
          <w:rFonts w:ascii="Times" w:hAnsi="Times"/>
          <w:color w:val="000000"/>
          <w:sz w:val="27"/>
          <w:szCs w:val="27"/>
        </w:rPr>
        <w:t>quality control</w:t>
      </w:r>
      <w:r>
        <w:rPr>
          <w:rFonts w:ascii="Times" w:hAnsi="Times"/>
          <w:color w:val="000000"/>
          <w:sz w:val="27"/>
          <w:szCs w:val="27"/>
        </w:rPr>
        <w:t>, and </w:t>
      </w:r>
      <w:r>
        <w:rPr>
          <w:rStyle w:val="Strong"/>
          <w:rFonts w:ascii="Times" w:hAnsi="Times"/>
          <w:color w:val="000000"/>
          <w:sz w:val="27"/>
          <w:szCs w:val="27"/>
        </w:rPr>
        <w:t>experimental scale</w:t>
      </w:r>
      <w:r>
        <w:rPr>
          <w:rFonts w:ascii="Times" w:hAnsi="Times"/>
          <w:color w:val="000000"/>
          <w:sz w:val="27"/>
          <w:szCs w:val="27"/>
        </w:rPr>
        <w:t>.</w:t>
      </w:r>
    </w:p>
    <w:p w14:paraId="52FC48A0" w14:textId="77777777" w:rsidR="0063043F" w:rsidRDefault="0063043F" w:rsidP="0063043F">
      <w:pPr>
        <w:pStyle w:val="NormalWeb"/>
        <w:rPr>
          <w:rFonts w:ascii="Times" w:hAnsi="Times"/>
          <w:color w:val="000000"/>
          <w:sz w:val="27"/>
          <w:szCs w:val="27"/>
        </w:rPr>
      </w:pPr>
      <w:r>
        <w:rPr>
          <w:rFonts w:ascii="Times" w:hAnsi="Times"/>
          <w:color w:val="000000"/>
          <w:sz w:val="27"/>
          <w:szCs w:val="27"/>
        </w:rPr>
        <w:t>Two lessons emerged clearly:</w:t>
      </w:r>
    </w:p>
    <w:p w14:paraId="337B15BE" w14:textId="77777777" w:rsidR="0063043F" w:rsidRDefault="0063043F" w:rsidP="0063043F">
      <w:pPr>
        <w:numPr>
          <w:ilvl w:val="0"/>
          <w:numId w:val="23"/>
        </w:numPr>
        <w:spacing w:before="100" w:beforeAutospacing="1" w:after="100" w:afterAutospacing="1"/>
        <w:rPr>
          <w:rFonts w:ascii="Times" w:hAnsi="Times"/>
          <w:color w:val="000000"/>
          <w:sz w:val="27"/>
          <w:szCs w:val="27"/>
        </w:rPr>
      </w:pPr>
      <w:r>
        <w:rPr>
          <w:rStyle w:val="Strong"/>
          <w:rFonts w:ascii="Times" w:hAnsi="Times"/>
          <w:color w:val="000000"/>
          <w:sz w:val="27"/>
          <w:szCs w:val="27"/>
        </w:rPr>
        <w:t>Maturation and context matter.</w:t>
      </w:r>
      <w:r>
        <w:rPr>
          <w:rFonts w:ascii="Times" w:hAnsi="Times"/>
          <w:color w:val="000000"/>
          <w:sz w:val="27"/>
          <w:szCs w:val="27"/>
        </w:rPr>
        <w:t> Neuronal phenotypes relevant to disease often emerge only after extended differentiation and under appropriate network conditions.</w:t>
      </w:r>
    </w:p>
    <w:p w14:paraId="13FDD7EB" w14:textId="77777777" w:rsidR="0063043F" w:rsidRDefault="0063043F" w:rsidP="0063043F">
      <w:pPr>
        <w:numPr>
          <w:ilvl w:val="0"/>
          <w:numId w:val="23"/>
        </w:numPr>
        <w:spacing w:before="100" w:beforeAutospacing="1" w:after="100" w:afterAutospacing="1"/>
        <w:rPr>
          <w:rFonts w:ascii="Times" w:hAnsi="Times"/>
          <w:color w:val="000000"/>
          <w:sz w:val="27"/>
          <w:szCs w:val="27"/>
        </w:rPr>
      </w:pPr>
      <w:r>
        <w:rPr>
          <w:rStyle w:val="Strong"/>
          <w:rFonts w:ascii="Times" w:hAnsi="Times"/>
          <w:color w:val="000000"/>
          <w:sz w:val="27"/>
          <w:szCs w:val="27"/>
        </w:rPr>
        <w:t>Functional measurements are indispensable.</w:t>
      </w:r>
      <w:r>
        <w:rPr>
          <w:rFonts w:ascii="Times" w:hAnsi="Times"/>
          <w:color w:val="000000"/>
          <w:sz w:val="27"/>
          <w:szCs w:val="27"/>
        </w:rPr>
        <w:t> Without direct measurement of neuronal activity, even genetically precise models provide limited insight into therapeutic potential.</w:t>
      </w:r>
    </w:p>
    <w:p w14:paraId="0C510733" w14:textId="77777777" w:rsidR="0063043F" w:rsidRDefault="0063043F" w:rsidP="0063043F">
      <w:pPr>
        <w:pStyle w:val="Heading3"/>
        <w:rPr>
          <w:rFonts w:ascii="Times" w:hAnsi="Times"/>
          <w:color w:val="000000"/>
          <w:sz w:val="27"/>
          <w:szCs w:val="27"/>
        </w:rPr>
      </w:pPr>
      <w:r>
        <w:rPr>
          <w:rFonts w:ascii="Times" w:hAnsi="Times"/>
          <w:color w:val="000000"/>
        </w:rPr>
        <w:t>2.4 From descriptive biology to experimental leverage</w:t>
      </w:r>
    </w:p>
    <w:p w14:paraId="1B8DE52E"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true promise of human cell–based models lies not in their descriptive fidelity, but in their </w:t>
      </w:r>
      <w:r>
        <w:rPr>
          <w:rStyle w:val="Strong"/>
          <w:rFonts w:ascii="Times" w:hAnsi="Times"/>
          <w:color w:val="000000"/>
          <w:sz w:val="27"/>
          <w:szCs w:val="27"/>
        </w:rPr>
        <w:t>experimental leverage</w:t>
      </w:r>
      <w:r>
        <w:rPr>
          <w:rFonts w:ascii="Times" w:hAnsi="Times"/>
          <w:color w:val="000000"/>
          <w:sz w:val="27"/>
          <w:szCs w:val="27"/>
        </w:rPr>
        <w:t>. When coupled with scalable, high-information functional assays, these systems enable a new class of experiments that were previously infeasible:</w:t>
      </w:r>
    </w:p>
    <w:p w14:paraId="2D9DCB49" w14:textId="77777777" w:rsidR="0063043F" w:rsidRDefault="0063043F" w:rsidP="0063043F">
      <w:pPr>
        <w:numPr>
          <w:ilvl w:val="0"/>
          <w:numId w:val="24"/>
        </w:numPr>
        <w:spacing w:before="100" w:beforeAutospacing="1" w:after="100" w:afterAutospacing="1"/>
        <w:rPr>
          <w:rFonts w:ascii="Times" w:hAnsi="Times"/>
          <w:color w:val="000000"/>
          <w:sz w:val="27"/>
          <w:szCs w:val="27"/>
        </w:rPr>
      </w:pPr>
      <w:r>
        <w:rPr>
          <w:rFonts w:ascii="Times" w:hAnsi="Times"/>
          <w:color w:val="000000"/>
          <w:sz w:val="27"/>
          <w:szCs w:val="27"/>
        </w:rPr>
        <w:t>Systematic perturbation of human neurons with thousands of pharmacologic agents</w:t>
      </w:r>
    </w:p>
    <w:p w14:paraId="198C847E" w14:textId="77777777" w:rsidR="0063043F" w:rsidRDefault="0063043F" w:rsidP="0063043F">
      <w:pPr>
        <w:numPr>
          <w:ilvl w:val="0"/>
          <w:numId w:val="24"/>
        </w:numPr>
        <w:spacing w:before="100" w:beforeAutospacing="1" w:after="100" w:afterAutospacing="1"/>
        <w:rPr>
          <w:rFonts w:ascii="Times" w:hAnsi="Times"/>
          <w:color w:val="000000"/>
          <w:sz w:val="27"/>
          <w:szCs w:val="27"/>
        </w:rPr>
      </w:pPr>
      <w:r>
        <w:rPr>
          <w:rFonts w:ascii="Times" w:hAnsi="Times"/>
          <w:color w:val="000000"/>
          <w:sz w:val="27"/>
          <w:szCs w:val="27"/>
        </w:rPr>
        <w:t>Quantitative comparison of genetic lesions and drug-induced states</w:t>
      </w:r>
    </w:p>
    <w:p w14:paraId="3EC38880" w14:textId="77777777" w:rsidR="0063043F" w:rsidRDefault="0063043F" w:rsidP="0063043F">
      <w:pPr>
        <w:numPr>
          <w:ilvl w:val="0"/>
          <w:numId w:val="24"/>
        </w:numPr>
        <w:spacing w:before="100" w:beforeAutospacing="1" w:after="100" w:afterAutospacing="1"/>
        <w:rPr>
          <w:rFonts w:ascii="Times" w:hAnsi="Times"/>
          <w:color w:val="000000"/>
          <w:sz w:val="27"/>
          <w:szCs w:val="27"/>
        </w:rPr>
      </w:pPr>
      <w:r>
        <w:rPr>
          <w:rFonts w:ascii="Times" w:hAnsi="Times"/>
          <w:color w:val="000000"/>
          <w:sz w:val="27"/>
          <w:szCs w:val="27"/>
        </w:rPr>
        <w:t>Direct measurement of phenotypic rescue at the level of neuronal function</w:t>
      </w:r>
    </w:p>
    <w:p w14:paraId="6E586F36"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shift reframes CNS discovery from a hypothesis-testing exercise—often constrained by limited models and endpoints—into a </w:t>
      </w:r>
      <w:r>
        <w:rPr>
          <w:rStyle w:val="Strong"/>
          <w:rFonts w:ascii="Times" w:hAnsi="Times"/>
          <w:color w:val="000000"/>
          <w:sz w:val="27"/>
          <w:szCs w:val="27"/>
        </w:rPr>
        <w:t>phenotype-driven, data-rich exploration of functional space</w:t>
      </w:r>
      <w:r>
        <w:rPr>
          <w:rFonts w:ascii="Times" w:hAnsi="Times"/>
          <w:color w:val="000000"/>
          <w:sz w:val="27"/>
          <w:szCs w:val="27"/>
        </w:rPr>
        <w:t xml:space="preserve">. Rather than asking whether a compound modulates </w:t>
      </w:r>
      <w:r>
        <w:rPr>
          <w:rFonts w:ascii="Times" w:hAnsi="Times"/>
          <w:color w:val="000000"/>
          <w:sz w:val="27"/>
          <w:szCs w:val="27"/>
        </w:rPr>
        <w:lastRenderedPageBreak/>
        <w:t>a target believed to be relevant, investigators can ask whether it </w:t>
      </w:r>
      <w:r>
        <w:rPr>
          <w:rStyle w:val="Strong"/>
          <w:rFonts w:ascii="Times" w:hAnsi="Times"/>
          <w:color w:val="000000"/>
          <w:sz w:val="27"/>
          <w:szCs w:val="27"/>
        </w:rPr>
        <w:t>restores normal neuronal behavior</w:t>
      </w:r>
      <w:r>
        <w:rPr>
          <w:rFonts w:ascii="Times" w:hAnsi="Times"/>
          <w:color w:val="000000"/>
          <w:sz w:val="27"/>
          <w:szCs w:val="27"/>
        </w:rPr>
        <w:t>, regardless of mechanism.</w:t>
      </w:r>
    </w:p>
    <w:p w14:paraId="51AF6D37" w14:textId="77777777" w:rsidR="0063043F" w:rsidRDefault="0063043F" w:rsidP="0063043F">
      <w:pPr>
        <w:pStyle w:val="Heading3"/>
        <w:rPr>
          <w:rFonts w:ascii="Times" w:hAnsi="Times"/>
          <w:color w:val="000000"/>
          <w:sz w:val="27"/>
          <w:szCs w:val="27"/>
        </w:rPr>
      </w:pPr>
      <w:r>
        <w:rPr>
          <w:rFonts w:ascii="Times" w:hAnsi="Times"/>
          <w:color w:val="000000"/>
        </w:rPr>
        <w:t>2.5 Implications for speed, risk, and decision quality</w:t>
      </w:r>
    </w:p>
    <w:p w14:paraId="51FDC7E6" w14:textId="77777777" w:rsidR="0063043F" w:rsidRDefault="0063043F" w:rsidP="0063043F">
      <w:pPr>
        <w:pStyle w:val="NormalWeb"/>
        <w:rPr>
          <w:rFonts w:ascii="Times" w:hAnsi="Times"/>
          <w:color w:val="000000"/>
          <w:sz w:val="27"/>
          <w:szCs w:val="27"/>
        </w:rPr>
      </w:pPr>
      <w:r>
        <w:rPr>
          <w:rFonts w:ascii="Times" w:hAnsi="Times"/>
          <w:color w:val="000000"/>
          <w:sz w:val="27"/>
          <w:szCs w:val="27"/>
        </w:rPr>
        <w:t>When properly implemented, human cell–based functional models offer several structural advantages over historical approaches:</w:t>
      </w:r>
    </w:p>
    <w:p w14:paraId="0FEA9222" w14:textId="77777777" w:rsidR="0063043F" w:rsidRDefault="0063043F" w:rsidP="0063043F">
      <w:pPr>
        <w:numPr>
          <w:ilvl w:val="0"/>
          <w:numId w:val="25"/>
        </w:numPr>
        <w:spacing w:before="100" w:beforeAutospacing="1" w:after="100" w:afterAutospacing="1"/>
        <w:rPr>
          <w:rFonts w:ascii="Times" w:hAnsi="Times"/>
          <w:color w:val="000000"/>
          <w:sz w:val="27"/>
          <w:szCs w:val="27"/>
        </w:rPr>
      </w:pPr>
      <w:r>
        <w:rPr>
          <w:rStyle w:val="Strong"/>
          <w:rFonts w:ascii="Times" w:hAnsi="Times"/>
          <w:color w:val="000000"/>
          <w:sz w:val="27"/>
          <w:szCs w:val="27"/>
        </w:rPr>
        <w:t>Earlier de-risking:</w:t>
      </w:r>
      <w:r>
        <w:rPr>
          <w:rFonts w:ascii="Times" w:hAnsi="Times"/>
          <w:color w:val="000000"/>
          <w:sz w:val="27"/>
          <w:szCs w:val="27"/>
        </w:rPr>
        <w:t> Functional failure can be detected before animal studies or clinical trials.</w:t>
      </w:r>
    </w:p>
    <w:p w14:paraId="34F4D215" w14:textId="77777777" w:rsidR="0063043F" w:rsidRDefault="0063043F" w:rsidP="0063043F">
      <w:pPr>
        <w:numPr>
          <w:ilvl w:val="0"/>
          <w:numId w:val="25"/>
        </w:numPr>
        <w:spacing w:before="100" w:beforeAutospacing="1" w:after="100" w:afterAutospacing="1"/>
        <w:rPr>
          <w:rFonts w:ascii="Times" w:hAnsi="Times"/>
          <w:color w:val="000000"/>
          <w:sz w:val="27"/>
          <w:szCs w:val="27"/>
        </w:rPr>
      </w:pPr>
      <w:r>
        <w:rPr>
          <w:rStyle w:val="Strong"/>
          <w:rFonts w:ascii="Times" w:hAnsi="Times"/>
          <w:color w:val="000000"/>
          <w:sz w:val="27"/>
          <w:szCs w:val="27"/>
        </w:rPr>
        <w:t>Higher information density:</w:t>
      </w:r>
      <w:r>
        <w:rPr>
          <w:rFonts w:ascii="Times" w:hAnsi="Times"/>
          <w:color w:val="000000"/>
          <w:sz w:val="27"/>
          <w:szCs w:val="27"/>
        </w:rPr>
        <w:t> Each experiment yields hundreds of quantitative features per cell, enabling nuanced mechanistic inference.</w:t>
      </w:r>
    </w:p>
    <w:p w14:paraId="2F2C3E28" w14:textId="77777777" w:rsidR="0063043F" w:rsidRDefault="0063043F" w:rsidP="0063043F">
      <w:pPr>
        <w:numPr>
          <w:ilvl w:val="0"/>
          <w:numId w:val="25"/>
        </w:numPr>
        <w:spacing w:before="100" w:beforeAutospacing="1" w:after="100" w:afterAutospacing="1"/>
        <w:rPr>
          <w:rFonts w:ascii="Times" w:hAnsi="Times"/>
          <w:color w:val="000000"/>
          <w:sz w:val="27"/>
          <w:szCs w:val="27"/>
        </w:rPr>
      </w:pPr>
      <w:r>
        <w:rPr>
          <w:rStyle w:val="Strong"/>
          <w:rFonts w:ascii="Times" w:hAnsi="Times"/>
          <w:color w:val="000000"/>
          <w:sz w:val="27"/>
          <w:szCs w:val="27"/>
        </w:rPr>
        <w:t>Modality agnosticism:</w:t>
      </w:r>
      <w:r>
        <w:rPr>
          <w:rFonts w:ascii="Times" w:hAnsi="Times"/>
          <w:color w:val="000000"/>
          <w:sz w:val="27"/>
          <w:szCs w:val="27"/>
        </w:rPr>
        <w:t> The same system can evaluate small molecules, genetic perturbations, and oligonucleotide-based therapies.</w:t>
      </w:r>
    </w:p>
    <w:p w14:paraId="4F5945CB" w14:textId="77777777" w:rsidR="0063043F" w:rsidRDefault="0063043F" w:rsidP="0063043F">
      <w:pPr>
        <w:numPr>
          <w:ilvl w:val="0"/>
          <w:numId w:val="25"/>
        </w:numPr>
        <w:spacing w:before="100" w:beforeAutospacing="1" w:after="100" w:afterAutospacing="1"/>
        <w:rPr>
          <w:rFonts w:ascii="Times" w:hAnsi="Times"/>
          <w:color w:val="000000"/>
          <w:sz w:val="27"/>
          <w:szCs w:val="27"/>
        </w:rPr>
      </w:pPr>
      <w:r>
        <w:rPr>
          <w:rStyle w:val="Strong"/>
          <w:rFonts w:ascii="Times" w:hAnsi="Times"/>
          <w:color w:val="000000"/>
          <w:sz w:val="27"/>
          <w:szCs w:val="27"/>
        </w:rPr>
        <w:t>Reusability of data:</w:t>
      </w:r>
      <w:r>
        <w:rPr>
          <w:rFonts w:ascii="Times" w:hAnsi="Times"/>
          <w:color w:val="000000"/>
          <w:sz w:val="27"/>
          <w:szCs w:val="27"/>
        </w:rPr>
        <w:t> Phenotypic signatures can be compared across diseases, programs, and time.</w:t>
      </w:r>
    </w:p>
    <w:p w14:paraId="2ED75E9B" w14:textId="77777777" w:rsidR="0063043F" w:rsidRDefault="0063043F" w:rsidP="0063043F">
      <w:pPr>
        <w:pStyle w:val="NormalWeb"/>
        <w:rPr>
          <w:rFonts w:ascii="Times" w:hAnsi="Times"/>
          <w:color w:val="000000"/>
          <w:sz w:val="27"/>
          <w:szCs w:val="27"/>
        </w:rPr>
      </w:pPr>
      <w:r>
        <w:rPr>
          <w:rFonts w:ascii="Times" w:hAnsi="Times"/>
          <w:color w:val="000000"/>
          <w:sz w:val="27"/>
          <w:szCs w:val="27"/>
        </w:rPr>
        <w:t>Most importantly, these models enable a </w:t>
      </w:r>
      <w:r>
        <w:rPr>
          <w:rStyle w:val="Strong"/>
          <w:rFonts w:ascii="Times" w:hAnsi="Times"/>
          <w:color w:val="000000"/>
          <w:sz w:val="27"/>
          <w:szCs w:val="27"/>
        </w:rPr>
        <w:t>shift in the definition of proof-of-concept</w:t>
      </w:r>
      <w:r>
        <w:rPr>
          <w:rFonts w:ascii="Times" w:hAnsi="Times"/>
          <w:color w:val="000000"/>
          <w:sz w:val="27"/>
          <w:szCs w:val="27"/>
        </w:rPr>
        <w:t>. Success is no longer defined solely by target engagement or behavioral proxy, but by demonstrable normalization of human neuronal function under disease-relevant conditions.</w:t>
      </w:r>
    </w:p>
    <w:p w14:paraId="17551C54" w14:textId="77777777" w:rsidR="0063043F" w:rsidRDefault="0063043F" w:rsidP="0063043F">
      <w:pPr>
        <w:pStyle w:val="Heading3"/>
        <w:rPr>
          <w:rFonts w:ascii="Times" w:hAnsi="Times"/>
          <w:color w:val="000000"/>
          <w:sz w:val="27"/>
          <w:szCs w:val="27"/>
        </w:rPr>
      </w:pPr>
      <w:r>
        <w:rPr>
          <w:rFonts w:ascii="Times" w:hAnsi="Times"/>
          <w:color w:val="000000"/>
        </w:rPr>
        <w:t>2.6 The remaining challenge: making it work at scale</w:t>
      </w:r>
    </w:p>
    <w:p w14:paraId="372C88F3" w14:textId="77777777" w:rsidR="0063043F" w:rsidRDefault="0063043F" w:rsidP="0063043F">
      <w:pPr>
        <w:pStyle w:val="NormalWeb"/>
        <w:rPr>
          <w:rFonts w:ascii="Times" w:hAnsi="Times"/>
          <w:color w:val="000000"/>
          <w:sz w:val="27"/>
          <w:szCs w:val="27"/>
        </w:rPr>
      </w:pPr>
      <w:r>
        <w:rPr>
          <w:rFonts w:ascii="Times" w:hAnsi="Times"/>
          <w:color w:val="000000"/>
          <w:sz w:val="27"/>
          <w:szCs w:val="27"/>
        </w:rPr>
        <w:t>Despite their promise, human cell–based models do not automatically translate into productive discovery platforms. To be transformative, they must overcome three remaining hurdles:</w:t>
      </w:r>
    </w:p>
    <w:p w14:paraId="25B9C08E" w14:textId="77777777" w:rsidR="0063043F" w:rsidRDefault="0063043F" w:rsidP="0063043F">
      <w:pPr>
        <w:numPr>
          <w:ilvl w:val="0"/>
          <w:numId w:val="26"/>
        </w:numPr>
        <w:spacing w:before="100" w:beforeAutospacing="1" w:after="100" w:afterAutospacing="1"/>
        <w:rPr>
          <w:rFonts w:ascii="Times" w:hAnsi="Times"/>
          <w:color w:val="000000"/>
          <w:sz w:val="27"/>
          <w:szCs w:val="27"/>
        </w:rPr>
      </w:pPr>
      <w:r>
        <w:rPr>
          <w:rStyle w:val="Strong"/>
          <w:rFonts w:ascii="Times" w:hAnsi="Times"/>
          <w:color w:val="000000"/>
          <w:sz w:val="27"/>
          <w:szCs w:val="27"/>
        </w:rPr>
        <w:t>Scalability:</w:t>
      </w:r>
      <w:r>
        <w:rPr>
          <w:rFonts w:ascii="Times" w:hAnsi="Times"/>
          <w:color w:val="000000"/>
          <w:sz w:val="27"/>
          <w:szCs w:val="27"/>
        </w:rPr>
        <w:t> CNS-relevant functional assays must operate at drug-discovery scale, not artisanal throughput.</w:t>
      </w:r>
    </w:p>
    <w:p w14:paraId="621CD7C2" w14:textId="77777777" w:rsidR="0063043F" w:rsidRDefault="0063043F" w:rsidP="0063043F">
      <w:pPr>
        <w:numPr>
          <w:ilvl w:val="0"/>
          <w:numId w:val="26"/>
        </w:numPr>
        <w:spacing w:before="100" w:beforeAutospacing="1" w:after="100" w:afterAutospacing="1"/>
        <w:rPr>
          <w:rFonts w:ascii="Times" w:hAnsi="Times"/>
          <w:color w:val="000000"/>
          <w:sz w:val="27"/>
          <w:szCs w:val="27"/>
        </w:rPr>
      </w:pPr>
      <w:r>
        <w:rPr>
          <w:rStyle w:val="Strong"/>
          <w:rFonts w:ascii="Times" w:hAnsi="Times"/>
          <w:color w:val="000000"/>
          <w:sz w:val="27"/>
          <w:szCs w:val="27"/>
        </w:rPr>
        <w:t>Reproducibility:</w:t>
      </w:r>
      <w:r>
        <w:rPr>
          <w:rFonts w:ascii="Times" w:hAnsi="Times"/>
          <w:color w:val="000000"/>
          <w:sz w:val="27"/>
          <w:szCs w:val="27"/>
        </w:rPr>
        <w:t> Variability from cell lines, differentiation batches, and experimental conditions must be controlled and quantified.</w:t>
      </w:r>
    </w:p>
    <w:p w14:paraId="078E14F5" w14:textId="77777777" w:rsidR="0063043F" w:rsidRDefault="0063043F" w:rsidP="0063043F">
      <w:pPr>
        <w:numPr>
          <w:ilvl w:val="0"/>
          <w:numId w:val="26"/>
        </w:numPr>
        <w:spacing w:before="100" w:beforeAutospacing="1" w:after="100" w:afterAutospacing="1"/>
        <w:rPr>
          <w:rFonts w:ascii="Times" w:hAnsi="Times"/>
          <w:color w:val="000000"/>
          <w:sz w:val="27"/>
          <w:szCs w:val="27"/>
        </w:rPr>
      </w:pPr>
      <w:r>
        <w:rPr>
          <w:rStyle w:val="Strong"/>
          <w:rFonts w:ascii="Times" w:hAnsi="Times"/>
          <w:color w:val="000000"/>
          <w:sz w:val="27"/>
          <w:szCs w:val="27"/>
        </w:rPr>
        <w:t>Interpretability:</w:t>
      </w:r>
      <w:r>
        <w:rPr>
          <w:rFonts w:ascii="Times" w:hAnsi="Times"/>
          <w:color w:val="000000"/>
          <w:sz w:val="27"/>
          <w:szCs w:val="27"/>
        </w:rPr>
        <w:t> High-dimensional functional data must be converted into decision-ready insights.</w:t>
      </w:r>
    </w:p>
    <w:p w14:paraId="70C6A88F"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remainder of this document argues that these hurdles can be—and have been—addressed through a specific combination of biological design, optical measurement technology, and computational infrastructure. Together, these elements enable a new class of CNS discovery platform built around </w:t>
      </w:r>
      <w:r>
        <w:rPr>
          <w:rStyle w:val="Strong"/>
          <w:rFonts w:ascii="Times" w:hAnsi="Times"/>
          <w:color w:val="000000"/>
          <w:sz w:val="27"/>
          <w:szCs w:val="27"/>
        </w:rPr>
        <w:t>human neuronal function as the primary currency of value</w:t>
      </w:r>
      <w:r>
        <w:rPr>
          <w:rFonts w:ascii="Times" w:hAnsi="Times"/>
          <w:color w:val="000000"/>
          <w:sz w:val="27"/>
          <w:szCs w:val="27"/>
        </w:rPr>
        <w:t>.</w:t>
      </w:r>
    </w:p>
    <w:p w14:paraId="103D6093" w14:textId="77777777" w:rsidR="0063043F" w:rsidRDefault="003B2BA8" w:rsidP="0063043F">
      <w:pPr>
        <w:rPr>
          <w:rFonts w:ascii="Times" w:hAnsi="Times"/>
          <w:sz w:val="27"/>
          <w:szCs w:val="27"/>
        </w:rPr>
      </w:pPr>
      <w:r w:rsidRPr="003B2BA8">
        <w:rPr>
          <w:noProof/>
          <w14:ligatures w14:val="standardContextual"/>
        </w:rPr>
        <w:pict w14:anchorId="56E3AB81">
          <v:rect id="_x0000_i1163" alt="" style="width:468pt;height:.05pt;mso-width-percent:0;mso-height-percent:0;mso-width-percent:0;mso-height-percent:0" o:hralign="center" o:hrstd="t" o:hr="t" fillcolor="#a0a0a0" stroked="f"/>
        </w:pict>
      </w:r>
    </w:p>
    <w:p w14:paraId="1DAEAD2A" w14:textId="77777777" w:rsidR="0063043F" w:rsidRDefault="0063043F" w:rsidP="0063043F">
      <w:pPr>
        <w:pStyle w:val="Heading1"/>
        <w:rPr>
          <w:rFonts w:ascii="Times" w:hAnsi="Times"/>
          <w:color w:val="000000"/>
          <w:sz w:val="48"/>
          <w:szCs w:val="48"/>
        </w:rPr>
      </w:pPr>
      <w:r>
        <w:rPr>
          <w:rFonts w:ascii="Times" w:hAnsi="Times"/>
          <w:color w:val="000000"/>
        </w:rPr>
        <w:lastRenderedPageBreak/>
        <w:t>Chapter 3</w:t>
      </w:r>
    </w:p>
    <w:p w14:paraId="5135DBDB" w14:textId="77777777" w:rsidR="0063043F" w:rsidRDefault="0063043F" w:rsidP="0063043F">
      <w:pPr>
        <w:pStyle w:val="Heading2"/>
        <w:rPr>
          <w:rFonts w:ascii="Times" w:hAnsi="Times"/>
          <w:color w:val="000000"/>
        </w:rPr>
      </w:pPr>
      <w:r>
        <w:rPr>
          <w:rFonts w:ascii="Times" w:hAnsi="Times"/>
          <w:color w:val="000000"/>
        </w:rPr>
        <w:t>Cell-Based Disease Models with Screenable Phenotypes</w:t>
      </w:r>
    </w:p>
    <w:p w14:paraId="1A4031DC" w14:textId="77777777" w:rsidR="0063043F" w:rsidRDefault="0063043F" w:rsidP="0063043F">
      <w:pPr>
        <w:pStyle w:val="NormalWeb"/>
        <w:rPr>
          <w:rFonts w:ascii="Times" w:hAnsi="Times"/>
          <w:color w:val="000000"/>
          <w:sz w:val="27"/>
          <w:szCs w:val="27"/>
        </w:rPr>
      </w:pPr>
      <w:r>
        <w:rPr>
          <w:rFonts w:ascii="Times" w:hAnsi="Times"/>
          <w:color w:val="000000"/>
          <w:sz w:val="27"/>
          <w:szCs w:val="27"/>
        </w:rPr>
        <w:t>Human cell–based models only become valuable for drug discovery when they produce </w:t>
      </w:r>
      <w:r>
        <w:rPr>
          <w:rStyle w:val="Strong"/>
          <w:rFonts w:ascii="Times" w:hAnsi="Times"/>
          <w:color w:val="000000"/>
          <w:sz w:val="27"/>
          <w:szCs w:val="27"/>
        </w:rPr>
        <w:t>phenotypes that are both biologically meaningful and operationally screenable</w:t>
      </w:r>
      <w:r>
        <w:rPr>
          <w:rFonts w:ascii="Times" w:hAnsi="Times"/>
          <w:color w:val="000000"/>
          <w:sz w:val="27"/>
          <w:szCs w:val="27"/>
        </w:rPr>
        <w:t>. Many CNS disease models have failed not because they lacked fidelity to disease biology, but because they did not generate phenotypes that could support rigorous, repeatable, and scalable experimental interrogation. This distinction—between </w:t>
      </w:r>
      <w:r>
        <w:rPr>
          <w:rStyle w:val="Emphasis"/>
          <w:rFonts w:ascii="Times" w:hAnsi="Times"/>
          <w:color w:val="000000"/>
          <w:sz w:val="27"/>
          <w:szCs w:val="27"/>
        </w:rPr>
        <w:t>disease relevance</w:t>
      </w:r>
      <w:r>
        <w:rPr>
          <w:rFonts w:ascii="Times" w:hAnsi="Times"/>
          <w:color w:val="000000"/>
          <w:sz w:val="27"/>
          <w:szCs w:val="27"/>
        </w:rPr>
        <w:t> and </w:t>
      </w:r>
      <w:r>
        <w:rPr>
          <w:rStyle w:val="Emphasis"/>
          <w:rFonts w:ascii="Times" w:hAnsi="Times"/>
          <w:color w:val="000000"/>
          <w:sz w:val="27"/>
          <w:szCs w:val="27"/>
        </w:rPr>
        <w:t>screenability</w:t>
      </w:r>
      <w:r>
        <w:rPr>
          <w:rFonts w:ascii="Times" w:hAnsi="Times"/>
          <w:color w:val="000000"/>
          <w:sz w:val="27"/>
          <w:szCs w:val="27"/>
        </w:rPr>
        <w:t>—is critical and often underappreciated.</w:t>
      </w:r>
    </w:p>
    <w:p w14:paraId="2BC57B79" w14:textId="77777777" w:rsidR="0063043F" w:rsidRDefault="0063043F" w:rsidP="0063043F">
      <w:pPr>
        <w:pStyle w:val="Heading3"/>
        <w:rPr>
          <w:rFonts w:ascii="Times" w:hAnsi="Times"/>
          <w:color w:val="000000"/>
          <w:sz w:val="27"/>
          <w:szCs w:val="27"/>
        </w:rPr>
      </w:pPr>
      <w:r>
        <w:rPr>
          <w:rFonts w:ascii="Times" w:hAnsi="Times"/>
          <w:color w:val="000000"/>
        </w:rPr>
        <w:t>3.1 What is a “screenable phenotype”?</w:t>
      </w:r>
    </w:p>
    <w:p w14:paraId="521E8D6C" w14:textId="77777777" w:rsidR="0063043F" w:rsidRDefault="0063043F" w:rsidP="0063043F">
      <w:pPr>
        <w:pStyle w:val="NormalWeb"/>
        <w:rPr>
          <w:rFonts w:ascii="Times" w:hAnsi="Times"/>
          <w:color w:val="000000"/>
          <w:sz w:val="27"/>
          <w:szCs w:val="27"/>
        </w:rPr>
      </w:pPr>
      <w:r>
        <w:rPr>
          <w:rFonts w:ascii="Times" w:hAnsi="Times"/>
          <w:color w:val="000000"/>
          <w:sz w:val="27"/>
          <w:szCs w:val="27"/>
        </w:rPr>
        <w:t>In the context of CNS drug discovery, a screenable phenotype is not simply any measurable difference between disease and control cells. It is a </w:t>
      </w:r>
      <w:r>
        <w:rPr>
          <w:rStyle w:val="Strong"/>
          <w:rFonts w:ascii="Times" w:hAnsi="Times"/>
          <w:color w:val="000000"/>
          <w:sz w:val="27"/>
          <w:szCs w:val="27"/>
        </w:rPr>
        <w:t>quantitative, reproducible, perturbable functional state</w:t>
      </w:r>
      <w:r>
        <w:rPr>
          <w:rFonts w:ascii="Times" w:hAnsi="Times"/>
          <w:color w:val="000000"/>
          <w:sz w:val="27"/>
          <w:szCs w:val="27"/>
        </w:rPr>
        <w:t> that satisfies six core criteria:</w:t>
      </w:r>
    </w:p>
    <w:p w14:paraId="79245879" w14:textId="77777777" w:rsidR="0063043F" w:rsidRDefault="0063043F" w:rsidP="0063043F">
      <w:pPr>
        <w:numPr>
          <w:ilvl w:val="0"/>
          <w:numId w:val="27"/>
        </w:numPr>
        <w:spacing w:before="100" w:beforeAutospacing="1" w:after="100" w:afterAutospacing="1"/>
        <w:rPr>
          <w:rFonts w:ascii="Times" w:hAnsi="Times"/>
          <w:color w:val="000000"/>
          <w:sz w:val="27"/>
          <w:szCs w:val="27"/>
        </w:rPr>
      </w:pPr>
      <w:r>
        <w:rPr>
          <w:rStyle w:val="Strong"/>
          <w:rFonts w:ascii="Times" w:hAnsi="Times"/>
          <w:color w:val="000000"/>
          <w:sz w:val="27"/>
          <w:szCs w:val="27"/>
        </w:rPr>
        <w:t>Causality:</w:t>
      </w:r>
      <w:r>
        <w:rPr>
          <w:rFonts w:ascii="Times" w:hAnsi="Times"/>
          <w:color w:val="000000"/>
          <w:sz w:val="27"/>
          <w:szCs w:val="27"/>
        </w:rPr>
        <w:t> The phenotype is directly linked to disease-relevant mechanisms, not downstream epiphenomena.</w:t>
      </w:r>
    </w:p>
    <w:p w14:paraId="02631DE9" w14:textId="77777777" w:rsidR="0063043F" w:rsidRDefault="0063043F" w:rsidP="0063043F">
      <w:pPr>
        <w:numPr>
          <w:ilvl w:val="0"/>
          <w:numId w:val="27"/>
        </w:numPr>
        <w:spacing w:before="100" w:beforeAutospacing="1" w:after="100" w:afterAutospacing="1"/>
        <w:rPr>
          <w:rFonts w:ascii="Times" w:hAnsi="Times"/>
          <w:color w:val="000000"/>
          <w:sz w:val="27"/>
          <w:szCs w:val="27"/>
        </w:rPr>
      </w:pPr>
      <w:r>
        <w:rPr>
          <w:rStyle w:val="Strong"/>
          <w:rFonts w:ascii="Times" w:hAnsi="Times"/>
          <w:color w:val="000000"/>
          <w:sz w:val="27"/>
          <w:szCs w:val="27"/>
        </w:rPr>
        <w:t>Effect size:</w:t>
      </w:r>
      <w:r>
        <w:rPr>
          <w:rFonts w:ascii="Times" w:hAnsi="Times"/>
          <w:color w:val="000000"/>
          <w:sz w:val="27"/>
          <w:szCs w:val="27"/>
        </w:rPr>
        <w:t> The signal is large enough to be distinguished from biological and technical noise at the single-cell level.</w:t>
      </w:r>
    </w:p>
    <w:p w14:paraId="2F7F222D" w14:textId="77777777" w:rsidR="0063043F" w:rsidRDefault="0063043F" w:rsidP="0063043F">
      <w:pPr>
        <w:numPr>
          <w:ilvl w:val="0"/>
          <w:numId w:val="27"/>
        </w:numPr>
        <w:spacing w:before="100" w:beforeAutospacing="1" w:after="100" w:afterAutospacing="1"/>
        <w:rPr>
          <w:rFonts w:ascii="Times" w:hAnsi="Times"/>
          <w:color w:val="000000"/>
          <w:sz w:val="27"/>
          <w:szCs w:val="27"/>
        </w:rPr>
      </w:pPr>
      <w:r>
        <w:rPr>
          <w:rStyle w:val="Strong"/>
          <w:rFonts w:ascii="Times" w:hAnsi="Times"/>
          <w:color w:val="000000"/>
          <w:sz w:val="27"/>
          <w:szCs w:val="27"/>
        </w:rPr>
        <w:t>Stability:</w:t>
      </w:r>
      <w:r>
        <w:rPr>
          <w:rFonts w:ascii="Times" w:hAnsi="Times"/>
          <w:color w:val="000000"/>
          <w:sz w:val="27"/>
          <w:szCs w:val="27"/>
        </w:rPr>
        <w:t> The phenotype is consistent across time, batches, and experimental repeats.</w:t>
      </w:r>
    </w:p>
    <w:p w14:paraId="3B4EEA79" w14:textId="77777777" w:rsidR="0063043F" w:rsidRDefault="0063043F" w:rsidP="0063043F">
      <w:pPr>
        <w:numPr>
          <w:ilvl w:val="0"/>
          <w:numId w:val="27"/>
        </w:numPr>
        <w:spacing w:before="100" w:beforeAutospacing="1" w:after="100" w:afterAutospacing="1"/>
        <w:rPr>
          <w:rFonts w:ascii="Times" w:hAnsi="Times"/>
          <w:color w:val="000000"/>
          <w:sz w:val="27"/>
          <w:szCs w:val="27"/>
        </w:rPr>
      </w:pPr>
      <w:r>
        <w:rPr>
          <w:rStyle w:val="Strong"/>
          <w:rFonts w:ascii="Times" w:hAnsi="Times"/>
          <w:color w:val="000000"/>
          <w:sz w:val="27"/>
          <w:szCs w:val="27"/>
        </w:rPr>
        <w:t>Perturbability:</w:t>
      </w:r>
      <w:r>
        <w:rPr>
          <w:rFonts w:ascii="Times" w:hAnsi="Times"/>
          <w:color w:val="000000"/>
          <w:sz w:val="27"/>
          <w:szCs w:val="27"/>
        </w:rPr>
        <w:t> The phenotype can be shifted—ideally normalized—by genetic or pharmacologic intervention.</w:t>
      </w:r>
    </w:p>
    <w:p w14:paraId="5D85F16E" w14:textId="77777777" w:rsidR="0063043F" w:rsidRDefault="0063043F" w:rsidP="0063043F">
      <w:pPr>
        <w:numPr>
          <w:ilvl w:val="0"/>
          <w:numId w:val="27"/>
        </w:numPr>
        <w:spacing w:before="100" w:beforeAutospacing="1" w:after="100" w:afterAutospacing="1"/>
        <w:rPr>
          <w:rFonts w:ascii="Times" w:hAnsi="Times"/>
          <w:color w:val="000000"/>
          <w:sz w:val="27"/>
          <w:szCs w:val="27"/>
        </w:rPr>
      </w:pPr>
      <w:r>
        <w:rPr>
          <w:rStyle w:val="Strong"/>
          <w:rFonts w:ascii="Times" w:hAnsi="Times"/>
          <w:color w:val="000000"/>
          <w:sz w:val="27"/>
          <w:szCs w:val="27"/>
        </w:rPr>
        <w:t>Scalability:</w:t>
      </w:r>
      <w:r>
        <w:rPr>
          <w:rFonts w:ascii="Times" w:hAnsi="Times"/>
          <w:color w:val="000000"/>
          <w:sz w:val="27"/>
          <w:szCs w:val="27"/>
        </w:rPr>
        <w:t> The assay can be run across thousands to millions of cells and hundreds to thousands of perturbations.</w:t>
      </w:r>
    </w:p>
    <w:p w14:paraId="768C021E" w14:textId="77777777" w:rsidR="0063043F" w:rsidRDefault="0063043F" w:rsidP="0063043F">
      <w:pPr>
        <w:numPr>
          <w:ilvl w:val="0"/>
          <w:numId w:val="27"/>
        </w:numPr>
        <w:spacing w:before="100" w:beforeAutospacing="1" w:after="100" w:afterAutospacing="1"/>
        <w:rPr>
          <w:rFonts w:ascii="Times" w:hAnsi="Times"/>
          <w:color w:val="000000"/>
          <w:sz w:val="27"/>
          <w:szCs w:val="27"/>
        </w:rPr>
      </w:pPr>
      <w:r>
        <w:rPr>
          <w:rStyle w:val="Strong"/>
          <w:rFonts w:ascii="Times" w:hAnsi="Times"/>
          <w:color w:val="000000"/>
          <w:sz w:val="27"/>
          <w:szCs w:val="27"/>
        </w:rPr>
        <w:t>Interpretability:</w:t>
      </w:r>
      <w:r>
        <w:rPr>
          <w:rFonts w:ascii="Times" w:hAnsi="Times"/>
          <w:color w:val="000000"/>
          <w:sz w:val="27"/>
          <w:szCs w:val="27"/>
        </w:rPr>
        <w:t> Changes in the phenotype can be mapped to mechanistic hypotheses and decision-relevant outcomes.</w:t>
      </w:r>
    </w:p>
    <w:p w14:paraId="743A2E15" w14:textId="77777777" w:rsidR="0063043F" w:rsidRDefault="0063043F" w:rsidP="0063043F">
      <w:pPr>
        <w:pStyle w:val="NormalWeb"/>
        <w:rPr>
          <w:rFonts w:ascii="Times" w:hAnsi="Times"/>
          <w:color w:val="000000"/>
          <w:sz w:val="27"/>
          <w:szCs w:val="27"/>
        </w:rPr>
      </w:pPr>
      <w:r>
        <w:rPr>
          <w:rFonts w:ascii="Times" w:hAnsi="Times"/>
          <w:color w:val="000000"/>
          <w:sz w:val="27"/>
          <w:szCs w:val="27"/>
        </w:rPr>
        <w:t>Phenotypes that fail any one of these criteria may be informative for basic research, but they are poor substrates for drug discovery.</w:t>
      </w:r>
    </w:p>
    <w:p w14:paraId="7706DF20" w14:textId="77777777" w:rsidR="0063043F" w:rsidRDefault="0063043F" w:rsidP="0063043F">
      <w:pPr>
        <w:pStyle w:val="Heading3"/>
        <w:rPr>
          <w:rFonts w:ascii="Times" w:hAnsi="Times"/>
          <w:color w:val="000000"/>
          <w:sz w:val="27"/>
          <w:szCs w:val="27"/>
        </w:rPr>
      </w:pPr>
      <w:r>
        <w:rPr>
          <w:rFonts w:ascii="Times" w:hAnsi="Times"/>
          <w:color w:val="000000"/>
        </w:rPr>
        <w:t>3.2 Why many historical cell-based CNS phenotypes failed</w:t>
      </w:r>
    </w:p>
    <w:p w14:paraId="5DAAC66F" w14:textId="77777777" w:rsidR="0063043F" w:rsidRDefault="0063043F" w:rsidP="0063043F">
      <w:pPr>
        <w:pStyle w:val="NormalWeb"/>
        <w:rPr>
          <w:rFonts w:ascii="Times" w:hAnsi="Times"/>
          <w:color w:val="000000"/>
          <w:sz w:val="27"/>
          <w:szCs w:val="27"/>
        </w:rPr>
      </w:pPr>
      <w:r>
        <w:rPr>
          <w:rFonts w:ascii="Times" w:hAnsi="Times"/>
          <w:color w:val="000000"/>
          <w:sz w:val="27"/>
          <w:szCs w:val="27"/>
        </w:rPr>
        <w:t>Early CNS cell-based assays often focused on </w:t>
      </w:r>
      <w:r>
        <w:rPr>
          <w:rStyle w:val="Strong"/>
          <w:rFonts w:ascii="Times" w:hAnsi="Times"/>
          <w:color w:val="000000"/>
          <w:sz w:val="27"/>
          <w:szCs w:val="27"/>
        </w:rPr>
        <w:t>static or low-information endpoints</w:t>
      </w:r>
      <w:r>
        <w:rPr>
          <w:rFonts w:ascii="Times" w:hAnsi="Times"/>
          <w:color w:val="000000"/>
          <w:sz w:val="27"/>
          <w:szCs w:val="27"/>
        </w:rPr>
        <w:t>: marker expression, neurite length, synapse counts, or bulk transcriptional changes. While these features can reflect aspects of neuronal differentiation or stress, they are weak proxies for neuronal function and are often poorly correlated with therapeutic outcomes.</w:t>
      </w:r>
    </w:p>
    <w:p w14:paraId="7B8B7B3E" w14:textId="77777777" w:rsidR="0063043F" w:rsidRDefault="0063043F" w:rsidP="0063043F">
      <w:pPr>
        <w:pStyle w:val="NormalWeb"/>
        <w:rPr>
          <w:rFonts w:ascii="Times" w:hAnsi="Times"/>
          <w:color w:val="000000"/>
          <w:sz w:val="27"/>
          <w:szCs w:val="27"/>
        </w:rPr>
      </w:pPr>
      <w:r>
        <w:rPr>
          <w:rFonts w:ascii="Times" w:hAnsi="Times"/>
          <w:color w:val="000000"/>
          <w:sz w:val="27"/>
          <w:szCs w:val="27"/>
        </w:rPr>
        <w:t>Several recurring failure modes emerged:</w:t>
      </w:r>
    </w:p>
    <w:p w14:paraId="31040172" w14:textId="77777777" w:rsidR="0063043F" w:rsidRDefault="0063043F" w:rsidP="0063043F">
      <w:pPr>
        <w:numPr>
          <w:ilvl w:val="0"/>
          <w:numId w:val="28"/>
        </w:numPr>
        <w:spacing w:before="100" w:beforeAutospacing="1" w:after="100" w:afterAutospacing="1"/>
        <w:rPr>
          <w:rFonts w:ascii="Times" w:hAnsi="Times"/>
          <w:color w:val="000000"/>
          <w:sz w:val="27"/>
          <w:szCs w:val="27"/>
        </w:rPr>
      </w:pPr>
      <w:r>
        <w:rPr>
          <w:rStyle w:val="Strong"/>
          <w:rFonts w:ascii="Times" w:hAnsi="Times"/>
          <w:color w:val="000000"/>
          <w:sz w:val="27"/>
          <w:szCs w:val="27"/>
        </w:rPr>
        <w:lastRenderedPageBreak/>
        <w:t>Descriptive but non-actionable:</w:t>
      </w:r>
      <w:r>
        <w:rPr>
          <w:rFonts w:ascii="Times" w:hAnsi="Times"/>
          <w:color w:val="000000"/>
          <w:sz w:val="27"/>
          <w:szCs w:val="27"/>
        </w:rPr>
        <w:t> Phenotypes that differentiated disease from control but did not change meaningfully in response to known effective drugs.</w:t>
      </w:r>
    </w:p>
    <w:p w14:paraId="01B838ED" w14:textId="77777777" w:rsidR="0063043F" w:rsidRDefault="0063043F" w:rsidP="0063043F">
      <w:pPr>
        <w:numPr>
          <w:ilvl w:val="0"/>
          <w:numId w:val="28"/>
        </w:numPr>
        <w:spacing w:before="100" w:beforeAutospacing="1" w:after="100" w:afterAutospacing="1"/>
        <w:rPr>
          <w:rFonts w:ascii="Times" w:hAnsi="Times"/>
          <w:color w:val="000000"/>
          <w:sz w:val="27"/>
          <w:szCs w:val="27"/>
        </w:rPr>
      </w:pPr>
      <w:r>
        <w:rPr>
          <w:rStyle w:val="Strong"/>
          <w:rFonts w:ascii="Times" w:hAnsi="Times"/>
          <w:color w:val="000000"/>
          <w:sz w:val="27"/>
          <w:szCs w:val="27"/>
        </w:rPr>
        <w:t>Low dynamic range:</w:t>
      </w:r>
      <w:r>
        <w:rPr>
          <w:rFonts w:ascii="Times" w:hAnsi="Times"/>
          <w:color w:val="000000"/>
          <w:sz w:val="27"/>
          <w:szCs w:val="27"/>
        </w:rPr>
        <w:t> Small effect sizes relative to variability, making hit detection unreliable.</w:t>
      </w:r>
    </w:p>
    <w:p w14:paraId="136C8CA7" w14:textId="77777777" w:rsidR="0063043F" w:rsidRDefault="0063043F" w:rsidP="0063043F">
      <w:pPr>
        <w:numPr>
          <w:ilvl w:val="0"/>
          <w:numId w:val="28"/>
        </w:numPr>
        <w:spacing w:before="100" w:beforeAutospacing="1" w:after="100" w:afterAutospacing="1"/>
        <w:rPr>
          <w:rFonts w:ascii="Times" w:hAnsi="Times"/>
          <w:color w:val="000000"/>
          <w:sz w:val="27"/>
          <w:szCs w:val="27"/>
        </w:rPr>
      </w:pPr>
      <w:r>
        <w:rPr>
          <w:rStyle w:val="Strong"/>
          <w:rFonts w:ascii="Times" w:hAnsi="Times"/>
          <w:color w:val="000000"/>
          <w:sz w:val="27"/>
          <w:szCs w:val="27"/>
        </w:rPr>
        <w:t>Single-feature dependence:</w:t>
      </w:r>
      <w:r>
        <w:rPr>
          <w:rFonts w:ascii="Times" w:hAnsi="Times"/>
          <w:color w:val="000000"/>
          <w:sz w:val="27"/>
          <w:szCs w:val="27"/>
        </w:rPr>
        <w:t> Over-reliance on one metric, vulnerable to false positives and batch effects.</w:t>
      </w:r>
    </w:p>
    <w:p w14:paraId="465CB11F" w14:textId="77777777" w:rsidR="0063043F" w:rsidRDefault="0063043F" w:rsidP="0063043F">
      <w:pPr>
        <w:numPr>
          <w:ilvl w:val="0"/>
          <w:numId w:val="28"/>
        </w:numPr>
        <w:spacing w:before="100" w:beforeAutospacing="1" w:after="100" w:afterAutospacing="1"/>
        <w:rPr>
          <w:rFonts w:ascii="Times" w:hAnsi="Times"/>
          <w:color w:val="000000"/>
          <w:sz w:val="27"/>
          <w:szCs w:val="27"/>
        </w:rPr>
      </w:pPr>
      <w:r>
        <w:rPr>
          <w:rStyle w:val="Strong"/>
          <w:rFonts w:ascii="Times" w:hAnsi="Times"/>
          <w:color w:val="000000"/>
          <w:sz w:val="27"/>
          <w:szCs w:val="27"/>
        </w:rPr>
        <w:t>Lack of reversibility:</w:t>
      </w:r>
      <w:r>
        <w:rPr>
          <w:rFonts w:ascii="Times" w:hAnsi="Times"/>
          <w:color w:val="000000"/>
          <w:sz w:val="27"/>
          <w:szCs w:val="27"/>
        </w:rPr>
        <w:t> Phenotypes that appeared disease-specific but could not be rescued, undermining their therapeutic relevance.</w:t>
      </w:r>
    </w:p>
    <w:p w14:paraId="6D03C38E" w14:textId="77777777" w:rsidR="0063043F" w:rsidRDefault="0063043F" w:rsidP="0063043F">
      <w:pPr>
        <w:pStyle w:val="NormalWeb"/>
        <w:rPr>
          <w:rFonts w:ascii="Times" w:hAnsi="Times"/>
          <w:color w:val="000000"/>
          <w:sz w:val="27"/>
          <w:szCs w:val="27"/>
        </w:rPr>
      </w:pPr>
      <w:r>
        <w:rPr>
          <w:rFonts w:ascii="Times" w:hAnsi="Times"/>
          <w:color w:val="000000"/>
          <w:sz w:val="27"/>
          <w:szCs w:val="27"/>
        </w:rPr>
        <w:t>These issues were exacerbated in CNS models because disease-relevant dysfunction often manifests as </w:t>
      </w:r>
      <w:r>
        <w:rPr>
          <w:rStyle w:val="Strong"/>
          <w:rFonts w:ascii="Times" w:hAnsi="Times"/>
          <w:color w:val="000000"/>
          <w:sz w:val="27"/>
          <w:szCs w:val="27"/>
        </w:rPr>
        <w:t>distributed changes in neuronal excitability and firing dynamics</w:t>
      </w:r>
      <w:r>
        <w:rPr>
          <w:rFonts w:ascii="Times" w:hAnsi="Times"/>
          <w:color w:val="000000"/>
          <w:sz w:val="27"/>
          <w:szCs w:val="27"/>
        </w:rPr>
        <w:t>, rather than discrete molecular events.</w:t>
      </w:r>
    </w:p>
    <w:p w14:paraId="447221DC" w14:textId="77777777" w:rsidR="0063043F" w:rsidRDefault="0063043F" w:rsidP="0063043F">
      <w:pPr>
        <w:pStyle w:val="Heading3"/>
        <w:rPr>
          <w:rFonts w:ascii="Times" w:hAnsi="Times"/>
          <w:color w:val="000000"/>
          <w:sz w:val="27"/>
          <w:szCs w:val="27"/>
        </w:rPr>
      </w:pPr>
      <w:r>
        <w:rPr>
          <w:rFonts w:ascii="Times" w:hAnsi="Times"/>
          <w:color w:val="000000"/>
        </w:rPr>
        <w:t>3.3 Functional phenotypes as the correct abstraction layer</w:t>
      </w:r>
    </w:p>
    <w:p w14:paraId="6989D7C0" w14:textId="77777777" w:rsidR="0063043F" w:rsidRDefault="0063043F" w:rsidP="0063043F">
      <w:pPr>
        <w:pStyle w:val="NormalWeb"/>
        <w:rPr>
          <w:rFonts w:ascii="Times" w:hAnsi="Times"/>
          <w:color w:val="000000"/>
          <w:sz w:val="27"/>
          <w:szCs w:val="27"/>
        </w:rPr>
      </w:pPr>
      <w:r>
        <w:rPr>
          <w:rFonts w:ascii="Times" w:hAnsi="Times"/>
          <w:color w:val="000000"/>
          <w:sz w:val="27"/>
          <w:szCs w:val="27"/>
        </w:rPr>
        <w:t>For most CNS disorders, neuronal function—not gene expression per se—is the final common pathway linking molecular perturbation to clinical phenotype. Action potential generation, spike timing, firing probability, adaptation, and synaptic responsiveness collectively define how neurons process information and communicate within circuits.</w:t>
      </w:r>
    </w:p>
    <w:p w14:paraId="6826D0FE" w14:textId="77777777" w:rsidR="0063043F" w:rsidRDefault="0063043F" w:rsidP="0063043F">
      <w:pPr>
        <w:pStyle w:val="NormalWeb"/>
        <w:rPr>
          <w:rFonts w:ascii="Times" w:hAnsi="Times"/>
          <w:color w:val="000000"/>
          <w:sz w:val="27"/>
          <w:szCs w:val="27"/>
        </w:rPr>
      </w:pPr>
      <w:r>
        <w:rPr>
          <w:rFonts w:ascii="Times" w:hAnsi="Times"/>
          <w:color w:val="000000"/>
          <w:sz w:val="27"/>
          <w:szCs w:val="27"/>
        </w:rPr>
        <w:t>Functional phenotypes built on these properties have several decisive advantages:</w:t>
      </w:r>
    </w:p>
    <w:p w14:paraId="342C7DDC" w14:textId="77777777" w:rsidR="0063043F" w:rsidRDefault="0063043F" w:rsidP="0063043F">
      <w:pPr>
        <w:numPr>
          <w:ilvl w:val="0"/>
          <w:numId w:val="29"/>
        </w:numPr>
        <w:spacing w:before="100" w:beforeAutospacing="1" w:after="100" w:afterAutospacing="1"/>
        <w:rPr>
          <w:rFonts w:ascii="Times" w:hAnsi="Times"/>
          <w:color w:val="000000"/>
          <w:sz w:val="27"/>
          <w:szCs w:val="27"/>
        </w:rPr>
      </w:pPr>
      <w:r>
        <w:rPr>
          <w:rFonts w:ascii="Times" w:hAnsi="Times"/>
          <w:color w:val="000000"/>
          <w:sz w:val="27"/>
          <w:szCs w:val="27"/>
        </w:rPr>
        <w:t>They integrate the effects of multiple molecular pathways simultaneously.</w:t>
      </w:r>
    </w:p>
    <w:p w14:paraId="29E535BE" w14:textId="77777777" w:rsidR="0063043F" w:rsidRDefault="0063043F" w:rsidP="0063043F">
      <w:pPr>
        <w:numPr>
          <w:ilvl w:val="0"/>
          <w:numId w:val="29"/>
        </w:numPr>
        <w:spacing w:before="100" w:beforeAutospacing="1" w:after="100" w:afterAutospacing="1"/>
        <w:rPr>
          <w:rFonts w:ascii="Times" w:hAnsi="Times"/>
          <w:color w:val="000000"/>
          <w:sz w:val="27"/>
          <w:szCs w:val="27"/>
        </w:rPr>
      </w:pPr>
      <w:r>
        <w:rPr>
          <w:rFonts w:ascii="Times" w:hAnsi="Times"/>
          <w:color w:val="000000"/>
          <w:sz w:val="27"/>
          <w:szCs w:val="27"/>
        </w:rPr>
        <w:t>They capture nonlinear and emergent behaviors.</w:t>
      </w:r>
    </w:p>
    <w:p w14:paraId="594B852D" w14:textId="77777777" w:rsidR="0063043F" w:rsidRDefault="0063043F" w:rsidP="0063043F">
      <w:pPr>
        <w:numPr>
          <w:ilvl w:val="0"/>
          <w:numId w:val="29"/>
        </w:numPr>
        <w:spacing w:before="100" w:beforeAutospacing="1" w:after="100" w:afterAutospacing="1"/>
        <w:rPr>
          <w:rFonts w:ascii="Times" w:hAnsi="Times"/>
          <w:color w:val="000000"/>
          <w:sz w:val="27"/>
          <w:szCs w:val="27"/>
        </w:rPr>
      </w:pPr>
      <w:r>
        <w:rPr>
          <w:rFonts w:ascii="Times" w:hAnsi="Times"/>
          <w:color w:val="000000"/>
          <w:sz w:val="27"/>
          <w:szCs w:val="27"/>
        </w:rPr>
        <w:t>They align closely with disease mechanisms in epilepsy, neurodevelopmental disorders, pain, and neuropsychiatry.</w:t>
      </w:r>
    </w:p>
    <w:p w14:paraId="4140F04E" w14:textId="77777777" w:rsidR="0063043F" w:rsidRDefault="0063043F" w:rsidP="0063043F">
      <w:pPr>
        <w:pStyle w:val="NormalWeb"/>
        <w:rPr>
          <w:rFonts w:ascii="Times" w:hAnsi="Times"/>
          <w:color w:val="000000"/>
          <w:sz w:val="27"/>
          <w:szCs w:val="27"/>
        </w:rPr>
      </w:pPr>
      <w:r>
        <w:rPr>
          <w:rFonts w:ascii="Times" w:hAnsi="Times"/>
          <w:color w:val="000000"/>
          <w:sz w:val="27"/>
          <w:szCs w:val="27"/>
        </w:rPr>
        <w:t>Importantly, functional phenotypes are </w:t>
      </w:r>
      <w:r>
        <w:rPr>
          <w:rStyle w:val="Strong"/>
          <w:rFonts w:ascii="Times" w:hAnsi="Times"/>
          <w:color w:val="000000"/>
          <w:sz w:val="27"/>
          <w:szCs w:val="27"/>
        </w:rPr>
        <w:t>not monolithic</w:t>
      </w:r>
      <w:r>
        <w:rPr>
          <w:rFonts w:ascii="Times" w:hAnsi="Times"/>
          <w:color w:val="000000"/>
          <w:sz w:val="27"/>
          <w:szCs w:val="27"/>
        </w:rPr>
        <w:t>. A disease state is better represented as a </w:t>
      </w:r>
      <w:r>
        <w:rPr>
          <w:rStyle w:val="Strong"/>
          <w:rFonts w:ascii="Times" w:hAnsi="Times"/>
          <w:color w:val="000000"/>
          <w:sz w:val="27"/>
          <w:szCs w:val="27"/>
        </w:rPr>
        <w:t>vector in a high-dimensional functional space</w:t>
      </w:r>
      <w:r>
        <w:rPr>
          <w:rFonts w:ascii="Times" w:hAnsi="Times"/>
          <w:color w:val="000000"/>
          <w:sz w:val="27"/>
          <w:szCs w:val="27"/>
        </w:rPr>
        <w:t>, rather than a single scalar readout. This allows for partial rescue, mechanistic differentiation, and nuanced prioritization of therapeutic candidates.</w:t>
      </w:r>
    </w:p>
    <w:p w14:paraId="734FBBD2" w14:textId="77777777" w:rsidR="0063043F" w:rsidRDefault="0063043F" w:rsidP="0063043F">
      <w:pPr>
        <w:pStyle w:val="Heading3"/>
        <w:rPr>
          <w:rFonts w:ascii="Times" w:hAnsi="Times"/>
          <w:color w:val="000000"/>
          <w:sz w:val="27"/>
          <w:szCs w:val="27"/>
        </w:rPr>
      </w:pPr>
      <w:r>
        <w:rPr>
          <w:rFonts w:ascii="Times" w:hAnsi="Times"/>
          <w:color w:val="000000"/>
        </w:rPr>
        <w:t>3.4 From single readouts to phenotypic signatures</w:t>
      </w:r>
    </w:p>
    <w:p w14:paraId="54E55F2C" w14:textId="77777777" w:rsidR="0063043F" w:rsidRDefault="0063043F" w:rsidP="0063043F">
      <w:pPr>
        <w:pStyle w:val="NormalWeb"/>
        <w:rPr>
          <w:rFonts w:ascii="Times" w:hAnsi="Times"/>
          <w:color w:val="000000"/>
          <w:sz w:val="27"/>
          <w:szCs w:val="27"/>
        </w:rPr>
      </w:pPr>
      <w:r>
        <w:rPr>
          <w:rFonts w:ascii="Times" w:hAnsi="Times"/>
          <w:color w:val="000000"/>
          <w:sz w:val="27"/>
          <w:szCs w:val="27"/>
        </w:rPr>
        <w:t>A critical evolution in cell-based screening has been the transition from single-endpoint assays to </w:t>
      </w:r>
      <w:r>
        <w:rPr>
          <w:rStyle w:val="Strong"/>
          <w:rFonts w:ascii="Times" w:hAnsi="Times"/>
          <w:color w:val="000000"/>
          <w:sz w:val="27"/>
          <w:szCs w:val="27"/>
        </w:rPr>
        <w:t>multi-parameter phenotypic signatures</w:t>
      </w:r>
      <w:r>
        <w:rPr>
          <w:rFonts w:ascii="Times" w:hAnsi="Times"/>
          <w:color w:val="000000"/>
          <w:sz w:val="27"/>
          <w:szCs w:val="27"/>
        </w:rPr>
        <w:t>. In functional neuronal assays, each cell can yield hundreds of features describing intrinsic excitability, spike waveform, response to stimulation, and adaptation dynamics.</w:t>
      </w:r>
    </w:p>
    <w:p w14:paraId="7E810CCC" w14:textId="77777777" w:rsidR="0063043F" w:rsidRDefault="0063043F" w:rsidP="0063043F">
      <w:pPr>
        <w:pStyle w:val="NormalWeb"/>
        <w:rPr>
          <w:rFonts w:ascii="Times" w:hAnsi="Times"/>
          <w:color w:val="000000"/>
          <w:sz w:val="27"/>
          <w:szCs w:val="27"/>
        </w:rPr>
      </w:pPr>
      <w:r>
        <w:rPr>
          <w:rFonts w:ascii="Times" w:hAnsi="Times"/>
          <w:color w:val="000000"/>
          <w:sz w:val="27"/>
          <w:szCs w:val="27"/>
        </w:rPr>
        <w:t>These features can be combined to define a </w:t>
      </w:r>
      <w:r>
        <w:rPr>
          <w:rStyle w:val="Strong"/>
          <w:rFonts w:ascii="Times" w:hAnsi="Times"/>
          <w:color w:val="000000"/>
          <w:sz w:val="27"/>
          <w:szCs w:val="27"/>
        </w:rPr>
        <w:t>disease signature</w:t>
      </w:r>
      <w:r>
        <w:rPr>
          <w:rFonts w:ascii="Times" w:hAnsi="Times"/>
          <w:color w:val="000000"/>
          <w:sz w:val="27"/>
          <w:szCs w:val="27"/>
        </w:rPr>
        <w:t xml:space="preserve">—a reproducible pattern of functional abnormalities relative to control neurons. Drug or genetic perturbations </w:t>
      </w:r>
      <w:r>
        <w:rPr>
          <w:rFonts w:ascii="Times" w:hAnsi="Times"/>
          <w:color w:val="000000"/>
          <w:sz w:val="27"/>
          <w:szCs w:val="27"/>
        </w:rPr>
        <w:lastRenderedPageBreak/>
        <w:t>can then be evaluated based on their ability to shift this signature toward a healthy reference state.</w:t>
      </w:r>
    </w:p>
    <w:p w14:paraId="37D4EAF1"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approach enables:</w:t>
      </w:r>
    </w:p>
    <w:p w14:paraId="7E45EA8D" w14:textId="77777777" w:rsidR="0063043F" w:rsidRDefault="0063043F" w:rsidP="0063043F">
      <w:pPr>
        <w:numPr>
          <w:ilvl w:val="0"/>
          <w:numId w:val="30"/>
        </w:numPr>
        <w:spacing w:before="100" w:beforeAutospacing="1" w:after="100" w:afterAutospacing="1"/>
        <w:rPr>
          <w:rFonts w:ascii="Times" w:hAnsi="Times"/>
          <w:color w:val="000000"/>
          <w:sz w:val="27"/>
          <w:szCs w:val="27"/>
        </w:rPr>
      </w:pPr>
      <w:r>
        <w:rPr>
          <w:rFonts w:ascii="Times" w:hAnsi="Times"/>
          <w:color w:val="000000"/>
          <w:sz w:val="27"/>
          <w:szCs w:val="27"/>
        </w:rPr>
        <w:t>Ranking compounds by degree and quality of rescue</w:t>
      </w:r>
    </w:p>
    <w:p w14:paraId="5B441C9B" w14:textId="77777777" w:rsidR="0063043F" w:rsidRDefault="0063043F" w:rsidP="0063043F">
      <w:pPr>
        <w:numPr>
          <w:ilvl w:val="0"/>
          <w:numId w:val="30"/>
        </w:numPr>
        <w:spacing w:before="100" w:beforeAutospacing="1" w:after="100" w:afterAutospacing="1"/>
        <w:rPr>
          <w:rFonts w:ascii="Times" w:hAnsi="Times"/>
          <w:color w:val="000000"/>
          <w:sz w:val="27"/>
          <w:szCs w:val="27"/>
        </w:rPr>
      </w:pPr>
      <w:r>
        <w:rPr>
          <w:rFonts w:ascii="Times" w:hAnsi="Times"/>
          <w:color w:val="000000"/>
          <w:sz w:val="27"/>
          <w:szCs w:val="27"/>
        </w:rPr>
        <w:t>Identifying mechanistic clusters among hits</w:t>
      </w:r>
    </w:p>
    <w:p w14:paraId="5F0A4A09" w14:textId="77777777" w:rsidR="0063043F" w:rsidRDefault="0063043F" w:rsidP="0063043F">
      <w:pPr>
        <w:numPr>
          <w:ilvl w:val="0"/>
          <w:numId w:val="30"/>
        </w:numPr>
        <w:spacing w:before="100" w:beforeAutospacing="1" w:after="100" w:afterAutospacing="1"/>
        <w:rPr>
          <w:rFonts w:ascii="Times" w:hAnsi="Times"/>
          <w:color w:val="000000"/>
          <w:sz w:val="27"/>
          <w:szCs w:val="27"/>
        </w:rPr>
      </w:pPr>
      <w:r>
        <w:rPr>
          <w:rFonts w:ascii="Times" w:hAnsi="Times"/>
          <w:color w:val="000000"/>
          <w:sz w:val="27"/>
          <w:szCs w:val="27"/>
        </w:rPr>
        <w:t>Distinguishing on-target rescue from off-target suppression</w:t>
      </w:r>
    </w:p>
    <w:p w14:paraId="28C73268" w14:textId="77777777" w:rsidR="0063043F" w:rsidRDefault="0063043F" w:rsidP="0063043F">
      <w:pPr>
        <w:pStyle w:val="NormalWeb"/>
        <w:rPr>
          <w:rFonts w:ascii="Times" w:hAnsi="Times"/>
          <w:color w:val="000000"/>
          <w:sz w:val="27"/>
          <w:szCs w:val="27"/>
        </w:rPr>
      </w:pPr>
      <w:r>
        <w:rPr>
          <w:rFonts w:ascii="Times" w:hAnsi="Times"/>
          <w:color w:val="000000"/>
          <w:sz w:val="27"/>
          <w:szCs w:val="27"/>
        </w:rPr>
        <w:t>Crucially, it also supports </w:t>
      </w:r>
      <w:r>
        <w:rPr>
          <w:rStyle w:val="Strong"/>
          <w:rFonts w:ascii="Times" w:hAnsi="Times"/>
          <w:color w:val="000000"/>
          <w:sz w:val="27"/>
          <w:szCs w:val="27"/>
        </w:rPr>
        <w:t>comparability across experiments</w:t>
      </w:r>
      <w:r>
        <w:rPr>
          <w:rFonts w:ascii="Times" w:hAnsi="Times"/>
          <w:color w:val="000000"/>
          <w:sz w:val="27"/>
          <w:szCs w:val="27"/>
        </w:rPr>
        <w:t>, allowing phenotypes to be reused as reference points for future programs.</w:t>
      </w:r>
    </w:p>
    <w:p w14:paraId="7CE59246" w14:textId="77777777" w:rsidR="0063043F" w:rsidRDefault="0063043F" w:rsidP="0063043F">
      <w:pPr>
        <w:pStyle w:val="Heading3"/>
        <w:rPr>
          <w:rFonts w:ascii="Times" w:hAnsi="Times"/>
          <w:color w:val="000000"/>
          <w:sz w:val="27"/>
          <w:szCs w:val="27"/>
        </w:rPr>
      </w:pPr>
      <w:r>
        <w:rPr>
          <w:rFonts w:ascii="Times" w:hAnsi="Times"/>
          <w:color w:val="000000"/>
        </w:rPr>
        <w:t>3.5 Genetic and pharmacologic perturbation as first-class citizens</w:t>
      </w:r>
    </w:p>
    <w:p w14:paraId="0E29871C" w14:textId="77777777" w:rsidR="0063043F" w:rsidRDefault="0063043F" w:rsidP="0063043F">
      <w:pPr>
        <w:pStyle w:val="NormalWeb"/>
        <w:rPr>
          <w:rFonts w:ascii="Times" w:hAnsi="Times"/>
          <w:color w:val="000000"/>
          <w:sz w:val="27"/>
          <w:szCs w:val="27"/>
        </w:rPr>
      </w:pPr>
      <w:r>
        <w:rPr>
          <w:rFonts w:ascii="Times" w:hAnsi="Times"/>
          <w:color w:val="000000"/>
          <w:sz w:val="27"/>
          <w:szCs w:val="27"/>
        </w:rPr>
        <w:t>A truly screenable phenotype must respond coherently to </w:t>
      </w:r>
      <w:r>
        <w:rPr>
          <w:rStyle w:val="Strong"/>
          <w:rFonts w:ascii="Times" w:hAnsi="Times"/>
          <w:color w:val="000000"/>
          <w:sz w:val="27"/>
          <w:szCs w:val="27"/>
        </w:rPr>
        <w:t>both genetic and pharmacologic perturbations</w:t>
      </w:r>
      <w:r>
        <w:rPr>
          <w:rFonts w:ascii="Times" w:hAnsi="Times"/>
          <w:color w:val="000000"/>
          <w:sz w:val="27"/>
          <w:szCs w:val="27"/>
        </w:rPr>
        <w:t>. Genetic models establish causality and anchor phenotypes in disease biology. Pharmacologic perturbations test therapeutic reversibility and translational relevance.</w:t>
      </w:r>
    </w:p>
    <w:p w14:paraId="6A31046D" w14:textId="77777777" w:rsidR="0063043F" w:rsidRDefault="0063043F" w:rsidP="0063043F">
      <w:pPr>
        <w:pStyle w:val="NormalWeb"/>
        <w:rPr>
          <w:rFonts w:ascii="Times" w:hAnsi="Times"/>
          <w:color w:val="000000"/>
          <w:sz w:val="27"/>
          <w:szCs w:val="27"/>
        </w:rPr>
      </w:pPr>
      <w:r>
        <w:rPr>
          <w:rFonts w:ascii="Times" w:hAnsi="Times"/>
          <w:color w:val="000000"/>
          <w:sz w:val="27"/>
          <w:szCs w:val="27"/>
        </w:rPr>
        <w:t>When these two axes align—when genetic correction and drug treatment produce convergent phenotypic shifts—the confidence in a phenotype’s validity increases dramatically. Conversely, discordance can reveal compensatory mechanisms, pathway redundancy, or limitations of specific modalities.</w:t>
      </w:r>
    </w:p>
    <w:p w14:paraId="7583BFD5"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dual-perturbation framework is particularly powerful for CNS disorders with heterogeneous genetic architectures, where multiple upstream lesions may converge on shared functional dysfunctions.</w:t>
      </w:r>
    </w:p>
    <w:p w14:paraId="5A634058" w14:textId="77777777" w:rsidR="0063043F" w:rsidRDefault="0063043F" w:rsidP="0063043F">
      <w:pPr>
        <w:pStyle w:val="Heading3"/>
        <w:rPr>
          <w:rFonts w:ascii="Times" w:hAnsi="Times"/>
          <w:color w:val="000000"/>
          <w:sz w:val="27"/>
          <w:szCs w:val="27"/>
        </w:rPr>
      </w:pPr>
      <w:r>
        <w:rPr>
          <w:rFonts w:ascii="Times" w:hAnsi="Times"/>
          <w:color w:val="000000"/>
        </w:rPr>
        <w:t>3.6 Quality control as a prerequisite, not an afterthought</w:t>
      </w:r>
    </w:p>
    <w:p w14:paraId="2CA85473" w14:textId="77777777" w:rsidR="0063043F" w:rsidRDefault="0063043F" w:rsidP="0063043F">
      <w:pPr>
        <w:pStyle w:val="NormalWeb"/>
        <w:rPr>
          <w:rFonts w:ascii="Times" w:hAnsi="Times"/>
          <w:color w:val="000000"/>
          <w:sz w:val="27"/>
          <w:szCs w:val="27"/>
        </w:rPr>
      </w:pPr>
      <w:r>
        <w:rPr>
          <w:rFonts w:ascii="Times" w:hAnsi="Times"/>
          <w:color w:val="000000"/>
          <w:sz w:val="27"/>
          <w:szCs w:val="27"/>
        </w:rPr>
        <w:t>High-dimensional functional phenotyping amplifies the consequences of poor experimental control. Variability in iPSC quality, genome editing integrity, differentiation state, or assay conditions can masquerade as disease signal if not rigorously managed.</w:t>
      </w:r>
    </w:p>
    <w:p w14:paraId="50BC8982" w14:textId="77777777" w:rsidR="0063043F" w:rsidRDefault="0063043F" w:rsidP="0063043F">
      <w:pPr>
        <w:pStyle w:val="NormalWeb"/>
        <w:rPr>
          <w:rFonts w:ascii="Times" w:hAnsi="Times"/>
          <w:color w:val="000000"/>
          <w:sz w:val="27"/>
          <w:szCs w:val="27"/>
        </w:rPr>
      </w:pPr>
      <w:r>
        <w:rPr>
          <w:rFonts w:ascii="Times" w:hAnsi="Times"/>
          <w:color w:val="000000"/>
          <w:sz w:val="27"/>
          <w:szCs w:val="27"/>
        </w:rPr>
        <w:t>Effective screenable phenotypes therefore require:</w:t>
      </w:r>
    </w:p>
    <w:p w14:paraId="6BF40FDF" w14:textId="77777777" w:rsidR="0063043F" w:rsidRDefault="0063043F" w:rsidP="0063043F">
      <w:pPr>
        <w:numPr>
          <w:ilvl w:val="0"/>
          <w:numId w:val="31"/>
        </w:numPr>
        <w:spacing w:before="100" w:beforeAutospacing="1" w:after="100" w:afterAutospacing="1"/>
        <w:rPr>
          <w:rFonts w:ascii="Times" w:hAnsi="Times"/>
          <w:color w:val="000000"/>
          <w:sz w:val="27"/>
          <w:szCs w:val="27"/>
        </w:rPr>
      </w:pPr>
      <w:r>
        <w:rPr>
          <w:rFonts w:ascii="Times" w:hAnsi="Times"/>
          <w:color w:val="000000"/>
          <w:sz w:val="27"/>
          <w:szCs w:val="27"/>
        </w:rPr>
        <w:t>Stringent genome-editing QC to detect subtle but consequential defects</w:t>
      </w:r>
    </w:p>
    <w:p w14:paraId="0D11E170" w14:textId="77777777" w:rsidR="0063043F" w:rsidRDefault="0063043F" w:rsidP="0063043F">
      <w:pPr>
        <w:numPr>
          <w:ilvl w:val="0"/>
          <w:numId w:val="31"/>
        </w:numPr>
        <w:spacing w:before="100" w:beforeAutospacing="1" w:after="100" w:afterAutospacing="1"/>
        <w:rPr>
          <w:rFonts w:ascii="Times" w:hAnsi="Times"/>
          <w:color w:val="000000"/>
          <w:sz w:val="27"/>
          <w:szCs w:val="27"/>
        </w:rPr>
      </w:pPr>
      <w:r>
        <w:rPr>
          <w:rFonts w:ascii="Times" w:hAnsi="Times"/>
          <w:color w:val="000000"/>
          <w:sz w:val="27"/>
          <w:szCs w:val="27"/>
        </w:rPr>
        <w:t>Continuous monitoring of cellular health and maturity</w:t>
      </w:r>
    </w:p>
    <w:p w14:paraId="02025018" w14:textId="77777777" w:rsidR="0063043F" w:rsidRDefault="0063043F" w:rsidP="0063043F">
      <w:pPr>
        <w:numPr>
          <w:ilvl w:val="0"/>
          <w:numId w:val="31"/>
        </w:numPr>
        <w:spacing w:before="100" w:beforeAutospacing="1" w:after="100" w:afterAutospacing="1"/>
        <w:rPr>
          <w:rFonts w:ascii="Times" w:hAnsi="Times"/>
          <w:color w:val="000000"/>
          <w:sz w:val="27"/>
          <w:szCs w:val="27"/>
        </w:rPr>
      </w:pPr>
      <w:r>
        <w:rPr>
          <w:rFonts w:ascii="Times" w:hAnsi="Times"/>
          <w:color w:val="000000"/>
          <w:sz w:val="27"/>
          <w:szCs w:val="27"/>
        </w:rPr>
        <w:t>Statistical frameworks that separate biological variance from technical noise</w:t>
      </w:r>
    </w:p>
    <w:p w14:paraId="2DC76A5B" w14:textId="77777777" w:rsidR="0063043F" w:rsidRDefault="0063043F" w:rsidP="0063043F">
      <w:pPr>
        <w:pStyle w:val="NormalWeb"/>
        <w:rPr>
          <w:rFonts w:ascii="Times" w:hAnsi="Times"/>
          <w:color w:val="000000"/>
          <w:sz w:val="27"/>
          <w:szCs w:val="27"/>
        </w:rPr>
      </w:pPr>
      <w:r>
        <w:rPr>
          <w:rFonts w:ascii="Times" w:hAnsi="Times"/>
          <w:color w:val="000000"/>
          <w:sz w:val="27"/>
          <w:szCs w:val="27"/>
        </w:rPr>
        <w:t>Without this discipline, scale becomes a liability rather than an asset.</w:t>
      </w:r>
    </w:p>
    <w:p w14:paraId="56480365" w14:textId="77777777" w:rsidR="0063043F" w:rsidRDefault="0063043F" w:rsidP="0063043F">
      <w:pPr>
        <w:pStyle w:val="Heading3"/>
        <w:rPr>
          <w:rFonts w:ascii="Times" w:hAnsi="Times"/>
          <w:color w:val="000000"/>
          <w:sz w:val="27"/>
          <w:szCs w:val="27"/>
        </w:rPr>
      </w:pPr>
      <w:r>
        <w:rPr>
          <w:rFonts w:ascii="Times" w:hAnsi="Times"/>
          <w:color w:val="000000"/>
        </w:rPr>
        <w:lastRenderedPageBreak/>
        <w:t>3.7 Implication: redefining what “success” looks like</w:t>
      </w:r>
    </w:p>
    <w:p w14:paraId="23B71E79"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emergence of robust, functional, screenable phenotypes enables a fundamental shift in CNS drug discovery. Instead of advancing compounds based on indirect proxies or incomplete models, programs can be prioritized based on </w:t>
      </w:r>
      <w:r>
        <w:rPr>
          <w:rStyle w:val="Strong"/>
          <w:rFonts w:ascii="Times" w:hAnsi="Times"/>
          <w:color w:val="000000"/>
          <w:sz w:val="27"/>
          <w:szCs w:val="27"/>
        </w:rPr>
        <w:t>direct evidence of functional rescue in human neurons</w:t>
      </w:r>
      <w:r>
        <w:rPr>
          <w:rFonts w:ascii="Times" w:hAnsi="Times"/>
          <w:color w:val="000000"/>
          <w:sz w:val="27"/>
          <w:szCs w:val="27"/>
        </w:rPr>
        <w:t>.</w:t>
      </w:r>
    </w:p>
    <w:p w14:paraId="4318C732"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reframes early discovery decisions around questions such as:</w:t>
      </w:r>
    </w:p>
    <w:p w14:paraId="289EAEB2" w14:textId="77777777" w:rsidR="0063043F" w:rsidRDefault="0063043F" w:rsidP="0063043F">
      <w:pPr>
        <w:numPr>
          <w:ilvl w:val="0"/>
          <w:numId w:val="32"/>
        </w:numPr>
        <w:spacing w:before="100" w:beforeAutospacing="1" w:after="100" w:afterAutospacing="1"/>
        <w:rPr>
          <w:rFonts w:ascii="Times" w:hAnsi="Times"/>
          <w:color w:val="000000"/>
          <w:sz w:val="27"/>
          <w:szCs w:val="27"/>
        </w:rPr>
      </w:pPr>
      <w:r>
        <w:rPr>
          <w:rFonts w:ascii="Times" w:hAnsi="Times"/>
          <w:color w:val="000000"/>
          <w:sz w:val="27"/>
          <w:szCs w:val="27"/>
        </w:rPr>
        <w:t>Does this intervention normalize disease-relevant neuronal dynamics?</w:t>
      </w:r>
    </w:p>
    <w:p w14:paraId="6AA09ADC" w14:textId="77777777" w:rsidR="0063043F" w:rsidRDefault="0063043F" w:rsidP="0063043F">
      <w:pPr>
        <w:numPr>
          <w:ilvl w:val="0"/>
          <w:numId w:val="32"/>
        </w:numPr>
        <w:spacing w:before="100" w:beforeAutospacing="1" w:after="100" w:afterAutospacing="1"/>
        <w:rPr>
          <w:rFonts w:ascii="Times" w:hAnsi="Times"/>
          <w:color w:val="000000"/>
          <w:sz w:val="27"/>
          <w:szCs w:val="27"/>
        </w:rPr>
      </w:pPr>
      <w:r>
        <w:rPr>
          <w:rFonts w:ascii="Times" w:hAnsi="Times"/>
          <w:color w:val="000000"/>
          <w:sz w:val="27"/>
          <w:szCs w:val="27"/>
        </w:rPr>
        <w:t>How complete is the rescue, and which aspects of function are restored?</w:t>
      </w:r>
    </w:p>
    <w:p w14:paraId="2E61CC9B" w14:textId="77777777" w:rsidR="0063043F" w:rsidRDefault="0063043F" w:rsidP="0063043F">
      <w:pPr>
        <w:numPr>
          <w:ilvl w:val="0"/>
          <w:numId w:val="32"/>
        </w:numPr>
        <w:spacing w:before="100" w:beforeAutospacing="1" w:after="100" w:afterAutospacing="1"/>
        <w:rPr>
          <w:rFonts w:ascii="Times" w:hAnsi="Times"/>
          <w:color w:val="000000"/>
          <w:sz w:val="27"/>
          <w:szCs w:val="27"/>
        </w:rPr>
      </w:pPr>
      <w:r>
        <w:rPr>
          <w:rFonts w:ascii="Times" w:hAnsi="Times"/>
          <w:color w:val="000000"/>
          <w:sz w:val="27"/>
          <w:szCs w:val="27"/>
        </w:rPr>
        <w:t>Are different disease models converging on similar rescue patterns?</w:t>
      </w:r>
    </w:p>
    <w:p w14:paraId="78F31240"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next chapter describes a platform explicitly designed to operationalize these principles—integrating human cell biology, all-optical functional measurement, and scalable computation to make screenable neuronal phenotypes the core unit of CNS discovery.</w:t>
      </w:r>
    </w:p>
    <w:p w14:paraId="20100714" w14:textId="77777777" w:rsidR="0063043F" w:rsidRDefault="003B2BA8" w:rsidP="0063043F">
      <w:pPr>
        <w:rPr>
          <w:rFonts w:ascii="Times" w:hAnsi="Times"/>
          <w:sz w:val="27"/>
          <w:szCs w:val="27"/>
        </w:rPr>
      </w:pPr>
      <w:r w:rsidRPr="003B2BA8">
        <w:rPr>
          <w:noProof/>
          <w14:ligatures w14:val="standardContextual"/>
        </w:rPr>
        <w:pict w14:anchorId="645EDA2E">
          <v:rect id="_x0000_i1162" alt="" style="width:468pt;height:.05pt;mso-width-percent:0;mso-height-percent:0;mso-width-percent:0;mso-height-percent:0" o:hralign="center" o:hrstd="t" o:hr="t" fillcolor="#a0a0a0" stroked="f"/>
        </w:pict>
      </w:r>
    </w:p>
    <w:p w14:paraId="21EC5E6A" w14:textId="77777777" w:rsidR="0063043F" w:rsidRDefault="0063043F" w:rsidP="0063043F">
      <w:pPr>
        <w:pStyle w:val="Heading1"/>
        <w:rPr>
          <w:rFonts w:ascii="Times" w:hAnsi="Times"/>
          <w:color w:val="000000"/>
          <w:sz w:val="48"/>
          <w:szCs w:val="48"/>
        </w:rPr>
      </w:pPr>
      <w:r>
        <w:rPr>
          <w:rFonts w:ascii="Times" w:hAnsi="Times"/>
          <w:color w:val="000000"/>
        </w:rPr>
        <w:t>Chapter 4</w:t>
      </w:r>
    </w:p>
    <w:p w14:paraId="03EEBB50" w14:textId="77777777" w:rsidR="0063043F" w:rsidRDefault="0063043F" w:rsidP="0063043F">
      <w:pPr>
        <w:pStyle w:val="Heading2"/>
        <w:rPr>
          <w:rFonts w:ascii="Times" w:hAnsi="Times"/>
          <w:color w:val="000000"/>
        </w:rPr>
      </w:pPr>
      <w:r>
        <w:rPr>
          <w:rFonts w:ascii="Times" w:hAnsi="Times"/>
          <w:color w:val="000000"/>
        </w:rPr>
        <w:t>The Quiver Platform: Components, Architecture, and Operating Logic</w:t>
      </w:r>
    </w:p>
    <w:p w14:paraId="7894A561"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Quiver platform was designed explicitly to operationalize the requirements laid out in Chapters 1–3: to measure </w:t>
      </w:r>
      <w:r>
        <w:rPr>
          <w:rStyle w:val="Strong"/>
          <w:rFonts w:ascii="Times" w:hAnsi="Times"/>
          <w:color w:val="000000"/>
          <w:sz w:val="27"/>
          <w:szCs w:val="27"/>
        </w:rPr>
        <w:t>human neuronal function at scale</w:t>
      </w:r>
      <w:r>
        <w:rPr>
          <w:rFonts w:ascii="Times" w:hAnsi="Times"/>
          <w:color w:val="000000"/>
          <w:sz w:val="27"/>
          <w:szCs w:val="27"/>
        </w:rPr>
        <w:t>, under </w:t>
      </w:r>
      <w:r>
        <w:rPr>
          <w:rStyle w:val="Strong"/>
          <w:rFonts w:ascii="Times" w:hAnsi="Times"/>
          <w:color w:val="000000"/>
          <w:sz w:val="27"/>
          <w:szCs w:val="27"/>
        </w:rPr>
        <w:t>controlled perturbation</w:t>
      </w:r>
      <w:r>
        <w:rPr>
          <w:rFonts w:ascii="Times" w:hAnsi="Times"/>
          <w:color w:val="000000"/>
          <w:sz w:val="27"/>
          <w:szCs w:val="27"/>
        </w:rPr>
        <w:t>, with </w:t>
      </w:r>
      <w:r>
        <w:rPr>
          <w:rStyle w:val="Strong"/>
          <w:rFonts w:ascii="Times" w:hAnsi="Times"/>
          <w:color w:val="000000"/>
          <w:sz w:val="27"/>
          <w:szCs w:val="27"/>
        </w:rPr>
        <w:t>decision-grade fidelity</w:t>
      </w:r>
      <w:r>
        <w:rPr>
          <w:rFonts w:ascii="Times" w:hAnsi="Times"/>
          <w:color w:val="000000"/>
          <w:sz w:val="27"/>
          <w:szCs w:val="27"/>
        </w:rPr>
        <w:t>. It is not a single assay, instrument, or algorithm, but an integrated system composed of mutually reinforcing biological, optical, computational, and analytical layers.</w:t>
      </w:r>
    </w:p>
    <w:p w14:paraId="799978B7" w14:textId="77777777" w:rsidR="0063043F" w:rsidRDefault="0063043F" w:rsidP="0063043F">
      <w:pPr>
        <w:pStyle w:val="NormalWeb"/>
        <w:rPr>
          <w:rFonts w:ascii="Times" w:hAnsi="Times"/>
          <w:color w:val="000000"/>
          <w:sz w:val="27"/>
          <w:szCs w:val="27"/>
        </w:rPr>
      </w:pPr>
      <w:r>
        <w:rPr>
          <w:rFonts w:ascii="Times" w:hAnsi="Times"/>
          <w:color w:val="000000"/>
          <w:sz w:val="27"/>
          <w:szCs w:val="27"/>
        </w:rPr>
        <w:t>At its core, the platform treats </w:t>
      </w:r>
      <w:r>
        <w:rPr>
          <w:rStyle w:val="Strong"/>
          <w:rFonts w:ascii="Times" w:hAnsi="Times"/>
          <w:color w:val="000000"/>
          <w:sz w:val="27"/>
          <w:szCs w:val="27"/>
        </w:rPr>
        <w:t>neuronal function as the primary unit of truth</w:t>
      </w:r>
      <w:r>
        <w:rPr>
          <w:rFonts w:ascii="Times" w:hAnsi="Times"/>
          <w:color w:val="000000"/>
          <w:sz w:val="27"/>
          <w:szCs w:val="27"/>
        </w:rPr>
        <w:t>—and builds every upstream and downstream component around the reliable generation, measurement, and interpretation of functional phenotypes.</w:t>
      </w:r>
    </w:p>
    <w:p w14:paraId="0FB8F5B3" w14:textId="77777777" w:rsidR="0063043F" w:rsidRDefault="003B2BA8" w:rsidP="0063043F">
      <w:pPr>
        <w:rPr>
          <w:rFonts w:ascii="Times" w:hAnsi="Times"/>
          <w:sz w:val="27"/>
          <w:szCs w:val="27"/>
        </w:rPr>
      </w:pPr>
      <w:r w:rsidRPr="003B2BA8">
        <w:rPr>
          <w:noProof/>
          <w14:ligatures w14:val="standardContextual"/>
        </w:rPr>
        <w:pict w14:anchorId="55A527E3">
          <v:rect id="_x0000_i1161" alt="" style="width:468pt;height:.05pt;mso-width-percent:0;mso-height-percent:0;mso-width-percent:0;mso-height-percent:0" o:hralign="center" o:hrstd="t" o:hr="t" fillcolor="#a0a0a0" stroked="f"/>
        </w:pict>
      </w:r>
    </w:p>
    <w:p w14:paraId="45B69930" w14:textId="77777777" w:rsidR="0063043F" w:rsidRDefault="0063043F" w:rsidP="0063043F">
      <w:pPr>
        <w:pStyle w:val="Heading2"/>
        <w:rPr>
          <w:rFonts w:ascii="Times" w:hAnsi="Times"/>
          <w:color w:val="000000"/>
          <w:sz w:val="36"/>
          <w:szCs w:val="36"/>
        </w:rPr>
      </w:pPr>
      <w:r>
        <w:rPr>
          <w:rFonts w:ascii="Times" w:hAnsi="Times"/>
          <w:color w:val="000000"/>
        </w:rPr>
        <w:t>4.1 Design principles</w:t>
      </w:r>
    </w:p>
    <w:p w14:paraId="091F9305" w14:textId="77777777" w:rsidR="0063043F" w:rsidRDefault="0063043F" w:rsidP="0063043F">
      <w:pPr>
        <w:pStyle w:val="NormalWeb"/>
        <w:rPr>
          <w:rFonts w:ascii="Times" w:hAnsi="Times"/>
          <w:color w:val="000000"/>
          <w:sz w:val="27"/>
          <w:szCs w:val="27"/>
        </w:rPr>
      </w:pPr>
      <w:r>
        <w:rPr>
          <w:rFonts w:ascii="Times" w:hAnsi="Times"/>
          <w:color w:val="000000"/>
          <w:sz w:val="27"/>
          <w:szCs w:val="27"/>
        </w:rPr>
        <w:t>Four design principles govern the platform:</w:t>
      </w:r>
    </w:p>
    <w:p w14:paraId="1B57CC5C" w14:textId="77777777" w:rsidR="0063043F" w:rsidRDefault="0063043F" w:rsidP="0063043F">
      <w:pPr>
        <w:numPr>
          <w:ilvl w:val="0"/>
          <w:numId w:val="33"/>
        </w:numPr>
        <w:spacing w:before="100" w:beforeAutospacing="1" w:after="100" w:afterAutospacing="1"/>
        <w:rPr>
          <w:rFonts w:ascii="Times" w:hAnsi="Times"/>
          <w:color w:val="000000"/>
          <w:sz w:val="27"/>
          <w:szCs w:val="27"/>
        </w:rPr>
      </w:pPr>
      <w:r>
        <w:rPr>
          <w:rStyle w:val="Strong"/>
          <w:rFonts w:ascii="Times" w:hAnsi="Times"/>
          <w:color w:val="000000"/>
          <w:sz w:val="27"/>
          <w:szCs w:val="27"/>
        </w:rPr>
        <w:t>Human-first biology</w:t>
      </w:r>
      <w:r>
        <w:rPr>
          <w:rFonts w:ascii="Times" w:hAnsi="Times"/>
          <w:color w:val="000000"/>
          <w:sz w:val="27"/>
          <w:szCs w:val="27"/>
        </w:rPr>
        <w:br/>
        <w:t xml:space="preserve">All measurements are performed in human neurons, derived from defined </w:t>
      </w:r>
      <w:r>
        <w:rPr>
          <w:rFonts w:ascii="Times" w:hAnsi="Times"/>
          <w:color w:val="000000"/>
          <w:sz w:val="27"/>
          <w:szCs w:val="27"/>
        </w:rPr>
        <w:lastRenderedPageBreak/>
        <w:t>genetic backgrounds, under conditions that preserve emergent electrophysiological behavior.</w:t>
      </w:r>
    </w:p>
    <w:p w14:paraId="124798FA" w14:textId="77777777" w:rsidR="0063043F" w:rsidRDefault="0063043F" w:rsidP="0063043F">
      <w:pPr>
        <w:numPr>
          <w:ilvl w:val="0"/>
          <w:numId w:val="33"/>
        </w:numPr>
        <w:spacing w:before="100" w:beforeAutospacing="1" w:after="100" w:afterAutospacing="1"/>
        <w:rPr>
          <w:rFonts w:ascii="Times" w:hAnsi="Times"/>
          <w:color w:val="000000"/>
          <w:sz w:val="27"/>
          <w:szCs w:val="27"/>
        </w:rPr>
      </w:pPr>
      <w:r>
        <w:rPr>
          <w:rStyle w:val="Strong"/>
          <w:rFonts w:ascii="Times" w:hAnsi="Times"/>
          <w:color w:val="000000"/>
          <w:sz w:val="27"/>
          <w:szCs w:val="27"/>
        </w:rPr>
        <w:t>Function-first readouts</w:t>
      </w:r>
      <w:r>
        <w:rPr>
          <w:rFonts w:ascii="Times" w:hAnsi="Times"/>
          <w:color w:val="000000"/>
          <w:sz w:val="27"/>
          <w:szCs w:val="27"/>
        </w:rPr>
        <w:br/>
        <w:t>The platform prioritizes direct measurement of membrane voltage and neuronal firing dynamics over proxies such as transcript abundance or morphology.</w:t>
      </w:r>
    </w:p>
    <w:p w14:paraId="5FC46118" w14:textId="77777777" w:rsidR="0063043F" w:rsidRDefault="0063043F" w:rsidP="0063043F">
      <w:pPr>
        <w:numPr>
          <w:ilvl w:val="0"/>
          <w:numId w:val="33"/>
        </w:numPr>
        <w:spacing w:before="100" w:beforeAutospacing="1" w:after="100" w:afterAutospacing="1"/>
        <w:rPr>
          <w:rFonts w:ascii="Times" w:hAnsi="Times"/>
          <w:color w:val="000000"/>
          <w:sz w:val="27"/>
          <w:szCs w:val="27"/>
        </w:rPr>
      </w:pPr>
      <w:r>
        <w:rPr>
          <w:rStyle w:val="Strong"/>
          <w:rFonts w:ascii="Times" w:hAnsi="Times"/>
          <w:color w:val="000000"/>
          <w:sz w:val="27"/>
          <w:szCs w:val="27"/>
        </w:rPr>
        <w:t>Perturbation as a primitive</w:t>
      </w:r>
      <w:r>
        <w:rPr>
          <w:rFonts w:ascii="Times" w:hAnsi="Times"/>
          <w:color w:val="000000"/>
          <w:sz w:val="27"/>
          <w:szCs w:val="27"/>
        </w:rPr>
        <w:br/>
        <w:t>Genetic and pharmacologic perturbations are treated symmetrically and systematically, enabling causal inference and therapeutic exploration in the same experimental space.</w:t>
      </w:r>
    </w:p>
    <w:p w14:paraId="0BCDD15B" w14:textId="77777777" w:rsidR="0063043F" w:rsidRDefault="0063043F" w:rsidP="0063043F">
      <w:pPr>
        <w:numPr>
          <w:ilvl w:val="0"/>
          <w:numId w:val="33"/>
        </w:numPr>
        <w:spacing w:before="100" w:beforeAutospacing="1" w:after="100" w:afterAutospacing="1"/>
        <w:rPr>
          <w:rFonts w:ascii="Times" w:hAnsi="Times"/>
          <w:color w:val="000000"/>
          <w:sz w:val="27"/>
          <w:szCs w:val="27"/>
        </w:rPr>
      </w:pPr>
      <w:r>
        <w:rPr>
          <w:rStyle w:val="Strong"/>
          <w:rFonts w:ascii="Times" w:hAnsi="Times"/>
          <w:color w:val="000000"/>
          <w:sz w:val="27"/>
          <w:szCs w:val="27"/>
        </w:rPr>
        <w:t>Scale without abstraction loss</w:t>
      </w:r>
      <w:r>
        <w:rPr>
          <w:rFonts w:ascii="Times" w:hAnsi="Times"/>
          <w:color w:val="000000"/>
          <w:sz w:val="27"/>
          <w:szCs w:val="27"/>
        </w:rPr>
        <w:br/>
        <w:t>Throughput is achieved without collapsing rich cellular behavior into coarse averages; single-cell, single–action potential resolution is preserved at discovery scale.</w:t>
      </w:r>
    </w:p>
    <w:p w14:paraId="71E5384B" w14:textId="77777777" w:rsidR="0063043F" w:rsidRDefault="003B2BA8" w:rsidP="0063043F">
      <w:pPr>
        <w:spacing w:after="0"/>
        <w:rPr>
          <w:rFonts w:ascii="Times" w:hAnsi="Times"/>
          <w:sz w:val="27"/>
          <w:szCs w:val="27"/>
        </w:rPr>
      </w:pPr>
      <w:r w:rsidRPr="003B2BA8">
        <w:rPr>
          <w:noProof/>
          <w14:ligatures w14:val="standardContextual"/>
        </w:rPr>
        <w:pict w14:anchorId="27422908">
          <v:rect id="_x0000_i1160" alt="" style="width:468pt;height:.05pt;mso-width-percent:0;mso-height-percent:0;mso-width-percent:0;mso-height-percent:0" o:hralign="center" o:hrstd="t" o:hr="t" fillcolor="#a0a0a0" stroked="f"/>
        </w:pict>
      </w:r>
    </w:p>
    <w:p w14:paraId="01AD83D8" w14:textId="77777777" w:rsidR="0063043F" w:rsidRDefault="0063043F" w:rsidP="0063043F">
      <w:pPr>
        <w:pStyle w:val="Heading2"/>
        <w:rPr>
          <w:rFonts w:ascii="Times" w:hAnsi="Times"/>
          <w:color w:val="000000"/>
          <w:sz w:val="36"/>
          <w:szCs w:val="36"/>
        </w:rPr>
      </w:pPr>
      <w:r>
        <w:rPr>
          <w:rFonts w:ascii="Times" w:hAnsi="Times"/>
          <w:color w:val="000000"/>
        </w:rPr>
        <w:t>4.2 Biological layer: human neuronal substrates</w:t>
      </w:r>
    </w:p>
    <w:p w14:paraId="78A7ACD6" w14:textId="77777777" w:rsidR="0063043F" w:rsidRDefault="0063043F" w:rsidP="0063043F">
      <w:pPr>
        <w:pStyle w:val="Heading3"/>
        <w:rPr>
          <w:rFonts w:ascii="Times" w:hAnsi="Times"/>
          <w:color w:val="000000"/>
        </w:rPr>
      </w:pPr>
      <w:r>
        <w:rPr>
          <w:rFonts w:ascii="Times" w:hAnsi="Times"/>
          <w:color w:val="000000"/>
        </w:rPr>
        <w:t>4.2.1 iPSC line strategy</w:t>
      </w:r>
    </w:p>
    <w:p w14:paraId="539E96DD"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platform employs a deliberate portfolio of iPSC lines rather than a single “model” line:</w:t>
      </w:r>
    </w:p>
    <w:p w14:paraId="060E7621" w14:textId="77777777" w:rsidR="0063043F" w:rsidRDefault="0063043F" w:rsidP="0063043F">
      <w:pPr>
        <w:numPr>
          <w:ilvl w:val="0"/>
          <w:numId w:val="34"/>
        </w:numPr>
        <w:spacing w:before="100" w:beforeAutospacing="1" w:after="100" w:afterAutospacing="1"/>
        <w:rPr>
          <w:rFonts w:ascii="Times" w:hAnsi="Times"/>
          <w:color w:val="000000"/>
          <w:sz w:val="27"/>
          <w:szCs w:val="27"/>
        </w:rPr>
      </w:pPr>
      <w:r>
        <w:rPr>
          <w:rStyle w:val="Strong"/>
          <w:rFonts w:ascii="Times" w:hAnsi="Times"/>
          <w:color w:val="000000"/>
          <w:sz w:val="27"/>
          <w:szCs w:val="27"/>
        </w:rPr>
        <w:t>Patient-derived lines</w:t>
      </w:r>
      <w:r>
        <w:rPr>
          <w:rFonts w:ascii="Times" w:hAnsi="Times"/>
          <w:color w:val="000000"/>
          <w:sz w:val="27"/>
          <w:szCs w:val="27"/>
        </w:rPr>
        <w:t> carrying disease-relevant variants</w:t>
      </w:r>
    </w:p>
    <w:p w14:paraId="73D67B4B" w14:textId="77777777" w:rsidR="0063043F" w:rsidRDefault="0063043F" w:rsidP="0063043F">
      <w:pPr>
        <w:numPr>
          <w:ilvl w:val="0"/>
          <w:numId w:val="34"/>
        </w:numPr>
        <w:spacing w:before="100" w:beforeAutospacing="1" w:after="100" w:afterAutospacing="1"/>
        <w:rPr>
          <w:rFonts w:ascii="Times" w:hAnsi="Times"/>
          <w:color w:val="000000"/>
          <w:sz w:val="27"/>
          <w:szCs w:val="27"/>
        </w:rPr>
      </w:pPr>
      <w:r>
        <w:rPr>
          <w:rStyle w:val="Strong"/>
          <w:rFonts w:ascii="Times" w:hAnsi="Times"/>
          <w:color w:val="000000"/>
          <w:sz w:val="27"/>
          <w:szCs w:val="27"/>
        </w:rPr>
        <w:t>Isogenic controls</w:t>
      </w:r>
      <w:r>
        <w:rPr>
          <w:rFonts w:ascii="Times" w:hAnsi="Times"/>
          <w:color w:val="000000"/>
          <w:sz w:val="27"/>
          <w:szCs w:val="27"/>
        </w:rPr>
        <w:t>, generated via precise genome editing</w:t>
      </w:r>
    </w:p>
    <w:p w14:paraId="0644EC01" w14:textId="77777777" w:rsidR="0063043F" w:rsidRDefault="0063043F" w:rsidP="0063043F">
      <w:pPr>
        <w:numPr>
          <w:ilvl w:val="0"/>
          <w:numId w:val="34"/>
        </w:numPr>
        <w:spacing w:before="100" w:beforeAutospacing="1" w:after="100" w:afterAutospacing="1"/>
        <w:rPr>
          <w:rFonts w:ascii="Times" w:hAnsi="Times"/>
          <w:color w:val="000000"/>
          <w:sz w:val="27"/>
          <w:szCs w:val="27"/>
        </w:rPr>
      </w:pPr>
      <w:r>
        <w:rPr>
          <w:rStyle w:val="Strong"/>
          <w:rFonts w:ascii="Times" w:hAnsi="Times"/>
          <w:color w:val="000000"/>
          <w:sz w:val="27"/>
          <w:szCs w:val="27"/>
        </w:rPr>
        <w:t>Engineered perturbation lines</w:t>
      </w:r>
      <w:r>
        <w:rPr>
          <w:rFonts w:ascii="Times" w:hAnsi="Times"/>
          <w:color w:val="000000"/>
          <w:sz w:val="27"/>
          <w:szCs w:val="27"/>
        </w:rPr>
        <w:t>, including targeted knockouts, knockdowns, and allele-specific modifications</w:t>
      </w:r>
    </w:p>
    <w:p w14:paraId="1D1E8A4D"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structure enables separation of </w:t>
      </w:r>
      <w:r>
        <w:rPr>
          <w:rStyle w:val="Strong"/>
          <w:rFonts w:ascii="Times" w:hAnsi="Times"/>
          <w:color w:val="000000"/>
          <w:sz w:val="27"/>
          <w:szCs w:val="27"/>
        </w:rPr>
        <w:t>disease signal</w:t>
      </w:r>
      <w:r>
        <w:rPr>
          <w:rFonts w:ascii="Times" w:hAnsi="Times"/>
          <w:color w:val="000000"/>
          <w:sz w:val="27"/>
          <w:szCs w:val="27"/>
        </w:rPr>
        <w:t>, </w:t>
      </w:r>
      <w:r>
        <w:rPr>
          <w:rStyle w:val="Strong"/>
          <w:rFonts w:ascii="Times" w:hAnsi="Times"/>
          <w:color w:val="000000"/>
          <w:sz w:val="27"/>
          <w:szCs w:val="27"/>
        </w:rPr>
        <w:t>background genetic noise</w:t>
      </w:r>
      <w:r>
        <w:rPr>
          <w:rFonts w:ascii="Times" w:hAnsi="Times"/>
          <w:color w:val="000000"/>
          <w:sz w:val="27"/>
          <w:szCs w:val="27"/>
        </w:rPr>
        <w:t>, and </w:t>
      </w:r>
      <w:r>
        <w:rPr>
          <w:rStyle w:val="Strong"/>
          <w:rFonts w:ascii="Times" w:hAnsi="Times"/>
          <w:color w:val="000000"/>
          <w:sz w:val="27"/>
          <w:szCs w:val="27"/>
        </w:rPr>
        <w:t>editing artifacts</w:t>
      </w:r>
      <w:r>
        <w:rPr>
          <w:rFonts w:ascii="Times" w:hAnsi="Times"/>
          <w:color w:val="000000"/>
          <w:sz w:val="27"/>
          <w:szCs w:val="27"/>
        </w:rPr>
        <w:t>, and supports both rare monogenic disorders and genetically complex conditions.</w:t>
      </w:r>
    </w:p>
    <w:p w14:paraId="37AC7EB2" w14:textId="77777777" w:rsidR="0063043F" w:rsidRDefault="0063043F" w:rsidP="0063043F">
      <w:pPr>
        <w:pStyle w:val="NormalWeb"/>
        <w:rPr>
          <w:rFonts w:ascii="Times" w:hAnsi="Times"/>
          <w:color w:val="000000"/>
          <w:sz w:val="27"/>
          <w:szCs w:val="27"/>
        </w:rPr>
      </w:pPr>
      <w:r>
        <w:rPr>
          <w:rFonts w:ascii="Times" w:hAnsi="Times"/>
          <w:color w:val="000000"/>
          <w:sz w:val="27"/>
          <w:szCs w:val="27"/>
        </w:rPr>
        <w:t>Genome editing is paired with </w:t>
      </w:r>
      <w:r>
        <w:rPr>
          <w:rStyle w:val="Strong"/>
          <w:rFonts w:ascii="Times" w:hAnsi="Times"/>
          <w:color w:val="000000"/>
          <w:sz w:val="27"/>
          <w:szCs w:val="27"/>
        </w:rPr>
        <w:t>deep QC workflows</w:t>
      </w:r>
      <w:r>
        <w:rPr>
          <w:rFonts w:ascii="Times" w:hAnsi="Times"/>
          <w:color w:val="000000"/>
          <w:sz w:val="27"/>
          <w:szCs w:val="27"/>
        </w:rPr>
        <w:t> to detect subtle but consequential defects (e.g., large on-target rearrangements, loss of heterozygosity) that can otherwise distort functional readouts.</w:t>
      </w:r>
    </w:p>
    <w:p w14:paraId="6F853A85" w14:textId="77777777" w:rsidR="0063043F" w:rsidRDefault="0063043F" w:rsidP="0063043F">
      <w:pPr>
        <w:pStyle w:val="Heading3"/>
        <w:rPr>
          <w:rFonts w:ascii="Times" w:hAnsi="Times"/>
          <w:color w:val="000000"/>
          <w:sz w:val="27"/>
          <w:szCs w:val="27"/>
        </w:rPr>
      </w:pPr>
      <w:r>
        <w:rPr>
          <w:rFonts w:ascii="Times" w:hAnsi="Times"/>
          <w:color w:val="000000"/>
        </w:rPr>
        <w:t>4.2.2 Differentiation paradigms</w:t>
      </w:r>
    </w:p>
    <w:p w14:paraId="6522E192" w14:textId="77777777" w:rsidR="0063043F" w:rsidRDefault="0063043F" w:rsidP="0063043F">
      <w:pPr>
        <w:pStyle w:val="NormalWeb"/>
        <w:rPr>
          <w:rFonts w:ascii="Times" w:hAnsi="Times"/>
          <w:color w:val="000000"/>
          <w:sz w:val="27"/>
          <w:szCs w:val="27"/>
        </w:rPr>
      </w:pPr>
      <w:r>
        <w:rPr>
          <w:rFonts w:ascii="Times" w:hAnsi="Times"/>
          <w:color w:val="000000"/>
          <w:sz w:val="27"/>
          <w:szCs w:val="27"/>
        </w:rPr>
        <w:t>Rather than pursuing maximal cellular diversity, the platform focuses on </w:t>
      </w:r>
      <w:r>
        <w:rPr>
          <w:rStyle w:val="Strong"/>
          <w:rFonts w:ascii="Times" w:hAnsi="Times"/>
          <w:color w:val="000000"/>
          <w:sz w:val="27"/>
          <w:szCs w:val="27"/>
        </w:rPr>
        <w:t>disease-relevant neuronal classes</w:t>
      </w:r>
      <w:r>
        <w:rPr>
          <w:rFonts w:ascii="Times" w:hAnsi="Times"/>
          <w:color w:val="000000"/>
          <w:sz w:val="27"/>
          <w:szCs w:val="27"/>
        </w:rPr>
        <w:t> where functional phenotypes are expected to be informative and screenable, including:</w:t>
      </w:r>
    </w:p>
    <w:p w14:paraId="06349567" w14:textId="77777777" w:rsidR="0063043F" w:rsidRDefault="0063043F" w:rsidP="0063043F">
      <w:pPr>
        <w:numPr>
          <w:ilvl w:val="0"/>
          <w:numId w:val="35"/>
        </w:numPr>
        <w:spacing w:before="100" w:beforeAutospacing="1" w:after="100" w:afterAutospacing="1"/>
        <w:rPr>
          <w:rFonts w:ascii="Times" w:hAnsi="Times"/>
          <w:color w:val="000000"/>
          <w:sz w:val="27"/>
          <w:szCs w:val="27"/>
        </w:rPr>
      </w:pPr>
      <w:r>
        <w:rPr>
          <w:rFonts w:ascii="Times" w:hAnsi="Times"/>
          <w:color w:val="000000"/>
          <w:sz w:val="27"/>
          <w:szCs w:val="27"/>
        </w:rPr>
        <w:t>Cortical excitatory neurons</w:t>
      </w:r>
    </w:p>
    <w:p w14:paraId="2A545175" w14:textId="77777777" w:rsidR="0063043F" w:rsidRDefault="0063043F" w:rsidP="0063043F">
      <w:pPr>
        <w:numPr>
          <w:ilvl w:val="0"/>
          <w:numId w:val="35"/>
        </w:numPr>
        <w:spacing w:before="100" w:beforeAutospacing="1" w:after="100" w:afterAutospacing="1"/>
        <w:rPr>
          <w:rFonts w:ascii="Times" w:hAnsi="Times"/>
          <w:color w:val="000000"/>
          <w:sz w:val="27"/>
          <w:szCs w:val="27"/>
        </w:rPr>
      </w:pPr>
      <w:r>
        <w:rPr>
          <w:rFonts w:ascii="Times" w:hAnsi="Times"/>
          <w:color w:val="000000"/>
          <w:sz w:val="27"/>
          <w:szCs w:val="27"/>
        </w:rPr>
        <w:lastRenderedPageBreak/>
        <w:t>Inhibitory interneurons</w:t>
      </w:r>
    </w:p>
    <w:p w14:paraId="7FC5C274" w14:textId="77777777" w:rsidR="0063043F" w:rsidRDefault="0063043F" w:rsidP="0063043F">
      <w:pPr>
        <w:numPr>
          <w:ilvl w:val="0"/>
          <w:numId w:val="35"/>
        </w:numPr>
        <w:spacing w:before="100" w:beforeAutospacing="1" w:after="100" w:afterAutospacing="1"/>
        <w:rPr>
          <w:rFonts w:ascii="Times" w:hAnsi="Times"/>
          <w:color w:val="000000"/>
          <w:sz w:val="27"/>
          <w:szCs w:val="27"/>
        </w:rPr>
      </w:pPr>
      <w:r>
        <w:rPr>
          <w:rFonts w:ascii="Times" w:hAnsi="Times"/>
          <w:color w:val="000000"/>
          <w:sz w:val="27"/>
          <w:szCs w:val="27"/>
        </w:rPr>
        <w:t>Sensory neurons (e.g., pain-relevant DRG-like phenotypes)</w:t>
      </w:r>
    </w:p>
    <w:p w14:paraId="60C1CAE2" w14:textId="77777777" w:rsidR="0063043F" w:rsidRDefault="0063043F" w:rsidP="0063043F">
      <w:pPr>
        <w:pStyle w:val="NormalWeb"/>
        <w:rPr>
          <w:rFonts w:ascii="Times" w:hAnsi="Times"/>
          <w:color w:val="000000"/>
          <w:sz w:val="27"/>
          <w:szCs w:val="27"/>
        </w:rPr>
      </w:pPr>
      <w:r>
        <w:rPr>
          <w:rFonts w:ascii="Times" w:hAnsi="Times"/>
          <w:color w:val="000000"/>
          <w:sz w:val="27"/>
          <w:szCs w:val="27"/>
        </w:rPr>
        <w:t>Differentiation protocols are optimized for </w:t>
      </w:r>
      <w:r>
        <w:rPr>
          <w:rStyle w:val="Strong"/>
          <w:rFonts w:ascii="Times" w:hAnsi="Times"/>
          <w:color w:val="000000"/>
          <w:sz w:val="27"/>
          <w:szCs w:val="27"/>
        </w:rPr>
        <w:t>functional maturity</w:t>
      </w:r>
      <w:r>
        <w:rPr>
          <w:rFonts w:ascii="Times" w:hAnsi="Times"/>
          <w:color w:val="000000"/>
          <w:sz w:val="27"/>
          <w:szCs w:val="27"/>
        </w:rPr>
        <w:t>, reproducibility, and compatibility with optical measurement, rather than transcriptomic completeness alone.</w:t>
      </w:r>
    </w:p>
    <w:p w14:paraId="05912BC7" w14:textId="77777777" w:rsidR="0063043F" w:rsidRDefault="003B2BA8" w:rsidP="0063043F">
      <w:pPr>
        <w:rPr>
          <w:rFonts w:ascii="Times" w:hAnsi="Times"/>
          <w:sz w:val="27"/>
          <w:szCs w:val="27"/>
        </w:rPr>
      </w:pPr>
      <w:r w:rsidRPr="003B2BA8">
        <w:rPr>
          <w:noProof/>
          <w14:ligatures w14:val="standardContextual"/>
        </w:rPr>
        <w:pict w14:anchorId="6A2DF680">
          <v:rect id="_x0000_i1159" alt="" style="width:468pt;height:.05pt;mso-width-percent:0;mso-height-percent:0;mso-width-percent:0;mso-height-percent:0" o:hralign="center" o:hrstd="t" o:hr="t" fillcolor="#a0a0a0" stroked="f"/>
        </w:pict>
      </w:r>
    </w:p>
    <w:p w14:paraId="2D492572" w14:textId="77777777" w:rsidR="0063043F" w:rsidRDefault="0063043F" w:rsidP="0063043F">
      <w:pPr>
        <w:pStyle w:val="Heading2"/>
        <w:rPr>
          <w:rFonts w:ascii="Times" w:hAnsi="Times"/>
          <w:color w:val="000000"/>
          <w:sz w:val="36"/>
          <w:szCs w:val="36"/>
        </w:rPr>
      </w:pPr>
      <w:r>
        <w:rPr>
          <w:rFonts w:ascii="Times" w:hAnsi="Times"/>
          <w:color w:val="000000"/>
        </w:rPr>
        <w:t>4.3 Measurement layer: all-optical electrophysiology</w:t>
      </w:r>
    </w:p>
    <w:p w14:paraId="6A2E4A12" w14:textId="77777777" w:rsidR="0063043F" w:rsidRDefault="0063043F" w:rsidP="0063043F">
      <w:pPr>
        <w:pStyle w:val="Heading3"/>
        <w:rPr>
          <w:rFonts w:ascii="Times" w:hAnsi="Times"/>
          <w:color w:val="000000"/>
        </w:rPr>
      </w:pPr>
      <w:r>
        <w:rPr>
          <w:rFonts w:ascii="Times" w:hAnsi="Times"/>
          <w:color w:val="000000"/>
        </w:rPr>
        <w:t>4.3.1 Rationale for optical electrophysiology</w:t>
      </w:r>
    </w:p>
    <w:p w14:paraId="0CDC9592" w14:textId="77777777" w:rsidR="0063043F" w:rsidRDefault="0063043F" w:rsidP="0063043F">
      <w:pPr>
        <w:pStyle w:val="NormalWeb"/>
        <w:rPr>
          <w:rFonts w:ascii="Times" w:hAnsi="Times"/>
          <w:color w:val="000000"/>
          <w:sz w:val="27"/>
          <w:szCs w:val="27"/>
        </w:rPr>
      </w:pPr>
      <w:r>
        <w:rPr>
          <w:rFonts w:ascii="Times" w:hAnsi="Times"/>
          <w:color w:val="000000"/>
          <w:sz w:val="27"/>
          <w:szCs w:val="27"/>
        </w:rPr>
        <w:t>Traditional electrophysiology (manual patch clamp) provides unmatched information density but is fundamentally incompatible with discovery-scale experiments. Conversely, calcium imaging and multielectrode arrays trade throughput for loss of temporal precision and single-cell interpretability.</w:t>
      </w:r>
    </w:p>
    <w:p w14:paraId="0562AD47"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Quiver platform resolves this tradeoff by using </w:t>
      </w:r>
      <w:r>
        <w:rPr>
          <w:rStyle w:val="Strong"/>
          <w:rFonts w:ascii="Times" w:hAnsi="Times"/>
          <w:color w:val="000000"/>
          <w:sz w:val="27"/>
          <w:szCs w:val="27"/>
        </w:rPr>
        <w:t>all-optical electrophysiology</w:t>
      </w:r>
      <w:r>
        <w:rPr>
          <w:rFonts w:ascii="Times" w:hAnsi="Times"/>
          <w:color w:val="000000"/>
          <w:sz w:val="27"/>
          <w:szCs w:val="27"/>
        </w:rPr>
        <w:t>, in which neurons are:</w:t>
      </w:r>
    </w:p>
    <w:p w14:paraId="359E28DA" w14:textId="77777777" w:rsidR="0063043F" w:rsidRDefault="0063043F" w:rsidP="0063043F">
      <w:pPr>
        <w:numPr>
          <w:ilvl w:val="0"/>
          <w:numId w:val="36"/>
        </w:numPr>
        <w:spacing w:before="100" w:beforeAutospacing="1" w:after="100" w:afterAutospacing="1"/>
        <w:rPr>
          <w:rFonts w:ascii="Times" w:hAnsi="Times"/>
          <w:color w:val="000000"/>
          <w:sz w:val="27"/>
          <w:szCs w:val="27"/>
        </w:rPr>
      </w:pPr>
      <w:r>
        <w:rPr>
          <w:rStyle w:val="Strong"/>
          <w:rFonts w:ascii="Times" w:hAnsi="Times"/>
          <w:color w:val="000000"/>
          <w:sz w:val="27"/>
          <w:szCs w:val="27"/>
        </w:rPr>
        <w:t>Stimulated optogenetically</w:t>
      </w:r>
      <w:r>
        <w:rPr>
          <w:rFonts w:ascii="Times" w:hAnsi="Times"/>
          <w:color w:val="000000"/>
          <w:sz w:val="27"/>
          <w:szCs w:val="27"/>
        </w:rPr>
        <w:t> with precise, programmable light inputs</w:t>
      </w:r>
    </w:p>
    <w:p w14:paraId="0F92058B" w14:textId="77777777" w:rsidR="0063043F" w:rsidRDefault="0063043F" w:rsidP="0063043F">
      <w:pPr>
        <w:numPr>
          <w:ilvl w:val="0"/>
          <w:numId w:val="36"/>
        </w:numPr>
        <w:spacing w:before="100" w:beforeAutospacing="1" w:after="100" w:afterAutospacing="1"/>
        <w:rPr>
          <w:rFonts w:ascii="Times" w:hAnsi="Times"/>
          <w:color w:val="000000"/>
          <w:sz w:val="27"/>
          <w:szCs w:val="27"/>
        </w:rPr>
      </w:pPr>
      <w:r>
        <w:rPr>
          <w:rStyle w:val="Strong"/>
          <w:rFonts w:ascii="Times" w:hAnsi="Times"/>
          <w:color w:val="000000"/>
          <w:sz w:val="27"/>
          <w:szCs w:val="27"/>
        </w:rPr>
        <w:t>Recorded optically</w:t>
      </w:r>
      <w:r>
        <w:rPr>
          <w:rFonts w:ascii="Times" w:hAnsi="Times"/>
          <w:color w:val="000000"/>
          <w:sz w:val="27"/>
          <w:szCs w:val="27"/>
        </w:rPr>
        <w:t> using genetically encoded voltage indicators</w:t>
      </w:r>
    </w:p>
    <w:p w14:paraId="6FEB70DF"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approach preserves the temporal fidelity of electrophysiology while enabling massively parallel measurement.</w:t>
      </w:r>
    </w:p>
    <w:p w14:paraId="365610E0" w14:textId="77777777" w:rsidR="0063043F" w:rsidRDefault="0063043F" w:rsidP="0063043F">
      <w:pPr>
        <w:pStyle w:val="Heading3"/>
        <w:rPr>
          <w:rFonts w:ascii="Times" w:hAnsi="Times"/>
          <w:color w:val="000000"/>
          <w:sz w:val="27"/>
          <w:szCs w:val="27"/>
        </w:rPr>
      </w:pPr>
      <w:r>
        <w:rPr>
          <w:rFonts w:ascii="Times" w:hAnsi="Times"/>
          <w:color w:val="000000"/>
        </w:rPr>
        <w:t>4.3.2 What is measured</w:t>
      </w:r>
    </w:p>
    <w:p w14:paraId="1ED23094" w14:textId="77777777" w:rsidR="0063043F" w:rsidRDefault="0063043F" w:rsidP="0063043F">
      <w:pPr>
        <w:pStyle w:val="NormalWeb"/>
        <w:rPr>
          <w:rFonts w:ascii="Times" w:hAnsi="Times"/>
          <w:color w:val="000000"/>
          <w:sz w:val="27"/>
          <w:szCs w:val="27"/>
        </w:rPr>
      </w:pPr>
      <w:r>
        <w:rPr>
          <w:rFonts w:ascii="Times" w:hAnsi="Times"/>
          <w:color w:val="000000"/>
          <w:sz w:val="27"/>
          <w:szCs w:val="27"/>
        </w:rPr>
        <w:t>For each neuron, across defined stimulation protocols, the platform captures:</w:t>
      </w:r>
    </w:p>
    <w:p w14:paraId="009E5105" w14:textId="77777777" w:rsidR="0063043F" w:rsidRDefault="0063043F" w:rsidP="0063043F">
      <w:pPr>
        <w:numPr>
          <w:ilvl w:val="0"/>
          <w:numId w:val="37"/>
        </w:numPr>
        <w:spacing w:before="100" w:beforeAutospacing="1" w:after="100" w:afterAutospacing="1"/>
        <w:rPr>
          <w:rFonts w:ascii="Times" w:hAnsi="Times"/>
          <w:color w:val="000000"/>
          <w:sz w:val="27"/>
          <w:szCs w:val="27"/>
        </w:rPr>
      </w:pPr>
      <w:r>
        <w:rPr>
          <w:rFonts w:ascii="Times" w:hAnsi="Times"/>
          <w:color w:val="000000"/>
          <w:sz w:val="27"/>
          <w:szCs w:val="27"/>
        </w:rPr>
        <w:t>Spike timing and probability</w:t>
      </w:r>
    </w:p>
    <w:p w14:paraId="5496E995" w14:textId="77777777" w:rsidR="0063043F" w:rsidRDefault="0063043F" w:rsidP="0063043F">
      <w:pPr>
        <w:numPr>
          <w:ilvl w:val="0"/>
          <w:numId w:val="37"/>
        </w:numPr>
        <w:spacing w:before="100" w:beforeAutospacing="1" w:after="100" w:afterAutospacing="1"/>
        <w:rPr>
          <w:rFonts w:ascii="Times" w:hAnsi="Times"/>
          <w:color w:val="000000"/>
          <w:sz w:val="27"/>
          <w:szCs w:val="27"/>
        </w:rPr>
      </w:pPr>
      <w:r>
        <w:rPr>
          <w:rFonts w:ascii="Times" w:hAnsi="Times"/>
          <w:color w:val="000000"/>
          <w:sz w:val="27"/>
          <w:szCs w:val="27"/>
        </w:rPr>
        <w:t>Action potential waveform features (amplitude, width, rise/fall kinetics)</w:t>
      </w:r>
    </w:p>
    <w:p w14:paraId="3C8BDEE2" w14:textId="77777777" w:rsidR="0063043F" w:rsidRDefault="0063043F" w:rsidP="0063043F">
      <w:pPr>
        <w:numPr>
          <w:ilvl w:val="0"/>
          <w:numId w:val="37"/>
        </w:numPr>
        <w:spacing w:before="100" w:beforeAutospacing="1" w:after="100" w:afterAutospacing="1"/>
        <w:rPr>
          <w:rFonts w:ascii="Times" w:hAnsi="Times"/>
          <w:color w:val="000000"/>
          <w:sz w:val="27"/>
          <w:szCs w:val="27"/>
        </w:rPr>
      </w:pPr>
      <w:r>
        <w:rPr>
          <w:rFonts w:ascii="Times" w:hAnsi="Times"/>
          <w:color w:val="000000"/>
          <w:sz w:val="27"/>
          <w:szCs w:val="27"/>
        </w:rPr>
        <w:t>Firing rate adaptation and accommodation</w:t>
      </w:r>
    </w:p>
    <w:p w14:paraId="5CF25CAA" w14:textId="77777777" w:rsidR="0063043F" w:rsidRDefault="0063043F" w:rsidP="0063043F">
      <w:pPr>
        <w:numPr>
          <w:ilvl w:val="0"/>
          <w:numId w:val="37"/>
        </w:numPr>
        <w:spacing w:before="100" w:beforeAutospacing="1" w:after="100" w:afterAutospacing="1"/>
        <w:rPr>
          <w:rFonts w:ascii="Times" w:hAnsi="Times"/>
          <w:color w:val="000000"/>
          <w:sz w:val="27"/>
          <w:szCs w:val="27"/>
        </w:rPr>
      </w:pPr>
      <w:r>
        <w:rPr>
          <w:rFonts w:ascii="Times" w:hAnsi="Times"/>
          <w:color w:val="000000"/>
          <w:sz w:val="27"/>
          <w:szCs w:val="27"/>
        </w:rPr>
        <w:t>Threshold dynamics and excitability curves</w:t>
      </w:r>
    </w:p>
    <w:p w14:paraId="58D9DA6C" w14:textId="77777777" w:rsidR="0063043F" w:rsidRDefault="0063043F" w:rsidP="0063043F">
      <w:pPr>
        <w:numPr>
          <w:ilvl w:val="0"/>
          <w:numId w:val="37"/>
        </w:numPr>
        <w:spacing w:before="100" w:beforeAutospacing="1" w:after="100" w:afterAutospacing="1"/>
        <w:rPr>
          <w:rFonts w:ascii="Times" w:hAnsi="Times"/>
          <w:color w:val="000000"/>
          <w:sz w:val="27"/>
          <w:szCs w:val="27"/>
        </w:rPr>
      </w:pPr>
      <w:r>
        <w:rPr>
          <w:rFonts w:ascii="Times" w:hAnsi="Times"/>
          <w:color w:val="000000"/>
          <w:sz w:val="27"/>
          <w:szCs w:val="27"/>
        </w:rPr>
        <w:t>Failure modes (e.g., depolarization block, irregular firing)</w:t>
      </w:r>
    </w:p>
    <w:p w14:paraId="389D33F5" w14:textId="77777777" w:rsidR="0063043F" w:rsidRDefault="0063043F" w:rsidP="0063043F">
      <w:pPr>
        <w:pStyle w:val="NormalWeb"/>
        <w:rPr>
          <w:rFonts w:ascii="Times" w:hAnsi="Times"/>
          <w:color w:val="000000"/>
          <w:sz w:val="27"/>
          <w:szCs w:val="27"/>
        </w:rPr>
      </w:pPr>
      <w:r>
        <w:rPr>
          <w:rFonts w:ascii="Times" w:hAnsi="Times"/>
          <w:color w:val="000000"/>
          <w:sz w:val="27"/>
          <w:szCs w:val="27"/>
        </w:rPr>
        <w:t>Each cell yields </w:t>
      </w:r>
      <w:r>
        <w:rPr>
          <w:rStyle w:val="Strong"/>
          <w:rFonts w:ascii="Times" w:hAnsi="Times"/>
          <w:color w:val="000000"/>
          <w:sz w:val="27"/>
          <w:szCs w:val="27"/>
        </w:rPr>
        <w:t>hundreds of quantitative features</w:t>
      </w:r>
      <w:r>
        <w:rPr>
          <w:rFonts w:ascii="Times" w:hAnsi="Times"/>
          <w:color w:val="000000"/>
          <w:sz w:val="27"/>
          <w:szCs w:val="27"/>
        </w:rPr>
        <w:t>, transforming neuronal behavior into a high-dimensional functional vector.</w:t>
      </w:r>
    </w:p>
    <w:p w14:paraId="01DF05DD" w14:textId="77777777" w:rsidR="0063043F" w:rsidRDefault="0063043F" w:rsidP="0063043F">
      <w:pPr>
        <w:pStyle w:val="Heading3"/>
        <w:rPr>
          <w:rFonts w:ascii="Times" w:hAnsi="Times"/>
          <w:color w:val="000000"/>
          <w:sz w:val="27"/>
          <w:szCs w:val="27"/>
        </w:rPr>
      </w:pPr>
      <w:r>
        <w:rPr>
          <w:rFonts w:ascii="Times" w:hAnsi="Times"/>
          <w:color w:val="000000"/>
        </w:rPr>
        <w:t>4.3.3 Throughput and scale</w:t>
      </w:r>
    </w:p>
    <w:p w14:paraId="63F0AA2D"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optical system is engineered to operate at </w:t>
      </w:r>
      <w:r>
        <w:rPr>
          <w:rStyle w:val="Strong"/>
          <w:rFonts w:ascii="Times" w:hAnsi="Times"/>
          <w:color w:val="000000"/>
          <w:sz w:val="27"/>
          <w:szCs w:val="27"/>
        </w:rPr>
        <w:t>drug-discovery scale</w:t>
      </w:r>
      <w:r>
        <w:rPr>
          <w:rFonts w:ascii="Times" w:hAnsi="Times"/>
          <w:color w:val="000000"/>
          <w:sz w:val="27"/>
          <w:szCs w:val="27"/>
        </w:rPr>
        <w:t>, measuring:</w:t>
      </w:r>
    </w:p>
    <w:p w14:paraId="22BD77B6" w14:textId="77777777" w:rsidR="0063043F" w:rsidRDefault="0063043F" w:rsidP="0063043F">
      <w:pPr>
        <w:numPr>
          <w:ilvl w:val="0"/>
          <w:numId w:val="38"/>
        </w:numPr>
        <w:spacing w:before="100" w:beforeAutospacing="1" w:after="100" w:afterAutospacing="1"/>
        <w:rPr>
          <w:rFonts w:ascii="Times" w:hAnsi="Times"/>
          <w:color w:val="000000"/>
          <w:sz w:val="27"/>
          <w:szCs w:val="27"/>
        </w:rPr>
      </w:pPr>
      <w:r>
        <w:rPr>
          <w:rFonts w:ascii="Times" w:hAnsi="Times"/>
          <w:color w:val="000000"/>
          <w:sz w:val="27"/>
          <w:szCs w:val="27"/>
        </w:rPr>
        <w:lastRenderedPageBreak/>
        <w:t>Thousands of neurons per well</w:t>
      </w:r>
    </w:p>
    <w:p w14:paraId="59A65928" w14:textId="77777777" w:rsidR="0063043F" w:rsidRDefault="0063043F" w:rsidP="0063043F">
      <w:pPr>
        <w:numPr>
          <w:ilvl w:val="0"/>
          <w:numId w:val="38"/>
        </w:numPr>
        <w:spacing w:before="100" w:beforeAutospacing="1" w:after="100" w:afterAutospacing="1"/>
        <w:rPr>
          <w:rFonts w:ascii="Times" w:hAnsi="Times"/>
          <w:color w:val="000000"/>
          <w:sz w:val="27"/>
          <w:szCs w:val="27"/>
        </w:rPr>
      </w:pPr>
      <w:r>
        <w:rPr>
          <w:rFonts w:ascii="Times" w:hAnsi="Times"/>
          <w:color w:val="000000"/>
          <w:sz w:val="27"/>
          <w:szCs w:val="27"/>
        </w:rPr>
        <w:t>Hundreds of wells per experiment</w:t>
      </w:r>
    </w:p>
    <w:p w14:paraId="5DB73DC7" w14:textId="77777777" w:rsidR="0063043F" w:rsidRDefault="0063043F" w:rsidP="0063043F">
      <w:pPr>
        <w:numPr>
          <w:ilvl w:val="0"/>
          <w:numId w:val="38"/>
        </w:numPr>
        <w:spacing w:before="100" w:beforeAutospacing="1" w:after="100" w:afterAutospacing="1"/>
        <w:rPr>
          <w:rFonts w:ascii="Times" w:hAnsi="Times"/>
          <w:color w:val="000000"/>
          <w:sz w:val="27"/>
          <w:szCs w:val="27"/>
        </w:rPr>
      </w:pPr>
      <w:r>
        <w:rPr>
          <w:rFonts w:ascii="Times" w:hAnsi="Times"/>
          <w:color w:val="000000"/>
          <w:sz w:val="27"/>
          <w:szCs w:val="27"/>
        </w:rPr>
        <w:t>Hundreds of thousands to millions of neurons per campaign</w:t>
      </w:r>
    </w:p>
    <w:p w14:paraId="59C9EADC" w14:textId="77777777" w:rsidR="0063043F" w:rsidRDefault="0063043F" w:rsidP="0063043F">
      <w:pPr>
        <w:pStyle w:val="NormalWeb"/>
        <w:rPr>
          <w:rFonts w:ascii="Times" w:hAnsi="Times"/>
          <w:color w:val="000000"/>
          <w:sz w:val="27"/>
          <w:szCs w:val="27"/>
        </w:rPr>
      </w:pPr>
      <w:r>
        <w:rPr>
          <w:rFonts w:ascii="Times" w:hAnsi="Times"/>
          <w:color w:val="000000"/>
          <w:sz w:val="27"/>
          <w:szCs w:val="27"/>
        </w:rPr>
        <w:t>Critically, this scale does not average away heterogeneity; single-cell distributions are preserved and analyzed.</w:t>
      </w:r>
    </w:p>
    <w:p w14:paraId="3243E585" w14:textId="77777777" w:rsidR="0063043F" w:rsidRDefault="003B2BA8" w:rsidP="0063043F">
      <w:pPr>
        <w:rPr>
          <w:rFonts w:ascii="Times" w:hAnsi="Times"/>
          <w:sz w:val="27"/>
          <w:szCs w:val="27"/>
        </w:rPr>
      </w:pPr>
      <w:r w:rsidRPr="003B2BA8">
        <w:rPr>
          <w:noProof/>
          <w14:ligatures w14:val="standardContextual"/>
        </w:rPr>
        <w:pict w14:anchorId="795B2150">
          <v:rect id="_x0000_i1158" alt="" style="width:468pt;height:.05pt;mso-width-percent:0;mso-height-percent:0;mso-width-percent:0;mso-height-percent:0" o:hralign="center" o:hrstd="t" o:hr="t" fillcolor="#a0a0a0" stroked="f"/>
        </w:pict>
      </w:r>
    </w:p>
    <w:p w14:paraId="71C8F2DC" w14:textId="77777777" w:rsidR="0063043F" w:rsidRDefault="0063043F" w:rsidP="0063043F">
      <w:pPr>
        <w:pStyle w:val="Heading2"/>
        <w:rPr>
          <w:rFonts w:ascii="Times" w:hAnsi="Times"/>
          <w:color w:val="000000"/>
          <w:sz w:val="36"/>
          <w:szCs w:val="36"/>
        </w:rPr>
      </w:pPr>
      <w:r>
        <w:rPr>
          <w:rFonts w:ascii="Times" w:hAnsi="Times"/>
          <w:color w:val="000000"/>
        </w:rPr>
        <w:t>4.4 Perturbation layer: modality-aware branching</w:t>
      </w:r>
    </w:p>
    <w:p w14:paraId="4519D011" w14:textId="77777777" w:rsidR="0063043F" w:rsidRDefault="0063043F" w:rsidP="0063043F">
      <w:pPr>
        <w:pStyle w:val="NormalWeb"/>
        <w:rPr>
          <w:rFonts w:ascii="Times" w:hAnsi="Times"/>
          <w:color w:val="000000"/>
          <w:sz w:val="27"/>
          <w:szCs w:val="27"/>
        </w:rPr>
      </w:pPr>
      <w:r>
        <w:rPr>
          <w:rFonts w:ascii="Times" w:hAnsi="Times"/>
          <w:color w:val="000000"/>
          <w:sz w:val="27"/>
          <w:szCs w:val="27"/>
        </w:rPr>
        <w:t>A defining feature of the platform is a </w:t>
      </w:r>
      <w:r>
        <w:rPr>
          <w:rStyle w:val="Strong"/>
          <w:rFonts w:ascii="Times" w:hAnsi="Times"/>
          <w:color w:val="000000"/>
          <w:sz w:val="27"/>
          <w:szCs w:val="27"/>
        </w:rPr>
        <w:t>deliberate branchpoint</w:t>
      </w:r>
      <w:r>
        <w:rPr>
          <w:rFonts w:ascii="Times" w:hAnsi="Times"/>
          <w:color w:val="000000"/>
          <w:sz w:val="27"/>
          <w:szCs w:val="27"/>
        </w:rPr>
        <w:t> in how perturbations are introduced and interpreted, depending on therapeutic modality.</w:t>
      </w:r>
    </w:p>
    <w:p w14:paraId="0A4FF678" w14:textId="77777777" w:rsidR="0063043F" w:rsidRDefault="0063043F" w:rsidP="0063043F">
      <w:pPr>
        <w:pStyle w:val="Heading3"/>
        <w:rPr>
          <w:rFonts w:ascii="Times" w:hAnsi="Times"/>
          <w:color w:val="000000"/>
          <w:sz w:val="27"/>
          <w:szCs w:val="27"/>
        </w:rPr>
      </w:pPr>
      <w:r>
        <w:rPr>
          <w:rFonts w:ascii="Times" w:hAnsi="Times"/>
          <w:color w:val="000000"/>
        </w:rPr>
        <w:t>4.4.1 Small-molecule perturbations</w:t>
      </w:r>
    </w:p>
    <w:p w14:paraId="38AF085A" w14:textId="77777777" w:rsidR="0063043F" w:rsidRDefault="0063043F" w:rsidP="0063043F">
      <w:pPr>
        <w:pStyle w:val="NormalWeb"/>
        <w:rPr>
          <w:rFonts w:ascii="Times" w:hAnsi="Times"/>
          <w:color w:val="000000"/>
          <w:sz w:val="27"/>
          <w:szCs w:val="27"/>
        </w:rPr>
      </w:pPr>
      <w:r>
        <w:rPr>
          <w:rFonts w:ascii="Times" w:hAnsi="Times"/>
          <w:color w:val="000000"/>
          <w:sz w:val="27"/>
          <w:szCs w:val="27"/>
        </w:rPr>
        <w:t>For small molecules, the platform supports:</w:t>
      </w:r>
    </w:p>
    <w:p w14:paraId="2DE0255C" w14:textId="77777777" w:rsidR="0063043F" w:rsidRDefault="0063043F" w:rsidP="0063043F">
      <w:pPr>
        <w:numPr>
          <w:ilvl w:val="0"/>
          <w:numId w:val="39"/>
        </w:numPr>
        <w:spacing w:before="100" w:beforeAutospacing="1" w:after="100" w:afterAutospacing="1"/>
        <w:rPr>
          <w:rFonts w:ascii="Times" w:hAnsi="Times"/>
          <w:color w:val="000000"/>
          <w:sz w:val="27"/>
          <w:szCs w:val="27"/>
        </w:rPr>
      </w:pPr>
      <w:r>
        <w:rPr>
          <w:rFonts w:ascii="Times" w:hAnsi="Times"/>
          <w:color w:val="000000"/>
          <w:sz w:val="27"/>
          <w:szCs w:val="27"/>
        </w:rPr>
        <w:t>Dose–response profiling across functional phenotypes</w:t>
      </w:r>
    </w:p>
    <w:p w14:paraId="0B060AE6" w14:textId="77777777" w:rsidR="0063043F" w:rsidRDefault="0063043F" w:rsidP="0063043F">
      <w:pPr>
        <w:numPr>
          <w:ilvl w:val="0"/>
          <w:numId w:val="39"/>
        </w:numPr>
        <w:spacing w:before="100" w:beforeAutospacing="1" w:after="100" w:afterAutospacing="1"/>
        <w:rPr>
          <w:rFonts w:ascii="Times" w:hAnsi="Times"/>
          <w:color w:val="000000"/>
          <w:sz w:val="27"/>
          <w:szCs w:val="27"/>
        </w:rPr>
      </w:pPr>
      <w:r>
        <w:rPr>
          <w:rFonts w:ascii="Times" w:hAnsi="Times"/>
          <w:color w:val="000000"/>
          <w:sz w:val="27"/>
          <w:szCs w:val="27"/>
        </w:rPr>
        <w:t>Mechanistic clustering based on phenotypic similarity rather than annotated targets</w:t>
      </w:r>
    </w:p>
    <w:p w14:paraId="01DCD02E" w14:textId="77777777" w:rsidR="0063043F" w:rsidRDefault="0063043F" w:rsidP="0063043F">
      <w:pPr>
        <w:numPr>
          <w:ilvl w:val="0"/>
          <w:numId w:val="39"/>
        </w:numPr>
        <w:spacing w:before="100" w:beforeAutospacing="1" w:after="100" w:afterAutospacing="1"/>
        <w:rPr>
          <w:rFonts w:ascii="Times" w:hAnsi="Times"/>
          <w:color w:val="000000"/>
          <w:sz w:val="27"/>
          <w:szCs w:val="27"/>
        </w:rPr>
      </w:pPr>
      <w:r>
        <w:rPr>
          <w:rFonts w:ascii="Times" w:hAnsi="Times"/>
          <w:color w:val="000000"/>
          <w:sz w:val="27"/>
          <w:szCs w:val="27"/>
        </w:rPr>
        <w:t>Detection of polypharmacologic effects and off-target liabilities</w:t>
      </w:r>
    </w:p>
    <w:p w14:paraId="0F2B3826" w14:textId="77777777" w:rsidR="0063043F" w:rsidRDefault="0063043F" w:rsidP="0063043F">
      <w:pPr>
        <w:pStyle w:val="NormalWeb"/>
        <w:rPr>
          <w:rFonts w:ascii="Times" w:hAnsi="Times"/>
          <w:color w:val="000000"/>
          <w:sz w:val="27"/>
          <w:szCs w:val="27"/>
        </w:rPr>
      </w:pPr>
      <w:r>
        <w:rPr>
          <w:rFonts w:ascii="Times" w:hAnsi="Times"/>
          <w:color w:val="000000"/>
          <w:sz w:val="27"/>
          <w:szCs w:val="27"/>
        </w:rPr>
        <w:t>Compounds are evaluated not only on whether they shift a disease phenotype, but </w:t>
      </w:r>
      <w:r>
        <w:rPr>
          <w:rStyle w:val="Strong"/>
          <w:rFonts w:ascii="Times" w:hAnsi="Times"/>
          <w:color w:val="000000"/>
          <w:sz w:val="27"/>
          <w:szCs w:val="27"/>
        </w:rPr>
        <w:t>how</w:t>
      </w:r>
      <w:r>
        <w:rPr>
          <w:rFonts w:ascii="Times" w:hAnsi="Times"/>
          <w:color w:val="000000"/>
          <w:sz w:val="27"/>
          <w:szCs w:val="27"/>
        </w:rPr>
        <w:t> they shift it—revealing partial rescues, compensatory suppression, or non-physiologic silencing.</w:t>
      </w:r>
    </w:p>
    <w:p w14:paraId="0815CF92" w14:textId="62EEAA41" w:rsidR="0063043F" w:rsidRDefault="0063043F" w:rsidP="0063043F">
      <w:pPr>
        <w:pStyle w:val="Heading3"/>
        <w:rPr>
          <w:rFonts w:ascii="Times" w:hAnsi="Times"/>
          <w:color w:val="000000"/>
          <w:sz w:val="27"/>
          <w:szCs w:val="27"/>
        </w:rPr>
      </w:pPr>
      <w:r>
        <w:rPr>
          <w:rFonts w:ascii="Times" w:hAnsi="Times"/>
          <w:color w:val="000000"/>
        </w:rPr>
        <w:t>4.4.2 ASO</w:t>
      </w:r>
      <w:ins w:id="0" w:author="David Margulies" w:date="2026-01-01T18:01:00Z" w16du:dateUtc="2026-01-01T23:01:00Z">
        <w:r w:rsidR="0080184B">
          <w:rPr>
            <w:rFonts w:ascii="Times" w:hAnsi="Times"/>
            <w:color w:val="000000"/>
          </w:rPr>
          <w:t>, other RNA-targeting medicines</w:t>
        </w:r>
      </w:ins>
      <w:ins w:id="1" w:author="David Margulies" w:date="2026-01-01T18:02:00Z" w16du:dateUtc="2026-01-01T23:02:00Z">
        <w:r w:rsidR="0080184B">
          <w:rPr>
            <w:rFonts w:ascii="Times" w:hAnsi="Times"/>
            <w:color w:val="000000"/>
          </w:rPr>
          <w:t>,</w:t>
        </w:r>
      </w:ins>
      <w:r>
        <w:rPr>
          <w:rFonts w:ascii="Times" w:hAnsi="Times"/>
          <w:color w:val="000000"/>
        </w:rPr>
        <w:t xml:space="preserve"> and</w:t>
      </w:r>
      <w:ins w:id="2" w:author="David Margulies" w:date="2026-01-01T18:02:00Z" w16du:dateUtc="2026-01-01T23:02:00Z">
        <w:r w:rsidR="0080184B">
          <w:rPr>
            <w:rFonts w:ascii="Times" w:hAnsi="Times"/>
            <w:color w:val="000000"/>
          </w:rPr>
          <w:t xml:space="preserve"> other</w:t>
        </w:r>
      </w:ins>
      <w:r>
        <w:rPr>
          <w:rFonts w:ascii="Times" w:hAnsi="Times"/>
          <w:color w:val="000000"/>
        </w:rPr>
        <w:t xml:space="preserve"> genetic perturbations</w:t>
      </w:r>
    </w:p>
    <w:p w14:paraId="47C8BC47" w14:textId="014504E3" w:rsidR="0063043F" w:rsidRDefault="0063043F" w:rsidP="0063043F">
      <w:pPr>
        <w:pStyle w:val="NormalWeb"/>
        <w:rPr>
          <w:rFonts w:ascii="Times" w:hAnsi="Times"/>
          <w:color w:val="000000"/>
          <w:sz w:val="27"/>
          <w:szCs w:val="27"/>
        </w:rPr>
      </w:pPr>
      <w:r>
        <w:rPr>
          <w:rFonts w:ascii="Times" w:hAnsi="Times"/>
          <w:color w:val="000000"/>
          <w:sz w:val="27"/>
          <w:szCs w:val="27"/>
        </w:rPr>
        <w:t xml:space="preserve">For </w:t>
      </w:r>
      <w:del w:id="3" w:author="David Margulies" w:date="2026-01-01T18:02:00Z" w16du:dateUtc="2026-01-01T23:02:00Z">
        <w:r w:rsidDel="0080184B">
          <w:rPr>
            <w:rFonts w:ascii="Times" w:hAnsi="Times"/>
            <w:color w:val="000000"/>
            <w:sz w:val="27"/>
            <w:szCs w:val="27"/>
          </w:rPr>
          <w:delText>antisense oligonucleotides</w:delText>
        </w:r>
      </w:del>
      <w:ins w:id="4" w:author="David Margulies" w:date="2026-01-01T18:02:00Z" w16du:dateUtc="2026-01-01T23:02:00Z">
        <w:r w:rsidR="0080184B">
          <w:rPr>
            <w:rFonts w:ascii="Times" w:hAnsi="Times"/>
            <w:color w:val="000000"/>
            <w:sz w:val="27"/>
            <w:szCs w:val="27"/>
          </w:rPr>
          <w:t>RNA medicines</w:t>
        </w:r>
      </w:ins>
      <w:r>
        <w:rPr>
          <w:rFonts w:ascii="Times" w:hAnsi="Times"/>
          <w:color w:val="000000"/>
          <w:sz w:val="27"/>
          <w:szCs w:val="27"/>
        </w:rPr>
        <w:t xml:space="preserve"> and </w:t>
      </w:r>
      <w:ins w:id="5" w:author="David Margulies" w:date="2026-01-01T18:02:00Z" w16du:dateUtc="2026-01-01T23:02:00Z">
        <w:r w:rsidR="0080184B">
          <w:rPr>
            <w:rFonts w:ascii="Times" w:hAnsi="Times"/>
            <w:color w:val="000000"/>
            <w:sz w:val="27"/>
            <w:szCs w:val="27"/>
          </w:rPr>
          <w:t xml:space="preserve">other </w:t>
        </w:r>
      </w:ins>
      <w:r>
        <w:rPr>
          <w:rFonts w:ascii="Times" w:hAnsi="Times"/>
          <w:color w:val="000000"/>
          <w:sz w:val="27"/>
          <w:szCs w:val="27"/>
        </w:rPr>
        <w:t>genetic interventions, the platform emphasizes:</w:t>
      </w:r>
    </w:p>
    <w:p w14:paraId="7AEBB805" w14:textId="77777777" w:rsidR="0063043F" w:rsidRDefault="0063043F" w:rsidP="0063043F">
      <w:pPr>
        <w:numPr>
          <w:ilvl w:val="0"/>
          <w:numId w:val="40"/>
        </w:numPr>
        <w:spacing w:before="100" w:beforeAutospacing="1" w:after="100" w:afterAutospacing="1"/>
        <w:rPr>
          <w:rFonts w:ascii="Times" w:hAnsi="Times"/>
          <w:color w:val="000000"/>
          <w:sz w:val="27"/>
          <w:szCs w:val="27"/>
        </w:rPr>
      </w:pPr>
      <w:r>
        <w:rPr>
          <w:rFonts w:ascii="Times" w:hAnsi="Times"/>
          <w:color w:val="000000"/>
          <w:sz w:val="27"/>
          <w:szCs w:val="27"/>
        </w:rPr>
        <w:t>Kinetic alignment between target engagement and functional effect</w:t>
      </w:r>
    </w:p>
    <w:p w14:paraId="3FFF9BEA" w14:textId="77777777" w:rsidR="0063043F" w:rsidRDefault="0063043F" w:rsidP="0063043F">
      <w:pPr>
        <w:numPr>
          <w:ilvl w:val="0"/>
          <w:numId w:val="40"/>
        </w:numPr>
        <w:spacing w:before="100" w:beforeAutospacing="1" w:after="100" w:afterAutospacing="1"/>
        <w:rPr>
          <w:rFonts w:ascii="Times" w:hAnsi="Times"/>
          <w:color w:val="000000"/>
          <w:sz w:val="27"/>
          <w:szCs w:val="27"/>
        </w:rPr>
      </w:pPr>
      <w:r>
        <w:rPr>
          <w:rFonts w:ascii="Times" w:hAnsi="Times"/>
          <w:color w:val="000000"/>
          <w:sz w:val="27"/>
          <w:szCs w:val="27"/>
        </w:rPr>
        <w:t>Durability of phenotypic rescue</w:t>
      </w:r>
    </w:p>
    <w:p w14:paraId="4C0D42D6" w14:textId="77777777" w:rsidR="0063043F" w:rsidRDefault="0063043F" w:rsidP="0063043F">
      <w:pPr>
        <w:numPr>
          <w:ilvl w:val="0"/>
          <w:numId w:val="40"/>
        </w:numPr>
        <w:spacing w:before="100" w:beforeAutospacing="1" w:after="100" w:afterAutospacing="1"/>
        <w:rPr>
          <w:rFonts w:ascii="Times" w:hAnsi="Times"/>
          <w:color w:val="000000"/>
          <w:sz w:val="27"/>
          <w:szCs w:val="27"/>
        </w:rPr>
      </w:pPr>
      <w:r>
        <w:rPr>
          <w:rFonts w:ascii="Times" w:hAnsi="Times"/>
          <w:color w:val="000000"/>
          <w:sz w:val="27"/>
          <w:szCs w:val="27"/>
        </w:rPr>
        <w:t>Detection of toxicity or maladaptive compensation at the functional level</w:t>
      </w:r>
    </w:p>
    <w:p w14:paraId="33C9FBFC"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modality-aware logic ensures that function—not molecular engagement alone—determines progression decisions.</w:t>
      </w:r>
    </w:p>
    <w:p w14:paraId="66D4D021" w14:textId="77777777" w:rsidR="0063043F" w:rsidRDefault="003B2BA8" w:rsidP="0063043F">
      <w:pPr>
        <w:rPr>
          <w:rFonts w:ascii="Times" w:hAnsi="Times"/>
          <w:sz w:val="27"/>
          <w:szCs w:val="27"/>
        </w:rPr>
      </w:pPr>
      <w:r w:rsidRPr="003B2BA8">
        <w:rPr>
          <w:noProof/>
          <w14:ligatures w14:val="standardContextual"/>
        </w:rPr>
        <w:pict w14:anchorId="4D1D8A75">
          <v:rect id="_x0000_i1157" alt="" style="width:468pt;height:.05pt;mso-width-percent:0;mso-height-percent:0;mso-width-percent:0;mso-height-percent:0" o:hralign="center" o:hrstd="t" o:hr="t" fillcolor="#a0a0a0" stroked="f"/>
        </w:pict>
      </w:r>
    </w:p>
    <w:p w14:paraId="0D417D2C" w14:textId="77777777" w:rsidR="0063043F" w:rsidRDefault="0063043F" w:rsidP="0063043F">
      <w:pPr>
        <w:pStyle w:val="Heading2"/>
        <w:rPr>
          <w:rFonts w:ascii="Times" w:hAnsi="Times"/>
          <w:color w:val="000000"/>
          <w:sz w:val="36"/>
          <w:szCs w:val="36"/>
        </w:rPr>
      </w:pPr>
      <w:r>
        <w:rPr>
          <w:rFonts w:ascii="Times" w:hAnsi="Times"/>
          <w:color w:val="000000"/>
        </w:rPr>
        <w:lastRenderedPageBreak/>
        <w:t>4.5 Data and computation layer: from signals to phenotypes</w:t>
      </w:r>
    </w:p>
    <w:p w14:paraId="246BCC24" w14:textId="77777777" w:rsidR="0063043F" w:rsidRDefault="0063043F" w:rsidP="0063043F">
      <w:pPr>
        <w:pStyle w:val="Heading3"/>
        <w:rPr>
          <w:rFonts w:ascii="Times" w:hAnsi="Times"/>
          <w:color w:val="000000"/>
        </w:rPr>
      </w:pPr>
      <w:r>
        <w:rPr>
          <w:rFonts w:ascii="Times" w:hAnsi="Times"/>
          <w:color w:val="000000"/>
        </w:rPr>
        <w:t>4.5.1 Feature extraction and normalization</w:t>
      </w:r>
    </w:p>
    <w:p w14:paraId="56833BAC" w14:textId="77777777" w:rsidR="0063043F" w:rsidRDefault="0063043F" w:rsidP="0063043F">
      <w:pPr>
        <w:pStyle w:val="NormalWeb"/>
        <w:rPr>
          <w:rFonts w:ascii="Times" w:hAnsi="Times"/>
          <w:color w:val="000000"/>
          <w:sz w:val="27"/>
          <w:szCs w:val="27"/>
        </w:rPr>
      </w:pPr>
      <w:r>
        <w:rPr>
          <w:rFonts w:ascii="Times" w:hAnsi="Times"/>
          <w:color w:val="000000"/>
          <w:sz w:val="27"/>
          <w:szCs w:val="27"/>
        </w:rPr>
        <w:t>Raw optical signals are converted into structured feature sets through automated pipelines that:</w:t>
      </w:r>
    </w:p>
    <w:p w14:paraId="039510FA" w14:textId="77777777" w:rsidR="0063043F" w:rsidRDefault="0063043F" w:rsidP="0063043F">
      <w:pPr>
        <w:numPr>
          <w:ilvl w:val="0"/>
          <w:numId w:val="41"/>
        </w:numPr>
        <w:spacing w:before="100" w:beforeAutospacing="1" w:after="100" w:afterAutospacing="1"/>
        <w:rPr>
          <w:rFonts w:ascii="Times" w:hAnsi="Times"/>
          <w:color w:val="000000"/>
          <w:sz w:val="27"/>
          <w:szCs w:val="27"/>
        </w:rPr>
      </w:pPr>
      <w:r>
        <w:rPr>
          <w:rFonts w:ascii="Times" w:hAnsi="Times"/>
          <w:color w:val="000000"/>
          <w:sz w:val="27"/>
          <w:szCs w:val="27"/>
        </w:rPr>
        <w:t>Identify individual neurons</w:t>
      </w:r>
    </w:p>
    <w:p w14:paraId="08B8F1FC" w14:textId="77777777" w:rsidR="0063043F" w:rsidRDefault="0063043F" w:rsidP="0063043F">
      <w:pPr>
        <w:numPr>
          <w:ilvl w:val="0"/>
          <w:numId w:val="41"/>
        </w:numPr>
        <w:spacing w:before="100" w:beforeAutospacing="1" w:after="100" w:afterAutospacing="1"/>
        <w:rPr>
          <w:rFonts w:ascii="Times" w:hAnsi="Times"/>
          <w:color w:val="000000"/>
          <w:sz w:val="27"/>
          <w:szCs w:val="27"/>
        </w:rPr>
      </w:pPr>
      <w:r>
        <w:rPr>
          <w:rFonts w:ascii="Times" w:hAnsi="Times"/>
          <w:color w:val="000000"/>
          <w:sz w:val="27"/>
          <w:szCs w:val="27"/>
        </w:rPr>
        <w:t>Segment and track activity over time</w:t>
      </w:r>
    </w:p>
    <w:p w14:paraId="3A27F5A3" w14:textId="77777777" w:rsidR="0063043F" w:rsidRDefault="0063043F" w:rsidP="0063043F">
      <w:pPr>
        <w:numPr>
          <w:ilvl w:val="0"/>
          <w:numId w:val="41"/>
        </w:numPr>
        <w:spacing w:before="100" w:beforeAutospacing="1" w:after="100" w:afterAutospacing="1"/>
        <w:rPr>
          <w:rFonts w:ascii="Times" w:hAnsi="Times"/>
          <w:color w:val="000000"/>
          <w:sz w:val="27"/>
          <w:szCs w:val="27"/>
        </w:rPr>
      </w:pPr>
      <w:r>
        <w:rPr>
          <w:rFonts w:ascii="Times" w:hAnsi="Times"/>
          <w:color w:val="000000"/>
          <w:sz w:val="27"/>
          <w:szCs w:val="27"/>
        </w:rPr>
        <w:t>Extract spike-level and cell-level features</w:t>
      </w:r>
    </w:p>
    <w:p w14:paraId="2A0744AF" w14:textId="77777777" w:rsidR="0063043F" w:rsidRDefault="0063043F" w:rsidP="0063043F">
      <w:pPr>
        <w:numPr>
          <w:ilvl w:val="0"/>
          <w:numId w:val="41"/>
        </w:numPr>
        <w:spacing w:before="100" w:beforeAutospacing="1" w:after="100" w:afterAutospacing="1"/>
        <w:rPr>
          <w:rFonts w:ascii="Times" w:hAnsi="Times"/>
          <w:color w:val="000000"/>
          <w:sz w:val="27"/>
          <w:szCs w:val="27"/>
        </w:rPr>
      </w:pPr>
      <w:r>
        <w:rPr>
          <w:rFonts w:ascii="Times" w:hAnsi="Times"/>
          <w:color w:val="000000"/>
          <w:sz w:val="27"/>
          <w:szCs w:val="27"/>
        </w:rPr>
        <w:t>Normalize for technical variability and batch effects</w:t>
      </w:r>
    </w:p>
    <w:p w14:paraId="73E2B893" w14:textId="77777777" w:rsidR="0063043F" w:rsidRDefault="0063043F" w:rsidP="0063043F">
      <w:pPr>
        <w:pStyle w:val="NormalWeb"/>
        <w:rPr>
          <w:rFonts w:ascii="Times" w:hAnsi="Times"/>
          <w:color w:val="000000"/>
          <w:sz w:val="27"/>
          <w:szCs w:val="27"/>
        </w:rPr>
      </w:pPr>
      <w:r>
        <w:rPr>
          <w:rFonts w:ascii="Times" w:hAnsi="Times"/>
          <w:color w:val="000000"/>
          <w:sz w:val="27"/>
          <w:szCs w:val="27"/>
        </w:rPr>
        <w:t>Quality control is embedded at every stage, with explicit flags for data integrity, signal quality, and biological plausibility.</w:t>
      </w:r>
    </w:p>
    <w:p w14:paraId="5BCFD8C9" w14:textId="77777777" w:rsidR="0063043F" w:rsidRDefault="0063043F" w:rsidP="0063043F">
      <w:pPr>
        <w:pStyle w:val="Heading3"/>
        <w:rPr>
          <w:rFonts w:ascii="Times" w:hAnsi="Times"/>
          <w:color w:val="000000"/>
          <w:sz w:val="27"/>
          <w:szCs w:val="27"/>
        </w:rPr>
      </w:pPr>
      <w:r>
        <w:rPr>
          <w:rFonts w:ascii="Times" w:hAnsi="Times"/>
          <w:color w:val="000000"/>
        </w:rPr>
        <w:t>4.5.2 Phenotype construction</w:t>
      </w:r>
    </w:p>
    <w:p w14:paraId="4FBC7AC0" w14:textId="77777777" w:rsidR="0063043F" w:rsidRDefault="0063043F" w:rsidP="0063043F">
      <w:pPr>
        <w:pStyle w:val="NormalWeb"/>
        <w:rPr>
          <w:rFonts w:ascii="Times" w:hAnsi="Times"/>
          <w:color w:val="000000"/>
          <w:sz w:val="27"/>
          <w:szCs w:val="27"/>
        </w:rPr>
      </w:pPr>
      <w:r>
        <w:rPr>
          <w:rFonts w:ascii="Times" w:hAnsi="Times"/>
          <w:color w:val="000000"/>
          <w:sz w:val="27"/>
          <w:szCs w:val="27"/>
        </w:rPr>
        <w:t>Disease states are represented as </w:t>
      </w:r>
      <w:r>
        <w:rPr>
          <w:rStyle w:val="Strong"/>
          <w:rFonts w:ascii="Times" w:hAnsi="Times"/>
          <w:color w:val="000000"/>
          <w:sz w:val="27"/>
          <w:szCs w:val="27"/>
        </w:rPr>
        <w:t>multidimensional phenotypic signatures</w:t>
      </w:r>
      <w:r>
        <w:rPr>
          <w:rFonts w:ascii="Times" w:hAnsi="Times"/>
          <w:color w:val="000000"/>
          <w:sz w:val="27"/>
          <w:szCs w:val="27"/>
        </w:rPr>
        <w:t>, defined relative to matched controls. These signatures serve as:</w:t>
      </w:r>
    </w:p>
    <w:p w14:paraId="0CBDE887" w14:textId="77777777" w:rsidR="0063043F" w:rsidRDefault="0063043F" w:rsidP="0063043F">
      <w:pPr>
        <w:numPr>
          <w:ilvl w:val="0"/>
          <w:numId w:val="42"/>
        </w:numPr>
        <w:spacing w:before="100" w:beforeAutospacing="1" w:after="100" w:afterAutospacing="1"/>
        <w:rPr>
          <w:rFonts w:ascii="Times" w:hAnsi="Times"/>
          <w:color w:val="000000"/>
          <w:sz w:val="27"/>
          <w:szCs w:val="27"/>
        </w:rPr>
      </w:pPr>
      <w:r>
        <w:rPr>
          <w:rFonts w:ascii="Times" w:hAnsi="Times"/>
          <w:color w:val="000000"/>
          <w:sz w:val="27"/>
          <w:szCs w:val="27"/>
        </w:rPr>
        <w:t>Anchors for screening</w:t>
      </w:r>
    </w:p>
    <w:p w14:paraId="6C8E2F2C" w14:textId="77777777" w:rsidR="0063043F" w:rsidRDefault="0063043F" w:rsidP="0063043F">
      <w:pPr>
        <w:numPr>
          <w:ilvl w:val="0"/>
          <w:numId w:val="42"/>
        </w:numPr>
        <w:spacing w:before="100" w:beforeAutospacing="1" w:after="100" w:afterAutospacing="1"/>
        <w:rPr>
          <w:rFonts w:ascii="Times" w:hAnsi="Times"/>
          <w:color w:val="000000"/>
          <w:sz w:val="27"/>
          <w:szCs w:val="27"/>
        </w:rPr>
      </w:pPr>
      <w:r>
        <w:rPr>
          <w:rFonts w:ascii="Times" w:hAnsi="Times"/>
          <w:color w:val="000000"/>
          <w:sz w:val="27"/>
          <w:szCs w:val="27"/>
        </w:rPr>
        <w:t>References for rescue analysis</w:t>
      </w:r>
    </w:p>
    <w:p w14:paraId="25B4AAAA" w14:textId="77777777" w:rsidR="0063043F" w:rsidRDefault="0063043F" w:rsidP="0063043F">
      <w:pPr>
        <w:numPr>
          <w:ilvl w:val="0"/>
          <w:numId w:val="42"/>
        </w:numPr>
        <w:spacing w:before="100" w:beforeAutospacing="1" w:after="100" w:afterAutospacing="1"/>
        <w:rPr>
          <w:rFonts w:ascii="Times" w:hAnsi="Times"/>
          <w:color w:val="000000"/>
          <w:sz w:val="27"/>
          <w:szCs w:val="27"/>
        </w:rPr>
      </w:pPr>
      <w:r>
        <w:rPr>
          <w:rFonts w:ascii="Times" w:hAnsi="Times"/>
          <w:color w:val="000000"/>
          <w:sz w:val="27"/>
          <w:szCs w:val="27"/>
        </w:rPr>
        <w:t>Inputs for similarity and clustering algorithms</w:t>
      </w:r>
    </w:p>
    <w:p w14:paraId="1F040304" w14:textId="77777777" w:rsidR="0063043F" w:rsidRDefault="0063043F" w:rsidP="0063043F">
      <w:pPr>
        <w:pStyle w:val="NormalWeb"/>
        <w:rPr>
          <w:rFonts w:ascii="Times" w:hAnsi="Times"/>
          <w:color w:val="000000"/>
          <w:sz w:val="27"/>
          <w:szCs w:val="27"/>
        </w:rPr>
      </w:pPr>
      <w:r>
        <w:rPr>
          <w:rFonts w:ascii="Times" w:hAnsi="Times"/>
          <w:color w:val="000000"/>
          <w:sz w:val="27"/>
          <w:szCs w:val="27"/>
        </w:rPr>
        <w:t>Importantly, phenotypes are </w:t>
      </w:r>
      <w:r>
        <w:rPr>
          <w:rStyle w:val="Strong"/>
          <w:rFonts w:ascii="Times" w:hAnsi="Times"/>
          <w:color w:val="000000"/>
          <w:sz w:val="27"/>
          <w:szCs w:val="27"/>
        </w:rPr>
        <w:t>versioned and reusable</w:t>
      </w:r>
      <w:r>
        <w:rPr>
          <w:rFonts w:ascii="Times" w:hAnsi="Times"/>
          <w:color w:val="000000"/>
          <w:sz w:val="27"/>
          <w:szCs w:val="27"/>
        </w:rPr>
        <w:t>, allowing cumulative knowledge building across programs.</w:t>
      </w:r>
    </w:p>
    <w:p w14:paraId="77F48053" w14:textId="77777777" w:rsidR="0063043F" w:rsidRDefault="0063043F" w:rsidP="0063043F">
      <w:pPr>
        <w:pStyle w:val="Heading3"/>
        <w:rPr>
          <w:rFonts w:ascii="Times" w:hAnsi="Times"/>
          <w:color w:val="000000"/>
          <w:sz w:val="27"/>
          <w:szCs w:val="27"/>
        </w:rPr>
      </w:pPr>
      <w:r>
        <w:rPr>
          <w:rFonts w:ascii="Times" w:hAnsi="Times"/>
          <w:color w:val="000000"/>
        </w:rPr>
        <w:t>4.5.3 Comparative and inferential analytics</w:t>
      </w:r>
    </w:p>
    <w:p w14:paraId="79EBE21D"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platform enables:</w:t>
      </w:r>
    </w:p>
    <w:p w14:paraId="694E7D60" w14:textId="77777777" w:rsidR="0063043F" w:rsidRDefault="0063043F" w:rsidP="0063043F">
      <w:pPr>
        <w:numPr>
          <w:ilvl w:val="0"/>
          <w:numId w:val="43"/>
        </w:numPr>
        <w:spacing w:before="100" w:beforeAutospacing="1" w:after="100" w:afterAutospacing="1"/>
        <w:rPr>
          <w:rFonts w:ascii="Times" w:hAnsi="Times"/>
          <w:color w:val="000000"/>
          <w:sz w:val="27"/>
          <w:szCs w:val="27"/>
        </w:rPr>
      </w:pPr>
      <w:r>
        <w:rPr>
          <w:rFonts w:ascii="Times" w:hAnsi="Times"/>
          <w:color w:val="000000"/>
          <w:sz w:val="27"/>
          <w:szCs w:val="27"/>
        </w:rPr>
        <w:t>Direct comparison of genetic lesions to drug-induced states</w:t>
      </w:r>
    </w:p>
    <w:p w14:paraId="032CBC0C" w14:textId="77777777" w:rsidR="0063043F" w:rsidRDefault="0063043F" w:rsidP="0063043F">
      <w:pPr>
        <w:numPr>
          <w:ilvl w:val="0"/>
          <w:numId w:val="43"/>
        </w:numPr>
        <w:spacing w:before="100" w:beforeAutospacing="1" w:after="100" w:afterAutospacing="1"/>
        <w:rPr>
          <w:rFonts w:ascii="Times" w:hAnsi="Times"/>
          <w:color w:val="000000"/>
          <w:sz w:val="27"/>
          <w:szCs w:val="27"/>
        </w:rPr>
      </w:pPr>
      <w:r>
        <w:rPr>
          <w:rFonts w:ascii="Times" w:hAnsi="Times"/>
          <w:color w:val="000000"/>
          <w:sz w:val="27"/>
          <w:szCs w:val="27"/>
        </w:rPr>
        <w:t>Identification of convergent functional effects across disparate perturbations</w:t>
      </w:r>
    </w:p>
    <w:p w14:paraId="6636C89C" w14:textId="77777777" w:rsidR="0063043F" w:rsidRDefault="0063043F" w:rsidP="0063043F">
      <w:pPr>
        <w:numPr>
          <w:ilvl w:val="0"/>
          <w:numId w:val="43"/>
        </w:numPr>
        <w:spacing w:before="100" w:beforeAutospacing="1" w:after="100" w:afterAutospacing="1"/>
        <w:rPr>
          <w:rFonts w:ascii="Times" w:hAnsi="Times"/>
          <w:color w:val="000000"/>
          <w:sz w:val="27"/>
          <w:szCs w:val="27"/>
        </w:rPr>
      </w:pPr>
      <w:r>
        <w:rPr>
          <w:rFonts w:ascii="Times" w:hAnsi="Times"/>
          <w:color w:val="000000"/>
          <w:sz w:val="27"/>
          <w:szCs w:val="27"/>
        </w:rPr>
        <w:t>Ranking of interventions by quality and completeness of rescue</w:t>
      </w:r>
    </w:p>
    <w:p w14:paraId="5EBB07FA"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analytic layer transforms raw functional data into </w:t>
      </w:r>
      <w:r>
        <w:rPr>
          <w:rStyle w:val="Strong"/>
          <w:rFonts w:ascii="Times" w:hAnsi="Times"/>
          <w:color w:val="000000"/>
          <w:sz w:val="27"/>
          <w:szCs w:val="27"/>
        </w:rPr>
        <w:t>decision-ready outputs</w:t>
      </w:r>
      <w:r>
        <w:rPr>
          <w:rFonts w:ascii="Times" w:hAnsi="Times"/>
          <w:color w:val="000000"/>
          <w:sz w:val="27"/>
          <w:szCs w:val="27"/>
        </w:rPr>
        <w:t>.</w:t>
      </w:r>
    </w:p>
    <w:p w14:paraId="482DE39A" w14:textId="77777777" w:rsidR="0063043F" w:rsidRDefault="003B2BA8" w:rsidP="0063043F">
      <w:pPr>
        <w:rPr>
          <w:rFonts w:ascii="Times" w:hAnsi="Times"/>
          <w:sz w:val="27"/>
          <w:szCs w:val="27"/>
        </w:rPr>
      </w:pPr>
      <w:r w:rsidRPr="003B2BA8">
        <w:rPr>
          <w:noProof/>
          <w14:ligatures w14:val="standardContextual"/>
        </w:rPr>
        <w:pict w14:anchorId="0B6A9469">
          <v:rect id="_x0000_i1156" alt="" style="width:468pt;height:.05pt;mso-width-percent:0;mso-height-percent:0;mso-width-percent:0;mso-height-percent:0" o:hralign="center" o:hrstd="t" o:hr="t" fillcolor="#a0a0a0" stroked="f"/>
        </w:pict>
      </w:r>
    </w:p>
    <w:p w14:paraId="2381665C" w14:textId="77777777" w:rsidR="0063043F" w:rsidRDefault="0063043F" w:rsidP="0063043F">
      <w:pPr>
        <w:pStyle w:val="Heading2"/>
        <w:rPr>
          <w:rFonts w:ascii="Times" w:hAnsi="Times"/>
          <w:color w:val="000000"/>
          <w:sz w:val="36"/>
          <w:szCs w:val="36"/>
        </w:rPr>
      </w:pPr>
      <w:r>
        <w:rPr>
          <w:rFonts w:ascii="Times" w:hAnsi="Times"/>
          <w:color w:val="000000"/>
        </w:rPr>
        <w:t>4.6 The platform as an integrated system</w:t>
      </w:r>
    </w:p>
    <w:p w14:paraId="3640A1FA" w14:textId="77777777" w:rsidR="0063043F" w:rsidRDefault="0063043F" w:rsidP="0063043F">
      <w:pPr>
        <w:pStyle w:val="NormalWeb"/>
        <w:rPr>
          <w:rFonts w:ascii="Times" w:hAnsi="Times"/>
          <w:color w:val="000000"/>
          <w:sz w:val="27"/>
          <w:szCs w:val="27"/>
        </w:rPr>
      </w:pPr>
      <w:r>
        <w:rPr>
          <w:rFonts w:ascii="Times" w:hAnsi="Times"/>
          <w:color w:val="000000"/>
          <w:sz w:val="27"/>
          <w:szCs w:val="27"/>
        </w:rPr>
        <w:t>Individually, none of these components is sufficient to transform CNS discovery. Their power lies in integration:</w:t>
      </w:r>
    </w:p>
    <w:p w14:paraId="6892C364" w14:textId="77777777" w:rsidR="0063043F" w:rsidRDefault="0063043F" w:rsidP="0063043F">
      <w:pPr>
        <w:numPr>
          <w:ilvl w:val="0"/>
          <w:numId w:val="44"/>
        </w:numPr>
        <w:spacing w:before="100" w:beforeAutospacing="1" w:after="100" w:afterAutospacing="1"/>
        <w:rPr>
          <w:rFonts w:ascii="Times" w:hAnsi="Times"/>
          <w:color w:val="000000"/>
          <w:sz w:val="27"/>
          <w:szCs w:val="27"/>
        </w:rPr>
      </w:pPr>
      <w:r>
        <w:rPr>
          <w:rFonts w:ascii="Times" w:hAnsi="Times"/>
          <w:color w:val="000000"/>
          <w:sz w:val="27"/>
          <w:szCs w:val="27"/>
        </w:rPr>
        <w:lastRenderedPageBreak/>
        <w:t>Human neurons provide biological relevance</w:t>
      </w:r>
    </w:p>
    <w:p w14:paraId="615ECFC8" w14:textId="77777777" w:rsidR="0063043F" w:rsidRDefault="0063043F" w:rsidP="0063043F">
      <w:pPr>
        <w:numPr>
          <w:ilvl w:val="0"/>
          <w:numId w:val="44"/>
        </w:numPr>
        <w:spacing w:before="100" w:beforeAutospacing="1" w:after="100" w:afterAutospacing="1"/>
        <w:rPr>
          <w:rFonts w:ascii="Times" w:hAnsi="Times"/>
          <w:color w:val="000000"/>
          <w:sz w:val="27"/>
          <w:szCs w:val="27"/>
        </w:rPr>
      </w:pPr>
      <w:r>
        <w:rPr>
          <w:rFonts w:ascii="Times" w:hAnsi="Times"/>
          <w:color w:val="000000"/>
          <w:sz w:val="27"/>
          <w:szCs w:val="27"/>
        </w:rPr>
        <w:t>Optical electrophysiology provides functional truth</w:t>
      </w:r>
    </w:p>
    <w:p w14:paraId="0D56208C" w14:textId="77777777" w:rsidR="0063043F" w:rsidRDefault="0063043F" w:rsidP="0063043F">
      <w:pPr>
        <w:numPr>
          <w:ilvl w:val="0"/>
          <w:numId w:val="44"/>
        </w:numPr>
        <w:spacing w:before="100" w:beforeAutospacing="1" w:after="100" w:afterAutospacing="1"/>
        <w:rPr>
          <w:rFonts w:ascii="Times" w:hAnsi="Times"/>
          <w:color w:val="000000"/>
          <w:sz w:val="27"/>
          <w:szCs w:val="27"/>
        </w:rPr>
      </w:pPr>
      <w:r>
        <w:rPr>
          <w:rFonts w:ascii="Times" w:hAnsi="Times"/>
          <w:color w:val="000000"/>
          <w:sz w:val="27"/>
          <w:szCs w:val="27"/>
        </w:rPr>
        <w:t>Perturbation logic provides causal leverage</w:t>
      </w:r>
    </w:p>
    <w:p w14:paraId="39C95D42" w14:textId="77777777" w:rsidR="0063043F" w:rsidRDefault="0063043F" w:rsidP="0063043F">
      <w:pPr>
        <w:numPr>
          <w:ilvl w:val="0"/>
          <w:numId w:val="44"/>
        </w:numPr>
        <w:spacing w:before="100" w:beforeAutospacing="1" w:after="100" w:afterAutospacing="1"/>
        <w:rPr>
          <w:rFonts w:ascii="Times" w:hAnsi="Times"/>
          <w:color w:val="000000"/>
          <w:sz w:val="27"/>
          <w:szCs w:val="27"/>
        </w:rPr>
      </w:pPr>
      <w:r>
        <w:rPr>
          <w:rFonts w:ascii="Times" w:hAnsi="Times"/>
          <w:color w:val="000000"/>
          <w:sz w:val="27"/>
          <w:szCs w:val="27"/>
        </w:rPr>
        <w:t>Computational analytics provide scale and interpretability</w:t>
      </w:r>
    </w:p>
    <w:p w14:paraId="7D0B8F34" w14:textId="77777777" w:rsidR="0063043F" w:rsidRDefault="0063043F" w:rsidP="0063043F">
      <w:pPr>
        <w:pStyle w:val="NormalWeb"/>
        <w:rPr>
          <w:rFonts w:ascii="Times" w:hAnsi="Times"/>
          <w:color w:val="000000"/>
          <w:sz w:val="27"/>
          <w:szCs w:val="27"/>
        </w:rPr>
      </w:pPr>
      <w:r>
        <w:rPr>
          <w:rFonts w:ascii="Times" w:hAnsi="Times"/>
          <w:color w:val="000000"/>
          <w:sz w:val="27"/>
          <w:szCs w:val="27"/>
        </w:rPr>
        <w:t>Together, they form a closed experimental loop in which hypotheses are generated, tested, refined, and re-tested entirely within a human-relevant functional framework.</w:t>
      </w:r>
    </w:p>
    <w:p w14:paraId="3F81C31D" w14:textId="77777777" w:rsidR="0063043F" w:rsidRDefault="003B2BA8" w:rsidP="0063043F">
      <w:pPr>
        <w:rPr>
          <w:rFonts w:ascii="Times" w:hAnsi="Times"/>
          <w:sz w:val="27"/>
          <w:szCs w:val="27"/>
        </w:rPr>
      </w:pPr>
      <w:r w:rsidRPr="003B2BA8">
        <w:rPr>
          <w:noProof/>
          <w14:ligatures w14:val="standardContextual"/>
        </w:rPr>
        <w:pict w14:anchorId="19811CCA">
          <v:rect id="_x0000_i1155" alt="" style="width:468pt;height:.05pt;mso-width-percent:0;mso-height-percent:0;mso-width-percent:0;mso-height-percent:0" o:hralign="center" o:hrstd="t" o:hr="t" fillcolor="#a0a0a0" stroked="f"/>
        </w:pict>
      </w:r>
    </w:p>
    <w:p w14:paraId="702707B9" w14:textId="77777777" w:rsidR="0063043F" w:rsidRDefault="0063043F" w:rsidP="0063043F">
      <w:pPr>
        <w:pStyle w:val="Heading1"/>
        <w:rPr>
          <w:rFonts w:ascii="Times" w:hAnsi="Times"/>
          <w:color w:val="000000"/>
          <w:sz w:val="48"/>
          <w:szCs w:val="48"/>
        </w:rPr>
      </w:pPr>
      <w:r>
        <w:rPr>
          <w:rFonts w:ascii="Times" w:hAnsi="Times"/>
          <w:color w:val="000000"/>
        </w:rPr>
        <w:t>Chapter 5</w:t>
      </w:r>
    </w:p>
    <w:p w14:paraId="24603C65" w14:textId="77777777" w:rsidR="0063043F" w:rsidRDefault="0063043F" w:rsidP="0063043F">
      <w:pPr>
        <w:pStyle w:val="Heading2"/>
        <w:rPr>
          <w:rFonts w:ascii="Times" w:hAnsi="Times"/>
          <w:color w:val="000000"/>
        </w:rPr>
      </w:pPr>
      <w:r>
        <w:rPr>
          <w:rFonts w:ascii="Times" w:hAnsi="Times"/>
          <w:color w:val="000000"/>
        </w:rPr>
        <w:t>What Constitutes Proof-of-Value for the Platform?</w:t>
      </w:r>
    </w:p>
    <w:p w14:paraId="1AF9AFA8" w14:textId="77777777" w:rsidR="0063043F" w:rsidRDefault="0063043F" w:rsidP="0063043F">
      <w:pPr>
        <w:pStyle w:val="NormalWeb"/>
        <w:rPr>
          <w:rFonts w:ascii="Times" w:hAnsi="Times"/>
          <w:color w:val="000000"/>
          <w:sz w:val="27"/>
          <w:szCs w:val="27"/>
        </w:rPr>
      </w:pPr>
      <w:r>
        <w:rPr>
          <w:rFonts w:ascii="Times" w:hAnsi="Times"/>
          <w:color w:val="000000"/>
          <w:sz w:val="27"/>
          <w:szCs w:val="27"/>
        </w:rPr>
        <w:t>A discovery platform is only as valuable as the </w:t>
      </w:r>
      <w:r>
        <w:rPr>
          <w:rStyle w:val="Strong"/>
          <w:rFonts w:ascii="Times" w:hAnsi="Times"/>
          <w:color w:val="000000"/>
          <w:sz w:val="27"/>
          <w:szCs w:val="27"/>
        </w:rPr>
        <w:t>decisions it improves</w:t>
      </w:r>
      <w:r>
        <w:rPr>
          <w:rFonts w:ascii="Times" w:hAnsi="Times"/>
          <w:color w:val="000000"/>
          <w:sz w:val="27"/>
          <w:szCs w:val="27"/>
        </w:rPr>
        <w:t>. In CNS drug development—where failure is common, timelines are long, and late-stage attrition is catastrophic—proof-of-value (PoV) cannot be defined by technical novelty, data volume, or biological elegance alone. It must be defined by </w:t>
      </w:r>
      <w:r>
        <w:rPr>
          <w:rStyle w:val="Strong"/>
          <w:rFonts w:ascii="Times" w:hAnsi="Times"/>
          <w:color w:val="000000"/>
          <w:sz w:val="27"/>
          <w:szCs w:val="27"/>
        </w:rPr>
        <w:t>measurable reductions in uncertainty at decision-critical junctures</w:t>
      </w:r>
      <w:r>
        <w:rPr>
          <w:rFonts w:ascii="Times" w:hAnsi="Times"/>
          <w:color w:val="000000"/>
          <w:sz w:val="27"/>
          <w:szCs w:val="27"/>
        </w:rPr>
        <w:t>.</w:t>
      </w:r>
    </w:p>
    <w:p w14:paraId="77D48603"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chapter establishes explicit criteria for evaluating whether the Quiver platform creates real value, distinguishes </w:t>
      </w:r>
      <w:r>
        <w:rPr>
          <w:rStyle w:val="Emphasis"/>
          <w:rFonts w:ascii="Times" w:hAnsi="Times"/>
          <w:color w:val="000000"/>
          <w:sz w:val="27"/>
          <w:szCs w:val="27"/>
        </w:rPr>
        <w:t>platform proof</w:t>
      </w:r>
      <w:r>
        <w:rPr>
          <w:rFonts w:ascii="Times" w:hAnsi="Times"/>
          <w:color w:val="000000"/>
          <w:sz w:val="27"/>
          <w:szCs w:val="27"/>
        </w:rPr>
        <w:t> from </w:t>
      </w:r>
      <w:r>
        <w:rPr>
          <w:rStyle w:val="Emphasis"/>
          <w:rFonts w:ascii="Times" w:hAnsi="Times"/>
          <w:color w:val="000000"/>
          <w:sz w:val="27"/>
          <w:szCs w:val="27"/>
        </w:rPr>
        <w:t>program success</w:t>
      </w:r>
      <w:r>
        <w:rPr>
          <w:rFonts w:ascii="Times" w:hAnsi="Times"/>
          <w:color w:val="000000"/>
          <w:sz w:val="27"/>
          <w:szCs w:val="27"/>
        </w:rPr>
        <w:t>, and frames subsequent case studies as </w:t>
      </w:r>
      <w:r>
        <w:rPr>
          <w:rStyle w:val="Strong"/>
          <w:rFonts w:ascii="Times" w:hAnsi="Times"/>
          <w:color w:val="000000"/>
          <w:sz w:val="27"/>
          <w:szCs w:val="27"/>
        </w:rPr>
        <w:t>tests</w:t>
      </w:r>
      <w:r>
        <w:rPr>
          <w:rFonts w:ascii="Times" w:hAnsi="Times"/>
          <w:color w:val="000000"/>
          <w:sz w:val="27"/>
          <w:szCs w:val="27"/>
        </w:rPr>
        <w:t>, not demonstrations.</w:t>
      </w:r>
    </w:p>
    <w:p w14:paraId="2F2613F5" w14:textId="77777777" w:rsidR="0063043F" w:rsidRDefault="003B2BA8" w:rsidP="0063043F">
      <w:pPr>
        <w:rPr>
          <w:rFonts w:ascii="Times" w:hAnsi="Times"/>
          <w:sz w:val="27"/>
          <w:szCs w:val="27"/>
        </w:rPr>
      </w:pPr>
      <w:r w:rsidRPr="003B2BA8">
        <w:rPr>
          <w:noProof/>
          <w14:ligatures w14:val="standardContextual"/>
        </w:rPr>
        <w:pict w14:anchorId="6B02D923">
          <v:rect id="_x0000_i1154" alt="" style="width:468pt;height:.05pt;mso-width-percent:0;mso-height-percent:0;mso-width-percent:0;mso-height-percent:0" o:hralign="center" o:hrstd="t" o:hr="t" fillcolor="#a0a0a0" stroked="f"/>
        </w:pict>
      </w:r>
    </w:p>
    <w:p w14:paraId="62D86303" w14:textId="77777777" w:rsidR="0063043F" w:rsidRDefault="0063043F" w:rsidP="0063043F">
      <w:pPr>
        <w:pStyle w:val="Heading2"/>
        <w:rPr>
          <w:rFonts w:ascii="Times" w:hAnsi="Times"/>
          <w:color w:val="000000"/>
          <w:sz w:val="36"/>
          <w:szCs w:val="36"/>
        </w:rPr>
      </w:pPr>
      <w:r>
        <w:rPr>
          <w:rFonts w:ascii="Times" w:hAnsi="Times"/>
          <w:color w:val="000000"/>
        </w:rPr>
        <w:t>5.1 Framing the evaluation problem</w:t>
      </w:r>
    </w:p>
    <w:p w14:paraId="225B4F18" w14:textId="77777777" w:rsidR="0063043F" w:rsidRDefault="0063043F" w:rsidP="0063043F">
      <w:pPr>
        <w:pStyle w:val="NormalWeb"/>
        <w:rPr>
          <w:rFonts w:ascii="Times" w:hAnsi="Times"/>
          <w:color w:val="000000"/>
          <w:sz w:val="27"/>
          <w:szCs w:val="27"/>
        </w:rPr>
      </w:pPr>
      <w:r>
        <w:rPr>
          <w:rFonts w:ascii="Times" w:hAnsi="Times"/>
          <w:color w:val="000000"/>
          <w:sz w:val="27"/>
          <w:szCs w:val="27"/>
        </w:rPr>
        <w:t>Traditional measures of success in discovery—hit rates, number of screens run, publications generated—are poor proxies for value in CNS. A platform can be busy and scientifically sophisticated while still failing to change outcomes.</w:t>
      </w:r>
    </w:p>
    <w:p w14:paraId="23F61FDE" w14:textId="77777777" w:rsidR="0063043F" w:rsidRDefault="0063043F" w:rsidP="0063043F">
      <w:pPr>
        <w:pStyle w:val="NormalWeb"/>
        <w:rPr>
          <w:rFonts w:ascii="Times" w:hAnsi="Times"/>
          <w:color w:val="000000"/>
          <w:sz w:val="27"/>
          <w:szCs w:val="27"/>
        </w:rPr>
      </w:pPr>
      <w:r>
        <w:rPr>
          <w:rFonts w:ascii="Times" w:hAnsi="Times"/>
          <w:color w:val="000000"/>
          <w:sz w:val="27"/>
          <w:szCs w:val="27"/>
        </w:rPr>
        <w:t>For Quiver, proof-of-value must answer a narrower but more consequential question:</w:t>
      </w:r>
    </w:p>
    <w:p w14:paraId="34313A73" w14:textId="77777777" w:rsidR="0063043F" w:rsidRDefault="0063043F" w:rsidP="0063043F">
      <w:pPr>
        <w:pStyle w:val="NormalWeb"/>
        <w:rPr>
          <w:rFonts w:ascii="Times" w:hAnsi="Times"/>
          <w:color w:val="000000"/>
          <w:sz w:val="27"/>
          <w:szCs w:val="27"/>
        </w:rPr>
      </w:pPr>
      <w:r>
        <w:rPr>
          <w:rStyle w:val="Emphasis"/>
          <w:rFonts w:ascii="Times" w:hAnsi="Times"/>
          <w:color w:val="000000"/>
          <w:sz w:val="27"/>
          <w:szCs w:val="27"/>
        </w:rPr>
        <w:t>Does this platform allow us to make better decisions earlier, with higher confidence, than alternative approaches?</w:t>
      </w:r>
    </w:p>
    <w:p w14:paraId="5F9C2D76"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reframing leads to four PoV domains:</w:t>
      </w:r>
    </w:p>
    <w:p w14:paraId="0588DFFD" w14:textId="77777777" w:rsidR="0063043F" w:rsidRDefault="0063043F" w:rsidP="0063043F">
      <w:pPr>
        <w:numPr>
          <w:ilvl w:val="0"/>
          <w:numId w:val="45"/>
        </w:numPr>
        <w:spacing w:before="100" w:beforeAutospacing="1" w:after="100" w:afterAutospacing="1"/>
        <w:rPr>
          <w:rFonts w:ascii="Times" w:hAnsi="Times"/>
          <w:color w:val="000000"/>
          <w:sz w:val="27"/>
          <w:szCs w:val="27"/>
        </w:rPr>
      </w:pPr>
      <w:r>
        <w:rPr>
          <w:rStyle w:val="Strong"/>
          <w:rFonts w:ascii="Times" w:hAnsi="Times"/>
          <w:color w:val="000000"/>
          <w:sz w:val="27"/>
          <w:szCs w:val="27"/>
        </w:rPr>
        <w:t>Biological validity</w:t>
      </w:r>
    </w:p>
    <w:p w14:paraId="6F059166" w14:textId="77777777" w:rsidR="0063043F" w:rsidRDefault="0063043F" w:rsidP="0063043F">
      <w:pPr>
        <w:numPr>
          <w:ilvl w:val="0"/>
          <w:numId w:val="45"/>
        </w:numPr>
        <w:spacing w:before="100" w:beforeAutospacing="1" w:after="100" w:afterAutospacing="1"/>
        <w:rPr>
          <w:rFonts w:ascii="Times" w:hAnsi="Times"/>
          <w:color w:val="000000"/>
          <w:sz w:val="27"/>
          <w:szCs w:val="27"/>
        </w:rPr>
      </w:pPr>
      <w:r>
        <w:rPr>
          <w:rStyle w:val="Strong"/>
          <w:rFonts w:ascii="Times" w:hAnsi="Times"/>
          <w:color w:val="000000"/>
          <w:sz w:val="27"/>
          <w:szCs w:val="27"/>
        </w:rPr>
        <w:t>Operational performance</w:t>
      </w:r>
    </w:p>
    <w:p w14:paraId="43A7E181" w14:textId="77777777" w:rsidR="0063043F" w:rsidRDefault="0063043F" w:rsidP="0063043F">
      <w:pPr>
        <w:numPr>
          <w:ilvl w:val="0"/>
          <w:numId w:val="45"/>
        </w:numPr>
        <w:spacing w:before="100" w:beforeAutospacing="1" w:after="100" w:afterAutospacing="1"/>
        <w:rPr>
          <w:rFonts w:ascii="Times" w:hAnsi="Times"/>
          <w:color w:val="000000"/>
          <w:sz w:val="27"/>
          <w:szCs w:val="27"/>
        </w:rPr>
      </w:pPr>
      <w:r>
        <w:rPr>
          <w:rStyle w:val="Strong"/>
          <w:rFonts w:ascii="Times" w:hAnsi="Times"/>
          <w:color w:val="000000"/>
          <w:sz w:val="27"/>
          <w:szCs w:val="27"/>
        </w:rPr>
        <w:t>Predictive utility</w:t>
      </w:r>
    </w:p>
    <w:p w14:paraId="1A82D779" w14:textId="77777777" w:rsidR="0063043F" w:rsidRDefault="0063043F" w:rsidP="0063043F">
      <w:pPr>
        <w:numPr>
          <w:ilvl w:val="0"/>
          <w:numId w:val="45"/>
        </w:numPr>
        <w:spacing w:before="100" w:beforeAutospacing="1" w:after="100" w:afterAutospacing="1"/>
        <w:rPr>
          <w:rFonts w:ascii="Times" w:hAnsi="Times"/>
          <w:color w:val="000000"/>
          <w:sz w:val="27"/>
          <w:szCs w:val="27"/>
        </w:rPr>
      </w:pPr>
      <w:r>
        <w:rPr>
          <w:rStyle w:val="Strong"/>
          <w:rFonts w:ascii="Times" w:hAnsi="Times"/>
          <w:color w:val="000000"/>
          <w:sz w:val="27"/>
          <w:szCs w:val="27"/>
        </w:rPr>
        <w:lastRenderedPageBreak/>
        <w:t>Portfolio leverage</w:t>
      </w:r>
    </w:p>
    <w:p w14:paraId="28910CFB" w14:textId="77777777" w:rsidR="0063043F" w:rsidRDefault="0063043F" w:rsidP="0063043F">
      <w:pPr>
        <w:pStyle w:val="NormalWeb"/>
        <w:rPr>
          <w:rFonts w:ascii="Times" w:hAnsi="Times"/>
          <w:color w:val="000000"/>
          <w:sz w:val="27"/>
          <w:szCs w:val="27"/>
        </w:rPr>
      </w:pPr>
      <w:r>
        <w:rPr>
          <w:rFonts w:ascii="Times" w:hAnsi="Times"/>
          <w:color w:val="000000"/>
          <w:sz w:val="27"/>
          <w:szCs w:val="27"/>
        </w:rPr>
        <w:t>Each domain has explicit acceptance criteria.</w:t>
      </w:r>
    </w:p>
    <w:p w14:paraId="5FABD2B9" w14:textId="77777777" w:rsidR="0063043F" w:rsidRDefault="003B2BA8" w:rsidP="0063043F">
      <w:pPr>
        <w:rPr>
          <w:rFonts w:ascii="Times" w:hAnsi="Times"/>
          <w:sz w:val="27"/>
          <w:szCs w:val="27"/>
        </w:rPr>
      </w:pPr>
      <w:r w:rsidRPr="003B2BA8">
        <w:rPr>
          <w:noProof/>
          <w14:ligatures w14:val="standardContextual"/>
        </w:rPr>
        <w:pict w14:anchorId="03EB0D65">
          <v:rect id="_x0000_i1153" alt="" style="width:468pt;height:.05pt;mso-width-percent:0;mso-height-percent:0;mso-width-percent:0;mso-height-percent:0" o:hralign="center" o:hrstd="t" o:hr="t" fillcolor="#a0a0a0" stroked="f"/>
        </w:pict>
      </w:r>
    </w:p>
    <w:p w14:paraId="5DBFDF5E" w14:textId="77777777" w:rsidR="0063043F" w:rsidRDefault="0063043F" w:rsidP="0063043F">
      <w:pPr>
        <w:pStyle w:val="Heading2"/>
        <w:rPr>
          <w:rFonts w:ascii="Times" w:hAnsi="Times"/>
          <w:color w:val="000000"/>
          <w:sz w:val="36"/>
          <w:szCs w:val="36"/>
        </w:rPr>
      </w:pPr>
      <w:r>
        <w:rPr>
          <w:rFonts w:ascii="Times" w:hAnsi="Times"/>
          <w:color w:val="000000"/>
        </w:rPr>
        <w:t>5.2 Biological validity: are we measuring the right thing?</w:t>
      </w:r>
    </w:p>
    <w:p w14:paraId="24E90306"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first PoV test is whether the platform captures </w:t>
      </w:r>
      <w:r>
        <w:rPr>
          <w:rStyle w:val="Strong"/>
          <w:rFonts w:ascii="Times" w:hAnsi="Times"/>
          <w:color w:val="000000"/>
          <w:sz w:val="27"/>
          <w:szCs w:val="27"/>
        </w:rPr>
        <w:t>disease-relevant biology at the correct level of abstraction</w:t>
      </w:r>
      <w:r>
        <w:rPr>
          <w:rFonts w:ascii="Times" w:hAnsi="Times"/>
          <w:color w:val="000000"/>
          <w:sz w:val="27"/>
          <w:szCs w:val="27"/>
        </w:rPr>
        <w:t>.</w:t>
      </w:r>
    </w:p>
    <w:p w14:paraId="1A25C9E9" w14:textId="77777777" w:rsidR="0063043F" w:rsidRDefault="0063043F" w:rsidP="0063043F">
      <w:pPr>
        <w:pStyle w:val="Heading3"/>
        <w:rPr>
          <w:rFonts w:ascii="Times" w:hAnsi="Times"/>
          <w:color w:val="000000"/>
          <w:sz w:val="27"/>
          <w:szCs w:val="27"/>
        </w:rPr>
      </w:pPr>
      <w:r>
        <w:rPr>
          <w:rFonts w:ascii="Times" w:hAnsi="Times"/>
          <w:color w:val="000000"/>
        </w:rPr>
        <w:t>Acceptance criteria</w:t>
      </w:r>
    </w:p>
    <w:p w14:paraId="36BFA31F" w14:textId="77777777" w:rsidR="0063043F" w:rsidRDefault="0063043F" w:rsidP="0063043F">
      <w:pPr>
        <w:pStyle w:val="NormalWeb"/>
        <w:rPr>
          <w:rFonts w:ascii="Times" w:hAnsi="Times"/>
          <w:color w:val="000000"/>
          <w:sz w:val="27"/>
          <w:szCs w:val="27"/>
        </w:rPr>
      </w:pPr>
      <w:r>
        <w:rPr>
          <w:rFonts w:ascii="Times" w:hAnsi="Times"/>
          <w:color w:val="000000"/>
          <w:sz w:val="27"/>
          <w:szCs w:val="27"/>
        </w:rPr>
        <w:t>A platform-derived phenotype is biologically valid if:</w:t>
      </w:r>
    </w:p>
    <w:p w14:paraId="70E1ADEE" w14:textId="77777777" w:rsidR="0063043F" w:rsidRDefault="0063043F" w:rsidP="0063043F">
      <w:pPr>
        <w:numPr>
          <w:ilvl w:val="0"/>
          <w:numId w:val="46"/>
        </w:numPr>
        <w:spacing w:before="100" w:beforeAutospacing="1" w:after="100" w:afterAutospacing="1"/>
        <w:rPr>
          <w:rFonts w:ascii="Times" w:hAnsi="Times"/>
          <w:color w:val="000000"/>
          <w:sz w:val="27"/>
          <w:szCs w:val="27"/>
        </w:rPr>
      </w:pPr>
      <w:r>
        <w:rPr>
          <w:rFonts w:ascii="Times" w:hAnsi="Times"/>
          <w:color w:val="000000"/>
          <w:sz w:val="27"/>
          <w:szCs w:val="27"/>
        </w:rPr>
        <w:t>It is </w:t>
      </w:r>
      <w:r>
        <w:rPr>
          <w:rStyle w:val="Strong"/>
          <w:rFonts w:ascii="Times" w:hAnsi="Times"/>
          <w:color w:val="000000"/>
          <w:sz w:val="27"/>
          <w:szCs w:val="27"/>
        </w:rPr>
        <w:t>anchored in human genetics</w:t>
      </w:r>
      <w:r>
        <w:rPr>
          <w:rFonts w:ascii="Times" w:hAnsi="Times"/>
          <w:color w:val="000000"/>
          <w:sz w:val="27"/>
          <w:szCs w:val="27"/>
        </w:rPr>
        <w:t> (patient variants or isogenic perturbations)</w:t>
      </w:r>
    </w:p>
    <w:p w14:paraId="1CDA8337" w14:textId="77777777" w:rsidR="0063043F" w:rsidRDefault="0063043F" w:rsidP="0063043F">
      <w:pPr>
        <w:numPr>
          <w:ilvl w:val="0"/>
          <w:numId w:val="46"/>
        </w:numPr>
        <w:spacing w:before="100" w:beforeAutospacing="1" w:after="100" w:afterAutospacing="1"/>
        <w:rPr>
          <w:rFonts w:ascii="Times" w:hAnsi="Times"/>
          <w:color w:val="000000"/>
          <w:sz w:val="27"/>
          <w:szCs w:val="27"/>
        </w:rPr>
      </w:pPr>
      <w:r>
        <w:rPr>
          <w:rFonts w:ascii="Times" w:hAnsi="Times"/>
          <w:color w:val="000000"/>
          <w:sz w:val="27"/>
          <w:szCs w:val="27"/>
        </w:rPr>
        <w:t>It manifests as </w:t>
      </w:r>
      <w:r>
        <w:rPr>
          <w:rStyle w:val="Strong"/>
          <w:rFonts w:ascii="Times" w:hAnsi="Times"/>
          <w:color w:val="000000"/>
          <w:sz w:val="27"/>
          <w:szCs w:val="27"/>
        </w:rPr>
        <w:t>functional dysfunction</w:t>
      </w:r>
      <w:r>
        <w:rPr>
          <w:rFonts w:ascii="Times" w:hAnsi="Times"/>
          <w:color w:val="000000"/>
          <w:sz w:val="27"/>
          <w:szCs w:val="27"/>
        </w:rPr>
        <w:t>, not merely molecular correlation</w:t>
      </w:r>
    </w:p>
    <w:p w14:paraId="05E8A349" w14:textId="77777777" w:rsidR="0063043F" w:rsidRDefault="0063043F" w:rsidP="0063043F">
      <w:pPr>
        <w:numPr>
          <w:ilvl w:val="0"/>
          <w:numId w:val="46"/>
        </w:numPr>
        <w:spacing w:before="100" w:beforeAutospacing="1" w:after="100" w:afterAutospacing="1"/>
        <w:rPr>
          <w:rFonts w:ascii="Times" w:hAnsi="Times"/>
          <w:color w:val="000000"/>
          <w:sz w:val="27"/>
          <w:szCs w:val="27"/>
        </w:rPr>
      </w:pPr>
      <w:r>
        <w:rPr>
          <w:rFonts w:ascii="Times" w:hAnsi="Times"/>
          <w:color w:val="000000"/>
          <w:sz w:val="27"/>
          <w:szCs w:val="27"/>
        </w:rPr>
        <w:t>It aligns with </w:t>
      </w:r>
      <w:r>
        <w:rPr>
          <w:rStyle w:val="Strong"/>
          <w:rFonts w:ascii="Times" w:hAnsi="Times"/>
          <w:color w:val="000000"/>
          <w:sz w:val="27"/>
          <w:szCs w:val="27"/>
        </w:rPr>
        <w:t>known clinical pharmacology</w:t>
      </w:r>
      <w:r>
        <w:rPr>
          <w:rFonts w:ascii="Times" w:hAnsi="Times"/>
          <w:color w:val="000000"/>
          <w:sz w:val="27"/>
          <w:szCs w:val="27"/>
        </w:rPr>
        <w:t> where such knowledge exists</w:t>
      </w:r>
    </w:p>
    <w:p w14:paraId="48CCD3E0" w14:textId="77777777" w:rsidR="0063043F" w:rsidRDefault="0063043F" w:rsidP="0063043F">
      <w:pPr>
        <w:numPr>
          <w:ilvl w:val="0"/>
          <w:numId w:val="46"/>
        </w:numPr>
        <w:spacing w:before="100" w:beforeAutospacing="1" w:after="100" w:afterAutospacing="1"/>
        <w:rPr>
          <w:rFonts w:ascii="Times" w:hAnsi="Times"/>
          <w:color w:val="000000"/>
          <w:sz w:val="27"/>
          <w:szCs w:val="27"/>
        </w:rPr>
      </w:pPr>
      <w:r>
        <w:rPr>
          <w:rFonts w:ascii="Times" w:hAnsi="Times"/>
          <w:color w:val="000000"/>
          <w:sz w:val="27"/>
          <w:szCs w:val="27"/>
        </w:rPr>
        <w:t>It is </w:t>
      </w:r>
      <w:r>
        <w:rPr>
          <w:rStyle w:val="Strong"/>
          <w:rFonts w:ascii="Times" w:hAnsi="Times"/>
          <w:color w:val="000000"/>
          <w:sz w:val="27"/>
          <w:szCs w:val="27"/>
        </w:rPr>
        <w:t>directionally reversible</w:t>
      </w:r>
      <w:r>
        <w:rPr>
          <w:rFonts w:ascii="Times" w:hAnsi="Times"/>
          <w:color w:val="000000"/>
          <w:sz w:val="27"/>
          <w:szCs w:val="27"/>
        </w:rPr>
        <w:t> by interventions expected to be beneficial</w:t>
      </w:r>
    </w:p>
    <w:p w14:paraId="74E92697" w14:textId="77777777" w:rsidR="0063043F" w:rsidRDefault="0063043F" w:rsidP="0063043F">
      <w:pPr>
        <w:pStyle w:val="NormalWeb"/>
        <w:rPr>
          <w:rFonts w:ascii="Times" w:hAnsi="Times"/>
          <w:color w:val="000000"/>
          <w:sz w:val="27"/>
          <w:szCs w:val="27"/>
        </w:rPr>
      </w:pPr>
      <w:r>
        <w:rPr>
          <w:rFonts w:ascii="Times" w:hAnsi="Times"/>
          <w:color w:val="000000"/>
          <w:sz w:val="27"/>
          <w:szCs w:val="27"/>
        </w:rPr>
        <w:t>Failure modes at this stage are informative. If a genetically well-established lesion does </w:t>
      </w:r>
      <w:r>
        <w:rPr>
          <w:rStyle w:val="Emphasis"/>
          <w:rFonts w:ascii="Times" w:hAnsi="Times"/>
          <w:color w:val="000000"/>
          <w:sz w:val="27"/>
          <w:szCs w:val="27"/>
        </w:rPr>
        <w:t>not</w:t>
      </w:r>
      <w:r>
        <w:rPr>
          <w:rFonts w:ascii="Times" w:hAnsi="Times"/>
          <w:color w:val="000000"/>
          <w:sz w:val="27"/>
          <w:szCs w:val="27"/>
        </w:rPr>
        <w:t> produce a coherent functional phenotype, that result is itself valuable—it suggests the need to revisit disease hypotheses or cell context.</w:t>
      </w:r>
    </w:p>
    <w:p w14:paraId="2F7A767A" w14:textId="77777777" w:rsidR="0063043F" w:rsidRDefault="003B2BA8" w:rsidP="0063043F">
      <w:pPr>
        <w:rPr>
          <w:rFonts w:ascii="Times" w:hAnsi="Times"/>
          <w:sz w:val="27"/>
          <w:szCs w:val="27"/>
        </w:rPr>
      </w:pPr>
      <w:r w:rsidRPr="003B2BA8">
        <w:rPr>
          <w:noProof/>
          <w14:ligatures w14:val="standardContextual"/>
        </w:rPr>
        <w:pict w14:anchorId="27EA108D">
          <v:rect id="_x0000_i1152" alt="" style="width:468pt;height:.05pt;mso-width-percent:0;mso-height-percent:0;mso-width-percent:0;mso-height-percent:0" o:hralign="center" o:hrstd="t" o:hr="t" fillcolor="#a0a0a0" stroked="f"/>
        </w:pict>
      </w:r>
    </w:p>
    <w:p w14:paraId="081FF752" w14:textId="77777777" w:rsidR="0063043F" w:rsidRDefault="0063043F" w:rsidP="0063043F">
      <w:pPr>
        <w:pStyle w:val="Heading2"/>
        <w:rPr>
          <w:rFonts w:ascii="Times" w:hAnsi="Times"/>
          <w:color w:val="000000"/>
          <w:sz w:val="36"/>
          <w:szCs w:val="36"/>
        </w:rPr>
      </w:pPr>
      <w:r>
        <w:rPr>
          <w:rFonts w:ascii="Times" w:hAnsi="Times"/>
          <w:color w:val="000000"/>
        </w:rPr>
        <w:t>5.3 Operational performance: can it run like discovery, not research?</w:t>
      </w:r>
    </w:p>
    <w:p w14:paraId="4D5FC5D4" w14:textId="77777777" w:rsidR="0063043F" w:rsidRDefault="0063043F" w:rsidP="0063043F">
      <w:pPr>
        <w:pStyle w:val="NormalWeb"/>
        <w:rPr>
          <w:rFonts w:ascii="Times" w:hAnsi="Times"/>
          <w:color w:val="000000"/>
          <w:sz w:val="27"/>
          <w:szCs w:val="27"/>
        </w:rPr>
      </w:pPr>
      <w:r>
        <w:rPr>
          <w:rFonts w:ascii="Times" w:hAnsi="Times"/>
          <w:color w:val="000000"/>
          <w:sz w:val="27"/>
          <w:szCs w:val="27"/>
        </w:rPr>
        <w:t>Many technologies succeed scientifically but fail operationally. Quiver’s PoV requires that its assays behave like </w:t>
      </w:r>
      <w:r>
        <w:rPr>
          <w:rStyle w:val="Strong"/>
          <w:rFonts w:ascii="Times" w:hAnsi="Times"/>
          <w:color w:val="000000"/>
          <w:sz w:val="27"/>
          <w:szCs w:val="27"/>
        </w:rPr>
        <w:t>industrial discovery infrastructure</w:t>
      </w:r>
      <w:r>
        <w:rPr>
          <w:rFonts w:ascii="Times" w:hAnsi="Times"/>
          <w:color w:val="000000"/>
          <w:sz w:val="27"/>
          <w:szCs w:val="27"/>
        </w:rPr>
        <w:t>, not bespoke experiments.</w:t>
      </w:r>
    </w:p>
    <w:p w14:paraId="6E3522F7" w14:textId="77777777" w:rsidR="0063043F" w:rsidRDefault="0063043F" w:rsidP="0063043F">
      <w:pPr>
        <w:pStyle w:val="Heading3"/>
        <w:rPr>
          <w:rFonts w:ascii="Times" w:hAnsi="Times"/>
          <w:color w:val="000000"/>
          <w:sz w:val="27"/>
          <w:szCs w:val="27"/>
        </w:rPr>
      </w:pPr>
      <w:r>
        <w:rPr>
          <w:rFonts w:ascii="Times" w:hAnsi="Times"/>
          <w:color w:val="000000"/>
        </w:rPr>
        <w:t>Acceptance criteria</w:t>
      </w:r>
    </w:p>
    <w:p w14:paraId="078B4C7A"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platform must demonstrate:</w:t>
      </w:r>
    </w:p>
    <w:p w14:paraId="0601A9A2" w14:textId="77777777" w:rsidR="0063043F" w:rsidRDefault="0063043F" w:rsidP="0063043F">
      <w:pPr>
        <w:numPr>
          <w:ilvl w:val="0"/>
          <w:numId w:val="47"/>
        </w:numPr>
        <w:spacing w:before="100" w:beforeAutospacing="1" w:after="100" w:afterAutospacing="1"/>
        <w:rPr>
          <w:rFonts w:ascii="Times" w:hAnsi="Times"/>
          <w:color w:val="000000"/>
          <w:sz w:val="27"/>
          <w:szCs w:val="27"/>
        </w:rPr>
      </w:pPr>
      <w:r>
        <w:rPr>
          <w:rStyle w:val="Strong"/>
          <w:rFonts w:ascii="Times" w:hAnsi="Times"/>
          <w:color w:val="000000"/>
          <w:sz w:val="27"/>
          <w:szCs w:val="27"/>
        </w:rPr>
        <w:t>Reproducibility:</w:t>
      </w:r>
      <w:r>
        <w:rPr>
          <w:rFonts w:ascii="Times" w:hAnsi="Times"/>
          <w:color w:val="000000"/>
          <w:sz w:val="27"/>
          <w:szCs w:val="27"/>
        </w:rPr>
        <w:t> Phenotypes replicate across batches, time, and operators</w:t>
      </w:r>
    </w:p>
    <w:p w14:paraId="08D56001" w14:textId="77777777" w:rsidR="0063043F" w:rsidRDefault="0063043F" w:rsidP="0063043F">
      <w:pPr>
        <w:numPr>
          <w:ilvl w:val="0"/>
          <w:numId w:val="47"/>
        </w:numPr>
        <w:spacing w:before="100" w:beforeAutospacing="1" w:after="100" w:afterAutospacing="1"/>
        <w:rPr>
          <w:rFonts w:ascii="Times" w:hAnsi="Times"/>
          <w:color w:val="000000"/>
          <w:sz w:val="27"/>
          <w:szCs w:val="27"/>
        </w:rPr>
      </w:pPr>
      <w:r>
        <w:rPr>
          <w:rStyle w:val="Strong"/>
          <w:rFonts w:ascii="Times" w:hAnsi="Times"/>
          <w:color w:val="000000"/>
          <w:sz w:val="27"/>
          <w:szCs w:val="27"/>
        </w:rPr>
        <w:t>Scalability:</w:t>
      </w:r>
      <w:r>
        <w:rPr>
          <w:rFonts w:ascii="Times" w:hAnsi="Times"/>
          <w:color w:val="000000"/>
          <w:sz w:val="27"/>
          <w:szCs w:val="27"/>
        </w:rPr>
        <w:t> Hundreds to thousands of perturbations can be tested without redesign</w:t>
      </w:r>
    </w:p>
    <w:p w14:paraId="7CD0CA05" w14:textId="77777777" w:rsidR="0063043F" w:rsidRDefault="0063043F" w:rsidP="0063043F">
      <w:pPr>
        <w:numPr>
          <w:ilvl w:val="0"/>
          <w:numId w:val="47"/>
        </w:numPr>
        <w:spacing w:before="100" w:beforeAutospacing="1" w:after="100" w:afterAutospacing="1"/>
        <w:rPr>
          <w:rFonts w:ascii="Times" w:hAnsi="Times"/>
          <w:color w:val="000000"/>
          <w:sz w:val="27"/>
          <w:szCs w:val="27"/>
        </w:rPr>
      </w:pPr>
      <w:r>
        <w:rPr>
          <w:rStyle w:val="Strong"/>
          <w:rFonts w:ascii="Times" w:hAnsi="Times"/>
          <w:color w:val="000000"/>
          <w:sz w:val="27"/>
          <w:szCs w:val="27"/>
        </w:rPr>
        <w:t>Throughput-information balance:</w:t>
      </w:r>
      <w:r>
        <w:rPr>
          <w:rFonts w:ascii="Times" w:hAnsi="Times"/>
          <w:color w:val="000000"/>
          <w:sz w:val="27"/>
          <w:szCs w:val="27"/>
        </w:rPr>
        <w:t> Scale is achieved without collapsing high-dimensional data into blunt averages</w:t>
      </w:r>
    </w:p>
    <w:p w14:paraId="70E322D7" w14:textId="77777777" w:rsidR="0063043F" w:rsidRDefault="0063043F" w:rsidP="0063043F">
      <w:pPr>
        <w:numPr>
          <w:ilvl w:val="0"/>
          <w:numId w:val="47"/>
        </w:numPr>
        <w:spacing w:before="100" w:beforeAutospacing="1" w:after="100" w:afterAutospacing="1"/>
        <w:rPr>
          <w:rFonts w:ascii="Times" w:hAnsi="Times"/>
          <w:color w:val="000000"/>
          <w:sz w:val="27"/>
          <w:szCs w:val="27"/>
        </w:rPr>
      </w:pPr>
      <w:r>
        <w:rPr>
          <w:rStyle w:val="Strong"/>
          <w:rFonts w:ascii="Times" w:hAnsi="Times"/>
          <w:color w:val="000000"/>
          <w:sz w:val="27"/>
          <w:szCs w:val="27"/>
        </w:rPr>
        <w:t>Failure detectability:</w:t>
      </w:r>
      <w:r>
        <w:rPr>
          <w:rFonts w:ascii="Times" w:hAnsi="Times"/>
          <w:color w:val="000000"/>
          <w:sz w:val="27"/>
          <w:szCs w:val="27"/>
        </w:rPr>
        <w:t> Assays reveal when biology, QC, or perturbations are broken</w:t>
      </w:r>
    </w:p>
    <w:p w14:paraId="54BC8A11" w14:textId="77777777" w:rsidR="0063043F" w:rsidRDefault="0063043F" w:rsidP="0063043F">
      <w:pPr>
        <w:pStyle w:val="NormalWeb"/>
        <w:rPr>
          <w:rFonts w:ascii="Times" w:hAnsi="Times"/>
          <w:color w:val="000000"/>
          <w:sz w:val="27"/>
          <w:szCs w:val="27"/>
        </w:rPr>
      </w:pPr>
      <w:r>
        <w:rPr>
          <w:rFonts w:ascii="Times" w:hAnsi="Times"/>
          <w:color w:val="000000"/>
          <w:sz w:val="27"/>
          <w:szCs w:val="27"/>
        </w:rPr>
        <w:lastRenderedPageBreak/>
        <w:t>Operational PoV is not glamorous, but it is decisive. If results cannot be regenerated, they cannot be trusted.</w:t>
      </w:r>
    </w:p>
    <w:p w14:paraId="600980AC" w14:textId="77777777" w:rsidR="0063043F" w:rsidRDefault="003B2BA8" w:rsidP="0063043F">
      <w:pPr>
        <w:rPr>
          <w:rFonts w:ascii="Times" w:hAnsi="Times"/>
          <w:sz w:val="27"/>
          <w:szCs w:val="27"/>
        </w:rPr>
      </w:pPr>
      <w:r w:rsidRPr="003B2BA8">
        <w:rPr>
          <w:noProof/>
          <w14:ligatures w14:val="standardContextual"/>
        </w:rPr>
        <w:pict w14:anchorId="4BDB1DC1">
          <v:rect id="_x0000_i1151" alt="" style="width:468pt;height:.05pt;mso-width-percent:0;mso-height-percent:0;mso-width-percent:0;mso-height-percent:0" o:hralign="center" o:hrstd="t" o:hr="t" fillcolor="#a0a0a0" stroked="f"/>
        </w:pict>
      </w:r>
    </w:p>
    <w:p w14:paraId="679A1FCC" w14:textId="77777777" w:rsidR="0063043F" w:rsidRDefault="0063043F" w:rsidP="0063043F">
      <w:pPr>
        <w:pStyle w:val="Heading2"/>
        <w:rPr>
          <w:rFonts w:ascii="Times" w:hAnsi="Times"/>
          <w:color w:val="000000"/>
          <w:sz w:val="36"/>
          <w:szCs w:val="36"/>
        </w:rPr>
      </w:pPr>
      <w:r>
        <w:rPr>
          <w:rFonts w:ascii="Times" w:hAnsi="Times"/>
          <w:color w:val="000000"/>
        </w:rPr>
        <w:t>5.4 Predictive utility: does rescue mean something?</w:t>
      </w:r>
    </w:p>
    <w:p w14:paraId="1EC2C2BB"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central promise of functional phenotyping is that </w:t>
      </w:r>
      <w:r>
        <w:rPr>
          <w:rStyle w:val="Strong"/>
          <w:rFonts w:ascii="Times" w:hAnsi="Times"/>
          <w:color w:val="000000"/>
          <w:sz w:val="27"/>
          <w:szCs w:val="27"/>
        </w:rPr>
        <w:t>rescue of a cellular phenotype predicts therapeutic relevance</w:t>
      </w:r>
      <w:r>
        <w:rPr>
          <w:rFonts w:ascii="Times" w:hAnsi="Times"/>
          <w:color w:val="000000"/>
          <w:sz w:val="27"/>
          <w:szCs w:val="27"/>
        </w:rPr>
        <w:t>. This must be tested explicitly.</w:t>
      </w:r>
    </w:p>
    <w:p w14:paraId="30B54FCF" w14:textId="77777777" w:rsidR="0063043F" w:rsidRDefault="0063043F" w:rsidP="0063043F">
      <w:pPr>
        <w:pStyle w:val="Heading3"/>
        <w:rPr>
          <w:rFonts w:ascii="Times" w:hAnsi="Times"/>
          <w:color w:val="000000"/>
          <w:sz w:val="27"/>
          <w:szCs w:val="27"/>
        </w:rPr>
      </w:pPr>
      <w:r>
        <w:rPr>
          <w:rFonts w:ascii="Times" w:hAnsi="Times"/>
          <w:color w:val="000000"/>
        </w:rPr>
        <w:t>Acceptance criteria</w:t>
      </w:r>
    </w:p>
    <w:p w14:paraId="36C383CE" w14:textId="77777777" w:rsidR="0063043F" w:rsidRDefault="0063043F" w:rsidP="0063043F">
      <w:pPr>
        <w:pStyle w:val="NormalWeb"/>
        <w:rPr>
          <w:rFonts w:ascii="Times" w:hAnsi="Times"/>
          <w:color w:val="000000"/>
          <w:sz w:val="27"/>
          <w:szCs w:val="27"/>
        </w:rPr>
      </w:pPr>
      <w:r>
        <w:rPr>
          <w:rFonts w:ascii="Times" w:hAnsi="Times"/>
          <w:color w:val="000000"/>
          <w:sz w:val="27"/>
          <w:szCs w:val="27"/>
        </w:rPr>
        <w:t>Predictive utility is demonstrated when:</w:t>
      </w:r>
    </w:p>
    <w:p w14:paraId="05A433E1" w14:textId="77777777" w:rsidR="0063043F" w:rsidRDefault="0063043F" w:rsidP="0063043F">
      <w:pPr>
        <w:numPr>
          <w:ilvl w:val="0"/>
          <w:numId w:val="48"/>
        </w:numPr>
        <w:spacing w:before="100" w:beforeAutospacing="1" w:after="100" w:afterAutospacing="1"/>
        <w:rPr>
          <w:rFonts w:ascii="Times" w:hAnsi="Times"/>
          <w:color w:val="000000"/>
          <w:sz w:val="27"/>
          <w:szCs w:val="27"/>
        </w:rPr>
      </w:pPr>
      <w:r>
        <w:rPr>
          <w:rFonts w:ascii="Times" w:hAnsi="Times"/>
          <w:color w:val="000000"/>
          <w:sz w:val="27"/>
          <w:szCs w:val="27"/>
        </w:rPr>
        <w:t>Known effective drugs (or mechanisms) </w:t>
      </w:r>
      <w:r>
        <w:rPr>
          <w:rStyle w:val="Strong"/>
          <w:rFonts w:ascii="Times" w:hAnsi="Times"/>
          <w:color w:val="000000"/>
          <w:sz w:val="27"/>
          <w:szCs w:val="27"/>
        </w:rPr>
        <w:t>shift disease phenotypes in expected directions</w:t>
      </w:r>
    </w:p>
    <w:p w14:paraId="07670181" w14:textId="77777777" w:rsidR="0063043F" w:rsidRDefault="0063043F" w:rsidP="0063043F">
      <w:pPr>
        <w:numPr>
          <w:ilvl w:val="0"/>
          <w:numId w:val="48"/>
        </w:numPr>
        <w:spacing w:before="100" w:beforeAutospacing="1" w:after="100" w:afterAutospacing="1"/>
        <w:rPr>
          <w:rFonts w:ascii="Times" w:hAnsi="Times"/>
          <w:color w:val="000000"/>
          <w:sz w:val="27"/>
          <w:szCs w:val="27"/>
        </w:rPr>
      </w:pPr>
      <w:r>
        <w:rPr>
          <w:rFonts w:ascii="Times" w:hAnsi="Times"/>
          <w:color w:val="000000"/>
          <w:sz w:val="27"/>
          <w:szCs w:val="27"/>
        </w:rPr>
        <w:t>Ineffective or contraindicated interventions </w:t>
      </w:r>
      <w:r>
        <w:rPr>
          <w:rStyle w:val="Strong"/>
          <w:rFonts w:ascii="Times" w:hAnsi="Times"/>
          <w:color w:val="000000"/>
          <w:sz w:val="27"/>
          <w:szCs w:val="27"/>
        </w:rPr>
        <w:t>fail to rescue or worsen phenotypes</w:t>
      </w:r>
    </w:p>
    <w:p w14:paraId="15B15F46" w14:textId="77777777" w:rsidR="0063043F" w:rsidRDefault="0063043F" w:rsidP="0063043F">
      <w:pPr>
        <w:numPr>
          <w:ilvl w:val="0"/>
          <w:numId w:val="48"/>
        </w:numPr>
        <w:spacing w:before="100" w:beforeAutospacing="1" w:after="100" w:afterAutospacing="1"/>
        <w:rPr>
          <w:rFonts w:ascii="Times" w:hAnsi="Times"/>
          <w:color w:val="000000"/>
          <w:sz w:val="27"/>
          <w:szCs w:val="27"/>
        </w:rPr>
      </w:pPr>
      <w:r>
        <w:rPr>
          <w:rFonts w:ascii="Times" w:hAnsi="Times"/>
          <w:color w:val="000000"/>
          <w:sz w:val="27"/>
          <w:szCs w:val="27"/>
        </w:rPr>
        <w:t>Partial rescues correlate with partial or mechanism-specific effects</w:t>
      </w:r>
    </w:p>
    <w:p w14:paraId="50A0B6C1" w14:textId="77777777" w:rsidR="0063043F" w:rsidRDefault="0063043F" w:rsidP="0063043F">
      <w:pPr>
        <w:numPr>
          <w:ilvl w:val="0"/>
          <w:numId w:val="48"/>
        </w:numPr>
        <w:spacing w:before="100" w:beforeAutospacing="1" w:after="100" w:afterAutospacing="1"/>
        <w:rPr>
          <w:rFonts w:ascii="Times" w:hAnsi="Times"/>
          <w:color w:val="000000"/>
          <w:sz w:val="27"/>
          <w:szCs w:val="27"/>
        </w:rPr>
      </w:pPr>
      <w:r>
        <w:rPr>
          <w:rFonts w:ascii="Times" w:hAnsi="Times"/>
          <w:color w:val="000000"/>
          <w:sz w:val="27"/>
          <w:szCs w:val="27"/>
        </w:rPr>
        <w:t>Different perturbations that converge clinically also converge functionally</w:t>
      </w:r>
    </w:p>
    <w:p w14:paraId="408FD80A" w14:textId="77777777" w:rsidR="0063043F" w:rsidRDefault="0063043F" w:rsidP="0063043F">
      <w:pPr>
        <w:pStyle w:val="NormalWeb"/>
        <w:rPr>
          <w:rFonts w:ascii="Times" w:hAnsi="Times"/>
          <w:color w:val="000000"/>
          <w:sz w:val="27"/>
          <w:szCs w:val="27"/>
        </w:rPr>
      </w:pPr>
      <w:r>
        <w:rPr>
          <w:rFonts w:ascii="Times" w:hAnsi="Times"/>
          <w:color w:val="000000"/>
          <w:sz w:val="27"/>
          <w:szCs w:val="27"/>
        </w:rPr>
        <w:t>Importantly, PoV does </w:t>
      </w:r>
      <w:r>
        <w:rPr>
          <w:rStyle w:val="Emphasis"/>
          <w:rFonts w:ascii="Times" w:hAnsi="Times"/>
          <w:color w:val="000000"/>
          <w:sz w:val="27"/>
          <w:szCs w:val="27"/>
        </w:rPr>
        <w:t>not</w:t>
      </w:r>
      <w:r>
        <w:rPr>
          <w:rFonts w:ascii="Times" w:hAnsi="Times"/>
          <w:color w:val="000000"/>
          <w:sz w:val="27"/>
          <w:szCs w:val="27"/>
        </w:rPr>
        <w:t> require perfect prediction. It requires </w:t>
      </w:r>
      <w:r>
        <w:rPr>
          <w:rStyle w:val="Strong"/>
          <w:rFonts w:ascii="Times" w:hAnsi="Times"/>
          <w:color w:val="000000"/>
          <w:sz w:val="27"/>
          <w:szCs w:val="27"/>
        </w:rPr>
        <w:t>better-than-baseline discrimination</w:t>
      </w:r>
      <w:r>
        <w:rPr>
          <w:rFonts w:ascii="Times" w:hAnsi="Times"/>
          <w:color w:val="000000"/>
          <w:sz w:val="27"/>
          <w:szCs w:val="27"/>
        </w:rPr>
        <w:t> relative to target-only or transcript-only approaches.</w:t>
      </w:r>
    </w:p>
    <w:p w14:paraId="695FCDE0" w14:textId="77777777" w:rsidR="0063043F" w:rsidRDefault="003B2BA8" w:rsidP="0063043F">
      <w:pPr>
        <w:rPr>
          <w:rFonts w:ascii="Times" w:hAnsi="Times"/>
          <w:sz w:val="27"/>
          <w:szCs w:val="27"/>
        </w:rPr>
      </w:pPr>
      <w:r w:rsidRPr="003B2BA8">
        <w:rPr>
          <w:noProof/>
          <w14:ligatures w14:val="standardContextual"/>
        </w:rPr>
        <w:pict w14:anchorId="7DF3B925">
          <v:rect id="_x0000_i1150" alt="" style="width:468pt;height:.05pt;mso-width-percent:0;mso-height-percent:0;mso-width-percent:0;mso-height-percent:0" o:hralign="center" o:hrstd="t" o:hr="t" fillcolor="#a0a0a0" stroked="f"/>
        </w:pict>
      </w:r>
    </w:p>
    <w:p w14:paraId="1B69E6D7" w14:textId="77777777" w:rsidR="0063043F" w:rsidRDefault="0063043F" w:rsidP="0063043F">
      <w:pPr>
        <w:pStyle w:val="Heading2"/>
        <w:rPr>
          <w:rFonts w:ascii="Times" w:hAnsi="Times"/>
          <w:color w:val="000000"/>
          <w:sz w:val="36"/>
          <w:szCs w:val="36"/>
        </w:rPr>
      </w:pPr>
      <w:r>
        <w:rPr>
          <w:rFonts w:ascii="Times" w:hAnsi="Times"/>
          <w:color w:val="000000"/>
        </w:rPr>
        <w:t>5.5 Portfolio leverage: does the platform compound value?</w:t>
      </w:r>
    </w:p>
    <w:p w14:paraId="48C97F20" w14:textId="77777777" w:rsidR="0063043F" w:rsidRDefault="0063043F" w:rsidP="0063043F">
      <w:pPr>
        <w:pStyle w:val="NormalWeb"/>
        <w:rPr>
          <w:rFonts w:ascii="Times" w:hAnsi="Times"/>
          <w:color w:val="000000"/>
          <w:sz w:val="27"/>
          <w:szCs w:val="27"/>
        </w:rPr>
      </w:pPr>
      <w:r>
        <w:rPr>
          <w:rFonts w:ascii="Times" w:hAnsi="Times"/>
          <w:color w:val="000000"/>
          <w:sz w:val="27"/>
          <w:szCs w:val="27"/>
        </w:rPr>
        <w:t>A true platform does not reset to zero with each program. It accumulates reusable assets.</w:t>
      </w:r>
    </w:p>
    <w:p w14:paraId="751ED13A" w14:textId="77777777" w:rsidR="0063043F" w:rsidRDefault="0063043F" w:rsidP="0063043F">
      <w:pPr>
        <w:pStyle w:val="Heading3"/>
        <w:rPr>
          <w:rFonts w:ascii="Times" w:hAnsi="Times"/>
          <w:color w:val="000000"/>
          <w:sz w:val="27"/>
          <w:szCs w:val="27"/>
        </w:rPr>
      </w:pPr>
      <w:r>
        <w:rPr>
          <w:rFonts w:ascii="Times" w:hAnsi="Times"/>
          <w:color w:val="000000"/>
        </w:rPr>
        <w:t>Acceptance criteria</w:t>
      </w:r>
    </w:p>
    <w:p w14:paraId="3A4D9FC6" w14:textId="77777777" w:rsidR="0063043F" w:rsidRDefault="0063043F" w:rsidP="0063043F">
      <w:pPr>
        <w:pStyle w:val="NormalWeb"/>
        <w:rPr>
          <w:rFonts w:ascii="Times" w:hAnsi="Times"/>
          <w:color w:val="000000"/>
          <w:sz w:val="27"/>
          <w:szCs w:val="27"/>
        </w:rPr>
      </w:pPr>
      <w:r>
        <w:rPr>
          <w:rFonts w:ascii="Times" w:hAnsi="Times"/>
          <w:color w:val="000000"/>
          <w:sz w:val="27"/>
          <w:szCs w:val="27"/>
        </w:rPr>
        <w:t>Portfolio leverage exists when:</w:t>
      </w:r>
    </w:p>
    <w:p w14:paraId="4EF73297" w14:textId="77777777" w:rsidR="0063043F" w:rsidRDefault="0063043F" w:rsidP="0063043F">
      <w:pPr>
        <w:numPr>
          <w:ilvl w:val="0"/>
          <w:numId w:val="49"/>
        </w:numPr>
        <w:spacing w:before="100" w:beforeAutospacing="1" w:after="100" w:afterAutospacing="1"/>
        <w:rPr>
          <w:rFonts w:ascii="Times" w:hAnsi="Times"/>
          <w:color w:val="000000"/>
          <w:sz w:val="27"/>
          <w:szCs w:val="27"/>
        </w:rPr>
      </w:pPr>
      <w:r>
        <w:rPr>
          <w:rFonts w:ascii="Times" w:hAnsi="Times"/>
          <w:color w:val="000000"/>
          <w:sz w:val="27"/>
          <w:szCs w:val="27"/>
        </w:rPr>
        <w:t>Phenotypes generated for one disease are reused to inform others</w:t>
      </w:r>
    </w:p>
    <w:p w14:paraId="7C5CA584" w14:textId="77777777" w:rsidR="0063043F" w:rsidRDefault="0063043F" w:rsidP="0063043F">
      <w:pPr>
        <w:numPr>
          <w:ilvl w:val="0"/>
          <w:numId w:val="49"/>
        </w:numPr>
        <w:spacing w:before="100" w:beforeAutospacing="1" w:after="100" w:afterAutospacing="1"/>
        <w:rPr>
          <w:rFonts w:ascii="Times" w:hAnsi="Times"/>
          <w:color w:val="000000"/>
          <w:sz w:val="27"/>
          <w:szCs w:val="27"/>
        </w:rPr>
      </w:pPr>
      <w:r>
        <w:rPr>
          <w:rFonts w:ascii="Times" w:hAnsi="Times"/>
          <w:color w:val="000000"/>
          <w:sz w:val="27"/>
          <w:szCs w:val="27"/>
        </w:rPr>
        <w:t>Drug response signatures recur across unrelated programs</w:t>
      </w:r>
    </w:p>
    <w:p w14:paraId="0946B0EB" w14:textId="77777777" w:rsidR="0063043F" w:rsidRDefault="0063043F" w:rsidP="0063043F">
      <w:pPr>
        <w:numPr>
          <w:ilvl w:val="0"/>
          <w:numId w:val="49"/>
        </w:numPr>
        <w:spacing w:before="100" w:beforeAutospacing="1" w:after="100" w:afterAutospacing="1"/>
        <w:rPr>
          <w:rFonts w:ascii="Times" w:hAnsi="Times"/>
          <w:color w:val="000000"/>
          <w:sz w:val="27"/>
          <w:szCs w:val="27"/>
        </w:rPr>
      </w:pPr>
      <w:r>
        <w:rPr>
          <w:rFonts w:ascii="Times" w:hAnsi="Times"/>
          <w:color w:val="000000"/>
          <w:sz w:val="27"/>
          <w:szCs w:val="27"/>
        </w:rPr>
        <w:t>Functional embeddings enable similarity search and hypothesis transfer</w:t>
      </w:r>
    </w:p>
    <w:p w14:paraId="77FDD380" w14:textId="77777777" w:rsidR="0063043F" w:rsidRDefault="0063043F" w:rsidP="0063043F">
      <w:pPr>
        <w:numPr>
          <w:ilvl w:val="0"/>
          <w:numId w:val="49"/>
        </w:numPr>
        <w:spacing w:before="100" w:beforeAutospacing="1" w:after="100" w:afterAutospacing="1"/>
        <w:rPr>
          <w:rFonts w:ascii="Times" w:hAnsi="Times"/>
          <w:color w:val="000000"/>
          <w:sz w:val="27"/>
          <w:szCs w:val="27"/>
        </w:rPr>
      </w:pPr>
      <w:r>
        <w:rPr>
          <w:rFonts w:ascii="Times" w:hAnsi="Times"/>
          <w:color w:val="000000"/>
          <w:sz w:val="27"/>
          <w:szCs w:val="27"/>
        </w:rPr>
        <w:t>Negative results prevent redundant exploration</w:t>
      </w:r>
    </w:p>
    <w:p w14:paraId="5FA7D52D"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compounding effect is critical for CNS, where disease boundaries are often artificial overlays on shared functional dysfunctions.</w:t>
      </w:r>
    </w:p>
    <w:p w14:paraId="44AA0CF8" w14:textId="77777777" w:rsidR="0063043F" w:rsidRDefault="003B2BA8" w:rsidP="0063043F">
      <w:pPr>
        <w:rPr>
          <w:rFonts w:ascii="Times" w:hAnsi="Times"/>
          <w:sz w:val="27"/>
          <w:szCs w:val="27"/>
        </w:rPr>
      </w:pPr>
      <w:r w:rsidRPr="003B2BA8">
        <w:rPr>
          <w:noProof/>
          <w14:ligatures w14:val="standardContextual"/>
        </w:rPr>
        <w:lastRenderedPageBreak/>
        <w:pict w14:anchorId="5072D78A">
          <v:rect id="_x0000_i1149" alt="" style="width:468pt;height:.05pt;mso-width-percent:0;mso-height-percent:0;mso-width-percent:0;mso-height-percent:0" o:hralign="center" o:hrstd="t" o:hr="t" fillcolor="#a0a0a0" stroked="f"/>
        </w:pict>
      </w:r>
    </w:p>
    <w:p w14:paraId="4AC055F8" w14:textId="77777777" w:rsidR="0063043F" w:rsidRDefault="0063043F" w:rsidP="0063043F">
      <w:pPr>
        <w:pStyle w:val="Heading2"/>
        <w:rPr>
          <w:rFonts w:ascii="Times" w:hAnsi="Times"/>
          <w:color w:val="000000"/>
          <w:sz w:val="36"/>
          <w:szCs w:val="36"/>
        </w:rPr>
      </w:pPr>
      <w:r>
        <w:rPr>
          <w:rFonts w:ascii="Times" w:hAnsi="Times"/>
          <w:color w:val="000000"/>
        </w:rPr>
        <w:t>5.6 What proof-of-value is </w:t>
      </w:r>
      <w:r>
        <w:rPr>
          <w:rStyle w:val="Emphasis"/>
          <w:rFonts w:ascii="Times" w:hAnsi="Times"/>
          <w:color w:val="000000"/>
        </w:rPr>
        <w:t>not</w:t>
      </w:r>
    </w:p>
    <w:p w14:paraId="4FAED6B2" w14:textId="77777777" w:rsidR="0063043F" w:rsidRDefault="0063043F" w:rsidP="0063043F">
      <w:pPr>
        <w:pStyle w:val="NormalWeb"/>
        <w:rPr>
          <w:rFonts w:ascii="Times" w:hAnsi="Times"/>
          <w:color w:val="000000"/>
          <w:sz w:val="27"/>
          <w:szCs w:val="27"/>
        </w:rPr>
      </w:pPr>
      <w:r>
        <w:rPr>
          <w:rFonts w:ascii="Times" w:hAnsi="Times"/>
          <w:color w:val="000000"/>
          <w:sz w:val="27"/>
          <w:szCs w:val="27"/>
        </w:rPr>
        <w:t>It is equally important to clarify what does </w:t>
      </w:r>
      <w:r>
        <w:rPr>
          <w:rStyle w:val="Strong"/>
          <w:rFonts w:ascii="Times" w:hAnsi="Times"/>
          <w:color w:val="000000"/>
          <w:sz w:val="27"/>
          <w:szCs w:val="27"/>
        </w:rPr>
        <w:t>not</w:t>
      </w:r>
      <w:r>
        <w:rPr>
          <w:rFonts w:ascii="Times" w:hAnsi="Times"/>
          <w:color w:val="000000"/>
          <w:sz w:val="27"/>
          <w:szCs w:val="27"/>
        </w:rPr>
        <w:t> constitute PoV:</w:t>
      </w:r>
    </w:p>
    <w:p w14:paraId="016F4F12" w14:textId="77777777" w:rsidR="0063043F" w:rsidRDefault="0063043F" w:rsidP="0063043F">
      <w:pPr>
        <w:numPr>
          <w:ilvl w:val="0"/>
          <w:numId w:val="50"/>
        </w:numPr>
        <w:spacing w:before="100" w:beforeAutospacing="1" w:after="100" w:afterAutospacing="1"/>
        <w:rPr>
          <w:rFonts w:ascii="Times" w:hAnsi="Times"/>
          <w:color w:val="000000"/>
          <w:sz w:val="27"/>
          <w:szCs w:val="27"/>
        </w:rPr>
      </w:pPr>
      <w:r>
        <w:rPr>
          <w:rFonts w:ascii="Times" w:hAnsi="Times"/>
          <w:color w:val="000000"/>
          <w:sz w:val="27"/>
          <w:szCs w:val="27"/>
        </w:rPr>
        <w:t>A single compelling hit without mechanistic context</w:t>
      </w:r>
    </w:p>
    <w:p w14:paraId="2639284D" w14:textId="77777777" w:rsidR="0063043F" w:rsidRDefault="0063043F" w:rsidP="0063043F">
      <w:pPr>
        <w:numPr>
          <w:ilvl w:val="0"/>
          <w:numId w:val="50"/>
        </w:numPr>
        <w:spacing w:before="100" w:beforeAutospacing="1" w:after="100" w:afterAutospacing="1"/>
        <w:rPr>
          <w:rFonts w:ascii="Times" w:hAnsi="Times"/>
          <w:color w:val="000000"/>
          <w:sz w:val="27"/>
          <w:szCs w:val="27"/>
        </w:rPr>
      </w:pPr>
      <w:r>
        <w:rPr>
          <w:rFonts w:ascii="Times" w:hAnsi="Times"/>
          <w:color w:val="000000"/>
          <w:sz w:val="27"/>
          <w:szCs w:val="27"/>
        </w:rPr>
        <w:t>High-dimensional data without decision frameworks</w:t>
      </w:r>
    </w:p>
    <w:p w14:paraId="79CBE5BE" w14:textId="77777777" w:rsidR="0063043F" w:rsidRDefault="0063043F" w:rsidP="0063043F">
      <w:pPr>
        <w:numPr>
          <w:ilvl w:val="0"/>
          <w:numId w:val="50"/>
        </w:numPr>
        <w:spacing w:before="100" w:beforeAutospacing="1" w:after="100" w:afterAutospacing="1"/>
        <w:rPr>
          <w:rFonts w:ascii="Times" w:hAnsi="Times"/>
          <w:color w:val="000000"/>
          <w:sz w:val="27"/>
          <w:szCs w:val="27"/>
        </w:rPr>
      </w:pPr>
      <w:r>
        <w:rPr>
          <w:rFonts w:ascii="Times" w:hAnsi="Times"/>
          <w:color w:val="000000"/>
          <w:sz w:val="27"/>
          <w:szCs w:val="27"/>
        </w:rPr>
        <w:t>Correlation without perturbational causality</w:t>
      </w:r>
    </w:p>
    <w:p w14:paraId="1E399237" w14:textId="77777777" w:rsidR="0063043F" w:rsidRDefault="0063043F" w:rsidP="0063043F">
      <w:pPr>
        <w:numPr>
          <w:ilvl w:val="0"/>
          <w:numId w:val="50"/>
        </w:numPr>
        <w:spacing w:before="100" w:beforeAutospacing="1" w:after="100" w:afterAutospacing="1"/>
        <w:rPr>
          <w:rFonts w:ascii="Times" w:hAnsi="Times"/>
          <w:color w:val="000000"/>
          <w:sz w:val="27"/>
          <w:szCs w:val="27"/>
        </w:rPr>
      </w:pPr>
      <w:r>
        <w:rPr>
          <w:rFonts w:ascii="Times" w:hAnsi="Times"/>
          <w:color w:val="000000"/>
          <w:sz w:val="27"/>
          <w:szCs w:val="27"/>
        </w:rPr>
        <w:t>Post-hoc rationalization after success elsewhere</w:t>
      </w:r>
    </w:p>
    <w:p w14:paraId="21AAFE28"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platform must earn trust </w:t>
      </w:r>
      <w:r>
        <w:rPr>
          <w:rStyle w:val="Emphasis"/>
          <w:rFonts w:ascii="Times" w:hAnsi="Times"/>
          <w:color w:val="000000"/>
          <w:sz w:val="27"/>
          <w:szCs w:val="27"/>
        </w:rPr>
        <w:t>before</w:t>
      </w:r>
      <w:r>
        <w:rPr>
          <w:rFonts w:ascii="Times" w:hAnsi="Times"/>
          <w:color w:val="000000"/>
          <w:sz w:val="27"/>
          <w:szCs w:val="27"/>
        </w:rPr>
        <w:t> clinical validation, not retroactively.</w:t>
      </w:r>
    </w:p>
    <w:p w14:paraId="37E50485" w14:textId="77777777" w:rsidR="0063043F" w:rsidRDefault="003B2BA8" w:rsidP="0063043F">
      <w:pPr>
        <w:rPr>
          <w:rFonts w:ascii="Times" w:hAnsi="Times"/>
          <w:sz w:val="27"/>
          <w:szCs w:val="27"/>
        </w:rPr>
      </w:pPr>
      <w:r w:rsidRPr="003B2BA8">
        <w:rPr>
          <w:noProof/>
          <w14:ligatures w14:val="standardContextual"/>
        </w:rPr>
        <w:pict w14:anchorId="26E77575">
          <v:rect id="_x0000_i1148" alt="" style="width:468pt;height:.05pt;mso-width-percent:0;mso-height-percent:0;mso-width-percent:0;mso-height-percent:0" o:hralign="center" o:hrstd="t" o:hr="t" fillcolor="#a0a0a0" stroked="f"/>
        </w:pict>
      </w:r>
    </w:p>
    <w:p w14:paraId="67EB40CD" w14:textId="77777777" w:rsidR="0063043F" w:rsidRDefault="0063043F" w:rsidP="0063043F">
      <w:pPr>
        <w:pStyle w:val="Heading2"/>
        <w:rPr>
          <w:rFonts w:ascii="Times" w:hAnsi="Times"/>
          <w:color w:val="000000"/>
          <w:sz w:val="36"/>
          <w:szCs w:val="36"/>
        </w:rPr>
      </w:pPr>
      <w:r>
        <w:rPr>
          <w:rFonts w:ascii="Times" w:hAnsi="Times"/>
          <w:color w:val="000000"/>
        </w:rPr>
        <w:t>5.7 Structuring proof cases as falsifiable tests</w:t>
      </w:r>
    </w:p>
    <w:p w14:paraId="4721D42F" w14:textId="77777777" w:rsidR="0063043F" w:rsidRDefault="0063043F" w:rsidP="0063043F">
      <w:pPr>
        <w:pStyle w:val="NormalWeb"/>
        <w:rPr>
          <w:rFonts w:ascii="Times" w:hAnsi="Times"/>
          <w:color w:val="000000"/>
          <w:sz w:val="27"/>
          <w:szCs w:val="27"/>
        </w:rPr>
      </w:pPr>
      <w:r>
        <w:rPr>
          <w:rFonts w:ascii="Times" w:hAnsi="Times"/>
          <w:color w:val="000000"/>
          <w:sz w:val="27"/>
          <w:szCs w:val="27"/>
        </w:rPr>
        <w:t>Each proof case presented in subsequent chapters (beginning with TSC) is structured as a </w:t>
      </w:r>
      <w:r>
        <w:rPr>
          <w:rStyle w:val="Strong"/>
          <w:rFonts w:ascii="Times" w:hAnsi="Times"/>
          <w:color w:val="000000"/>
          <w:sz w:val="27"/>
          <w:szCs w:val="27"/>
        </w:rPr>
        <w:t>pre-specified test</w:t>
      </w:r>
      <w:r>
        <w:rPr>
          <w:rFonts w:ascii="Times" w:hAnsi="Times"/>
          <w:color w:val="000000"/>
          <w:sz w:val="27"/>
          <w:szCs w:val="27"/>
        </w:rPr>
        <w:t> against the criteria above:</w:t>
      </w:r>
    </w:p>
    <w:p w14:paraId="77D5F580" w14:textId="77777777" w:rsidR="0063043F" w:rsidRDefault="0063043F" w:rsidP="0063043F">
      <w:pPr>
        <w:numPr>
          <w:ilvl w:val="0"/>
          <w:numId w:val="51"/>
        </w:numPr>
        <w:spacing w:before="100" w:beforeAutospacing="1" w:after="100" w:afterAutospacing="1"/>
        <w:rPr>
          <w:rFonts w:ascii="Times" w:hAnsi="Times"/>
          <w:color w:val="000000"/>
          <w:sz w:val="27"/>
          <w:szCs w:val="27"/>
        </w:rPr>
      </w:pPr>
      <w:r>
        <w:rPr>
          <w:rFonts w:ascii="Times" w:hAnsi="Times"/>
          <w:color w:val="000000"/>
          <w:sz w:val="27"/>
          <w:szCs w:val="27"/>
        </w:rPr>
        <w:t>What biological hypothesis is being tested?</w:t>
      </w:r>
    </w:p>
    <w:p w14:paraId="663814F3" w14:textId="77777777" w:rsidR="0063043F" w:rsidRDefault="0063043F" w:rsidP="0063043F">
      <w:pPr>
        <w:numPr>
          <w:ilvl w:val="0"/>
          <w:numId w:val="51"/>
        </w:numPr>
        <w:spacing w:before="100" w:beforeAutospacing="1" w:after="100" w:afterAutospacing="1"/>
        <w:rPr>
          <w:rFonts w:ascii="Times" w:hAnsi="Times"/>
          <w:color w:val="000000"/>
          <w:sz w:val="27"/>
          <w:szCs w:val="27"/>
        </w:rPr>
      </w:pPr>
      <w:r>
        <w:rPr>
          <w:rFonts w:ascii="Times" w:hAnsi="Times"/>
          <w:color w:val="000000"/>
          <w:sz w:val="27"/>
          <w:szCs w:val="27"/>
        </w:rPr>
        <w:t>What functional phenotype is expected?</w:t>
      </w:r>
    </w:p>
    <w:p w14:paraId="1088AC3C" w14:textId="77777777" w:rsidR="0063043F" w:rsidRDefault="0063043F" w:rsidP="0063043F">
      <w:pPr>
        <w:numPr>
          <w:ilvl w:val="0"/>
          <w:numId w:val="51"/>
        </w:numPr>
        <w:spacing w:before="100" w:beforeAutospacing="1" w:after="100" w:afterAutospacing="1"/>
        <w:rPr>
          <w:rFonts w:ascii="Times" w:hAnsi="Times"/>
          <w:color w:val="000000"/>
          <w:sz w:val="27"/>
          <w:szCs w:val="27"/>
        </w:rPr>
      </w:pPr>
      <w:r>
        <w:rPr>
          <w:rFonts w:ascii="Times" w:hAnsi="Times"/>
          <w:color w:val="000000"/>
          <w:sz w:val="27"/>
          <w:szCs w:val="27"/>
        </w:rPr>
        <w:t>What outcomes would falsify the approach?</w:t>
      </w:r>
    </w:p>
    <w:p w14:paraId="66443A3C" w14:textId="77777777" w:rsidR="0063043F" w:rsidRDefault="0063043F" w:rsidP="0063043F">
      <w:pPr>
        <w:numPr>
          <w:ilvl w:val="0"/>
          <w:numId w:val="51"/>
        </w:numPr>
        <w:spacing w:before="100" w:beforeAutospacing="1" w:after="100" w:afterAutospacing="1"/>
        <w:rPr>
          <w:rFonts w:ascii="Times" w:hAnsi="Times"/>
          <w:color w:val="000000"/>
          <w:sz w:val="27"/>
          <w:szCs w:val="27"/>
        </w:rPr>
      </w:pPr>
      <w:r>
        <w:rPr>
          <w:rFonts w:ascii="Times" w:hAnsi="Times"/>
          <w:color w:val="000000"/>
          <w:sz w:val="27"/>
          <w:szCs w:val="27"/>
        </w:rPr>
        <w:t>What decisions become possible if the test succeeds?</w:t>
      </w:r>
    </w:p>
    <w:p w14:paraId="627AF1BA"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framing is intentional. A platform that cannot survive adversarial evaluation is not ready for scaled deployment or strategic partnership.</w:t>
      </w:r>
    </w:p>
    <w:p w14:paraId="219855EC" w14:textId="77777777" w:rsidR="0063043F" w:rsidRDefault="003B2BA8" w:rsidP="0063043F">
      <w:pPr>
        <w:rPr>
          <w:rFonts w:ascii="Times" w:hAnsi="Times"/>
          <w:sz w:val="27"/>
          <w:szCs w:val="27"/>
        </w:rPr>
      </w:pPr>
      <w:r w:rsidRPr="003B2BA8">
        <w:rPr>
          <w:noProof/>
          <w14:ligatures w14:val="standardContextual"/>
        </w:rPr>
        <w:pict w14:anchorId="0D7B5403">
          <v:rect id="_x0000_i1147" alt="" style="width:468pt;height:.05pt;mso-width-percent:0;mso-height-percent:0;mso-width-percent:0;mso-height-percent:0" o:hralign="center" o:hrstd="t" o:hr="t" fillcolor="#a0a0a0" stroked="f"/>
        </w:pict>
      </w:r>
    </w:p>
    <w:p w14:paraId="6C25010B" w14:textId="77777777" w:rsidR="0063043F" w:rsidRDefault="0063043F" w:rsidP="0063043F">
      <w:pPr>
        <w:pStyle w:val="Heading2"/>
        <w:rPr>
          <w:rFonts w:ascii="Times" w:hAnsi="Times"/>
          <w:color w:val="000000"/>
          <w:sz w:val="36"/>
          <w:szCs w:val="36"/>
        </w:rPr>
      </w:pPr>
      <w:r>
        <w:rPr>
          <w:rFonts w:ascii="Times" w:hAnsi="Times"/>
          <w:color w:val="000000"/>
        </w:rPr>
        <w:t>5.8 Implication: raising the bar for early CNS decisions</w:t>
      </w:r>
    </w:p>
    <w:p w14:paraId="62A5F9AE" w14:textId="77777777" w:rsidR="0063043F" w:rsidRDefault="0063043F" w:rsidP="0063043F">
      <w:pPr>
        <w:pStyle w:val="NormalWeb"/>
        <w:rPr>
          <w:rFonts w:ascii="Times" w:hAnsi="Times"/>
          <w:color w:val="000000"/>
          <w:sz w:val="27"/>
          <w:szCs w:val="27"/>
        </w:rPr>
      </w:pPr>
      <w:r>
        <w:rPr>
          <w:rFonts w:ascii="Times" w:hAnsi="Times"/>
          <w:color w:val="000000"/>
          <w:sz w:val="27"/>
          <w:szCs w:val="27"/>
        </w:rPr>
        <w:t>If the platform meets these PoV criteria, it enables a qualitative shift in CNS discovery:</w:t>
      </w:r>
    </w:p>
    <w:p w14:paraId="14687DA0" w14:textId="77777777" w:rsidR="0063043F" w:rsidRDefault="0063043F" w:rsidP="0063043F">
      <w:pPr>
        <w:numPr>
          <w:ilvl w:val="0"/>
          <w:numId w:val="52"/>
        </w:numPr>
        <w:spacing w:before="100" w:beforeAutospacing="1" w:after="100" w:afterAutospacing="1"/>
        <w:rPr>
          <w:rFonts w:ascii="Times" w:hAnsi="Times"/>
          <w:color w:val="000000"/>
          <w:sz w:val="27"/>
          <w:szCs w:val="27"/>
        </w:rPr>
      </w:pPr>
      <w:r>
        <w:rPr>
          <w:rFonts w:ascii="Times" w:hAnsi="Times"/>
          <w:color w:val="000000"/>
          <w:sz w:val="27"/>
          <w:szCs w:val="27"/>
        </w:rPr>
        <w:t>Earlier elimination of weak hypotheses</w:t>
      </w:r>
    </w:p>
    <w:p w14:paraId="07A82ECE" w14:textId="77777777" w:rsidR="0063043F" w:rsidRDefault="0063043F" w:rsidP="0063043F">
      <w:pPr>
        <w:numPr>
          <w:ilvl w:val="0"/>
          <w:numId w:val="52"/>
        </w:numPr>
        <w:spacing w:before="100" w:beforeAutospacing="1" w:after="100" w:afterAutospacing="1"/>
        <w:rPr>
          <w:rFonts w:ascii="Times" w:hAnsi="Times"/>
          <w:color w:val="000000"/>
          <w:sz w:val="27"/>
          <w:szCs w:val="27"/>
        </w:rPr>
      </w:pPr>
      <w:r>
        <w:rPr>
          <w:rFonts w:ascii="Times" w:hAnsi="Times"/>
          <w:color w:val="000000"/>
          <w:sz w:val="27"/>
          <w:szCs w:val="27"/>
        </w:rPr>
        <w:t>Faster convergence on functional mechanisms</w:t>
      </w:r>
    </w:p>
    <w:p w14:paraId="5A1859D8" w14:textId="77777777" w:rsidR="0063043F" w:rsidRDefault="0063043F" w:rsidP="0063043F">
      <w:pPr>
        <w:numPr>
          <w:ilvl w:val="0"/>
          <w:numId w:val="52"/>
        </w:numPr>
        <w:spacing w:before="100" w:beforeAutospacing="1" w:after="100" w:afterAutospacing="1"/>
        <w:rPr>
          <w:rFonts w:ascii="Times" w:hAnsi="Times"/>
          <w:color w:val="000000"/>
          <w:sz w:val="27"/>
          <w:szCs w:val="27"/>
        </w:rPr>
      </w:pPr>
      <w:r>
        <w:rPr>
          <w:rFonts w:ascii="Times" w:hAnsi="Times"/>
          <w:color w:val="000000"/>
          <w:sz w:val="27"/>
          <w:szCs w:val="27"/>
        </w:rPr>
        <w:t>Reduced reliance on indirect proxies</w:t>
      </w:r>
    </w:p>
    <w:p w14:paraId="733B9878" w14:textId="77777777" w:rsidR="0063043F" w:rsidRDefault="0063043F" w:rsidP="0063043F">
      <w:pPr>
        <w:numPr>
          <w:ilvl w:val="0"/>
          <w:numId w:val="52"/>
        </w:numPr>
        <w:spacing w:before="100" w:beforeAutospacing="1" w:after="100" w:afterAutospacing="1"/>
        <w:rPr>
          <w:rFonts w:ascii="Times" w:hAnsi="Times"/>
          <w:color w:val="000000"/>
          <w:sz w:val="27"/>
          <w:szCs w:val="27"/>
        </w:rPr>
      </w:pPr>
      <w:r>
        <w:rPr>
          <w:rFonts w:ascii="Times" w:hAnsi="Times"/>
          <w:color w:val="000000"/>
          <w:sz w:val="27"/>
          <w:szCs w:val="27"/>
        </w:rPr>
        <w:t>Improved capital efficiency across portfolios</w:t>
      </w:r>
    </w:p>
    <w:p w14:paraId="50552E1A"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next chapter applies this framework to the first full proof case: </w:t>
      </w:r>
      <w:r>
        <w:rPr>
          <w:rStyle w:val="Strong"/>
          <w:rFonts w:ascii="Times" w:hAnsi="Times"/>
          <w:color w:val="000000"/>
          <w:sz w:val="27"/>
          <w:szCs w:val="27"/>
        </w:rPr>
        <w:t>tuberous sclerosis complex (TSC)</w:t>
      </w:r>
      <w:r>
        <w:rPr>
          <w:rFonts w:ascii="Times" w:hAnsi="Times"/>
          <w:color w:val="000000"/>
          <w:sz w:val="27"/>
          <w:szCs w:val="27"/>
        </w:rPr>
        <w:t>—a genetically defined disorder that provides a stringent, falsifiable test of functional phenotyping at scale.</w:t>
      </w:r>
    </w:p>
    <w:p w14:paraId="6ED674AF" w14:textId="77777777" w:rsidR="0063043F" w:rsidRDefault="003B2BA8" w:rsidP="0063043F">
      <w:pPr>
        <w:rPr>
          <w:rFonts w:ascii="Times" w:hAnsi="Times"/>
          <w:sz w:val="27"/>
          <w:szCs w:val="27"/>
        </w:rPr>
      </w:pPr>
      <w:r w:rsidRPr="003B2BA8">
        <w:rPr>
          <w:noProof/>
          <w14:ligatures w14:val="standardContextual"/>
        </w:rPr>
        <w:lastRenderedPageBreak/>
        <w:pict w14:anchorId="6BA969F9">
          <v:rect id="_x0000_i1146" alt="" style="width:468pt;height:.05pt;mso-width-percent:0;mso-height-percent:0;mso-width-percent:0;mso-height-percent:0" o:hralign="center" o:hrstd="t" o:hr="t" fillcolor="#a0a0a0" stroked="f"/>
        </w:pict>
      </w:r>
    </w:p>
    <w:p w14:paraId="3447443A" w14:textId="77777777" w:rsidR="0063043F" w:rsidRDefault="0063043F" w:rsidP="0063043F">
      <w:pPr>
        <w:pStyle w:val="Heading1"/>
        <w:rPr>
          <w:rFonts w:ascii="Times" w:hAnsi="Times"/>
          <w:color w:val="000000"/>
          <w:sz w:val="48"/>
          <w:szCs w:val="48"/>
        </w:rPr>
      </w:pPr>
      <w:r>
        <w:rPr>
          <w:rFonts w:ascii="Times" w:hAnsi="Times"/>
          <w:color w:val="000000"/>
        </w:rPr>
        <w:t>Chapter 6</w:t>
      </w:r>
    </w:p>
    <w:p w14:paraId="2D113911" w14:textId="77777777" w:rsidR="0063043F" w:rsidRDefault="0063043F" w:rsidP="0063043F">
      <w:pPr>
        <w:pStyle w:val="Heading2"/>
        <w:rPr>
          <w:rFonts w:ascii="Times" w:hAnsi="Times"/>
          <w:color w:val="000000"/>
        </w:rPr>
      </w:pPr>
      <w:r>
        <w:rPr>
          <w:rFonts w:ascii="Times" w:hAnsi="Times"/>
          <w:color w:val="000000"/>
        </w:rPr>
        <w:t>Tuberous Sclerosis Complex (TSC) as Proof Case #1</w:t>
      </w:r>
    </w:p>
    <w:p w14:paraId="08C70C68" w14:textId="77777777" w:rsidR="0063043F" w:rsidRDefault="0063043F" w:rsidP="0063043F">
      <w:pPr>
        <w:pStyle w:val="NormalWeb"/>
        <w:rPr>
          <w:rFonts w:ascii="Times" w:hAnsi="Times"/>
          <w:color w:val="000000"/>
          <w:sz w:val="27"/>
          <w:szCs w:val="27"/>
        </w:rPr>
      </w:pPr>
      <w:r>
        <w:rPr>
          <w:rFonts w:ascii="Times" w:hAnsi="Times"/>
          <w:color w:val="000000"/>
          <w:sz w:val="27"/>
          <w:szCs w:val="27"/>
        </w:rPr>
        <w:t>Tuberous sclerosis complex (TSC) was selected as the first full proof case for the Quiver platform because it is an </w:t>
      </w:r>
      <w:r>
        <w:rPr>
          <w:rStyle w:val="Strong"/>
          <w:rFonts w:ascii="Times" w:hAnsi="Times"/>
          <w:color w:val="000000"/>
          <w:sz w:val="27"/>
          <w:szCs w:val="27"/>
        </w:rPr>
        <w:t>unforgiving test</w:t>
      </w:r>
      <w:r>
        <w:rPr>
          <w:rFonts w:ascii="Times" w:hAnsi="Times"/>
          <w:color w:val="000000"/>
          <w:sz w:val="27"/>
          <w:szCs w:val="27"/>
        </w:rPr>
        <w:t> of every dimension of proof-of-value defined in Chapter 5. TSC is a genetically anchored, neurodevelopmental epilepsy disorder characterized by treatment-resistant seizures and heterogeneous clinical presentation. Despite a well-established upstream pathway (loss of TSC1/TSC2 leading to mTOR dysregulation), therapeutic progress has been limited, and existing treatments (e.g., mTOR inhibitors) are incompletely effective and often poorly tolerated.</w:t>
      </w:r>
    </w:p>
    <w:p w14:paraId="5733B358" w14:textId="77777777" w:rsidR="0063043F" w:rsidRDefault="0063043F" w:rsidP="0063043F">
      <w:pPr>
        <w:pStyle w:val="NormalWeb"/>
        <w:rPr>
          <w:rFonts w:ascii="Times" w:hAnsi="Times"/>
          <w:color w:val="000000"/>
          <w:sz w:val="27"/>
          <w:szCs w:val="27"/>
        </w:rPr>
      </w:pPr>
      <w:r>
        <w:rPr>
          <w:rFonts w:ascii="Times" w:hAnsi="Times"/>
          <w:color w:val="000000"/>
          <w:sz w:val="27"/>
          <w:szCs w:val="27"/>
        </w:rPr>
        <w:t>From a platform perspective, TSC imposes stringent requirements:</w:t>
      </w:r>
    </w:p>
    <w:p w14:paraId="75740E55" w14:textId="77777777" w:rsidR="0063043F" w:rsidRDefault="0063043F" w:rsidP="0063043F">
      <w:pPr>
        <w:numPr>
          <w:ilvl w:val="0"/>
          <w:numId w:val="53"/>
        </w:numPr>
        <w:spacing w:before="100" w:beforeAutospacing="1" w:after="100" w:afterAutospacing="1"/>
        <w:rPr>
          <w:rFonts w:ascii="Times" w:hAnsi="Times"/>
          <w:color w:val="000000"/>
          <w:sz w:val="27"/>
          <w:szCs w:val="27"/>
        </w:rPr>
      </w:pPr>
      <w:r>
        <w:rPr>
          <w:rFonts w:ascii="Times" w:hAnsi="Times"/>
          <w:color w:val="000000"/>
          <w:sz w:val="27"/>
          <w:szCs w:val="27"/>
        </w:rPr>
        <w:t>Human relevance (genetic causality must be preserved)</w:t>
      </w:r>
    </w:p>
    <w:p w14:paraId="0056CB25" w14:textId="77777777" w:rsidR="0063043F" w:rsidRDefault="0063043F" w:rsidP="0063043F">
      <w:pPr>
        <w:numPr>
          <w:ilvl w:val="0"/>
          <w:numId w:val="53"/>
        </w:numPr>
        <w:spacing w:before="100" w:beforeAutospacing="1" w:after="100" w:afterAutospacing="1"/>
        <w:rPr>
          <w:rFonts w:ascii="Times" w:hAnsi="Times"/>
          <w:color w:val="000000"/>
          <w:sz w:val="27"/>
          <w:szCs w:val="27"/>
        </w:rPr>
      </w:pPr>
      <w:r>
        <w:rPr>
          <w:rFonts w:ascii="Times" w:hAnsi="Times"/>
          <w:color w:val="000000"/>
          <w:sz w:val="27"/>
          <w:szCs w:val="27"/>
        </w:rPr>
        <w:t>Functional sensitivity (phenotypes must be detectable at the neuronal level)</w:t>
      </w:r>
    </w:p>
    <w:p w14:paraId="1CBBEC16" w14:textId="77777777" w:rsidR="0063043F" w:rsidRDefault="0063043F" w:rsidP="0063043F">
      <w:pPr>
        <w:numPr>
          <w:ilvl w:val="0"/>
          <w:numId w:val="53"/>
        </w:numPr>
        <w:spacing w:before="100" w:beforeAutospacing="1" w:after="100" w:afterAutospacing="1"/>
        <w:rPr>
          <w:rFonts w:ascii="Times" w:hAnsi="Times"/>
          <w:color w:val="000000"/>
          <w:sz w:val="27"/>
          <w:szCs w:val="27"/>
        </w:rPr>
      </w:pPr>
      <w:r>
        <w:rPr>
          <w:rFonts w:ascii="Times" w:hAnsi="Times"/>
          <w:color w:val="000000"/>
          <w:sz w:val="27"/>
          <w:szCs w:val="27"/>
        </w:rPr>
        <w:t>Operational scalability (screens must run at HTS scale)</w:t>
      </w:r>
    </w:p>
    <w:p w14:paraId="705CD0D2" w14:textId="77777777" w:rsidR="0063043F" w:rsidRDefault="0063043F" w:rsidP="0063043F">
      <w:pPr>
        <w:numPr>
          <w:ilvl w:val="0"/>
          <w:numId w:val="53"/>
        </w:numPr>
        <w:spacing w:before="100" w:beforeAutospacing="1" w:after="100" w:afterAutospacing="1"/>
        <w:rPr>
          <w:rFonts w:ascii="Times" w:hAnsi="Times"/>
          <w:color w:val="000000"/>
          <w:sz w:val="27"/>
          <w:szCs w:val="27"/>
        </w:rPr>
      </w:pPr>
      <w:r>
        <w:rPr>
          <w:rFonts w:ascii="Times" w:hAnsi="Times"/>
          <w:color w:val="000000"/>
          <w:sz w:val="27"/>
          <w:szCs w:val="27"/>
        </w:rPr>
        <w:t>Translational depth (hits must be deconvoluted into credible targets and lead matter)</w:t>
      </w:r>
    </w:p>
    <w:p w14:paraId="33C405CC"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TSC program was explicitly designed to test whether Quiver could meet all of these requirements </w:t>
      </w:r>
      <w:r>
        <w:rPr>
          <w:rStyle w:val="Emphasis"/>
          <w:rFonts w:ascii="Times" w:hAnsi="Times"/>
          <w:color w:val="000000"/>
          <w:sz w:val="27"/>
          <w:szCs w:val="27"/>
        </w:rPr>
        <w:t>in a single, continuous workflow</w:t>
      </w:r>
      <w:r>
        <w:rPr>
          <w:rFonts w:ascii="Times" w:hAnsi="Times"/>
          <w:color w:val="000000"/>
          <w:sz w:val="27"/>
          <w:szCs w:val="27"/>
        </w:rPr>
        <w:t>.</w:t>
      </w:r>
    </w:p>
    <w:p w14:paraId="021F202E" w14:textId="77777777" w:rsidR="0063043F" w:rsidRDefault="003B2BA8" w:rsidP="0063043F">
      <w:pPr>
        <w:rPr>
          <w:rFonts w:ascii="Times" w:hAnsi="Times"/>
          <w:sz w:val="27"/>
          <w:szCs w:val="27"/>
        </w:rPr>
      </w:pPr>
      <w:r w:rsidRPr="003B2BA8">
        <w:rPr>
          <w:noProof/>
          <w14:ligatures w14:val="standardContextual"/>
        </w:rPr>
        <w:pict w14:anchorId="32927D39">
          <v:rect id="_x0000_i1145" alt="" style="width:468pt;height:.05pt;mso-width-percent:0;mso-height-percent:0;mso-width-percent:0;mso-height-percent:0" o:hralign="center" o:hrstd="t" o:hr="t" fillcolor="#a0a0a0" stroked="f"/>
        </w:pict>
      </w:r>
    </w:p>
    <w:p w14:paraId="7F22399B" w14:textId="77777777" w:rsidR="0063043F" w:rsidRDefault="0063043F" w:rsidP="0063043F">
      <w:pPr>
        <w:pStyle w:val="Heading2"/>
        <w:rPr>
          <w:rFonts w:ascii="Times" w:hAnsi="Times"/>
          <w:color w:val="000000"/>
          <w:sz w:val="36"/>
          <w:szCs w:val="36"/>
        </w:rPr>
      </w:pPr>
      <w:r>
        <w:rPr>
          <w:rFonts w:ascii="Times" w:hAnsi="Times"/>
          <w:color w:val="000000"/>
        </w:rPr>
        <w:t>6.1 Program scope and execution overview</w:t>
      </w:r>
    </w:p>
    <w:p w14:paraId="5F08F8A7"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TSC program extended well beyond a single assay or screen and exercised nearly every component of the Quiver platform:</w:t>
      </w:r>
    </w:p>
    <w:p w14:paraId="76380D7C"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Model generation</w:t>
      </w:r>
    </w:p>
    <w:p w14:paraId="5F6A40B0" w14:textId="77777777" w:rsidR="0063043F" w:rsidRDefault="0063043F" w:rsidP="0063043F">
      <w:pPr>
        <w:numPr>
          <w:ilvl w:val="0"/>
          <w:numId w:val="54"/>
        </w:numPr>
        <w:spacing w:before="100" w:beforeAutospacing="1" w:after="100" w:afterAutospacing="1"/>
        <w:rPr>
          <w:rFonts w:ascii="Times" w:hAnsi="Times"/>
          <w:color w:val="000000"/>
          <w:sz w:val="27"/>
          <w:szCs w:val="27"/>
        </w:rPr>
      </w:pPr>
      <w:r>
        <w:rPr>
          <w:rFonts w:ascii="Times" w:hAnsi="Times"/>
          <w:color w:val="000000"/>
          <w:sz w:val="27"/>
          <w:szCs w:val="27"/>
        </w:rPr>
        <w:t>~200 iPSC lines generated during assay and phenotype development</w:t>
      </w:r>
    </w:p>
    <w:p w14:paraId="0A407655" w14:textId="77777777" w:rsidR="0063043F" w:rsidRDefault="0063043F" w:rsidP="0063043F">
      <w:pPr>
        <w:numPr>
          <w:ilvl w:val="0"/>
          <w:numId w:val="54"/>
        </w:numPr>
        <w:spacing w:before="100" w:beforeAutospacing="1" w:after="100" w:afterAutospacing="1"/>
        <w:rPr>
          <w:rFonts w:ascii="Times" w:hAnsi="Times"/>
          <w:color w:val="000000"/>
          <w:sz w:val="27"/>
          <w:szCs w:val="27"/>
        </w:rPr>
      </w:pPr>
      <w:r>
        <w:rPr>
          <w:rFonts w:ascii="Times" w:hAnsi="Times"/>
          <w:color w:val="000000"/>
          <w:sz w:val="27"/>
          <w:szCs w:val="27"/>
        </w:rPr>
        <w:t>~50 isogenic CRISPR/Cas9-edited TSC2 loss-of-function lines</w:t>
      </w:r>
    </w:p>
    <w:p w14:paraId="66085EE9" w14:textId="77777777" w:rsidR="0063043F" w:rsidRDefault="0063043F" w:rsidP="0063043F">
      <w:pPr>
        <w:numPr>
          <w:ilvl w:val="0"/>
          <w:numId w:val="54"/>
        </w:numPr>
        <w:spacing w:before="100" w:beforeAutospacing="1" w:after="100" w:afterAutospacing="1"/>
        <w:rPr>
          <w:rFonts w:ascii="Times" w:hAnsi="Times"/>
          <w:color w:val="000000"/>
          <w:sz w:val="27"/>
          <w:szCs w:val="27"/>
        </w:rPr>
      </w:pPr>
      <w:r>
        <w:rPr>
          <w:rFonts w:ascii="Times" w:hAnsi="Times"/>
          <w:color w:val="000000"/>
          <w:sz w:val="27"/>
          <w:szCs w:val="27"/>
        </w:rPr>
        <w:t>~150 patient-derived lines from 13 TSC patients, each paired with healthy parental or matched controls</w:t>
      </w:r>
    </w:p>
    <w:p w14:paraId="6A2E0E26"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structure allowed separation of disease signal from donor background effects and enabled evaluation of robustness across real-world genetic heterogeneity.</w:t>
      </w:r>
    </w:p>
    <w:p w14:paraId="03E1AB2A"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lastRenderedPageBreak/>
        <w:t>Phenotype discovery and assay development</w:t>
      </w:r>
    </w:p>
    <w:p w14:paraId="03701831" w14:textId="77777777" w:rsidR="0063043F" w:rsidRDefault="0063043F" w:rsidP="0063043F">
      <w:pPr>
        <w:numPr>
          <w:ilvl w:val="0"/>
          <w:numId w:val="55"/>
        </w:numPr>
        <w:spacing w:before="100" w:beforeAutospacing="1" w:after="100" w:afterAutospacing="1"/>
        <w:rPr>
          <w:rFonts w:ascii="Times" w:hAnsi="Times"/>
          <w:color w:val="000000"/>
          <w:sz w:val="27"/>
          <w:szCs w:val="27"/>
        </w:rPr>
      </w:pPr>
      <w:r>
        <w:rPr>
          <w:rFonts w:ascii="Times" w:hAnsi="Times"/>
          <w:color w:val="000000"/>
          <w:sz w:val="27"/>
          <w:szCs w:val="27"/>
        </w:rPr>
        <w:t>Differentiation into cortical excitatory neurons</w:t>
      </w:r>
    </w:p>
    <w:p w14:paraId="7E5CD089" w14:textId="77777777" w:rsidR="0063043F" w:rsidRDefault="0063043F" w:rsidP="0063043F">
      <w:pPr>
        <w:numPr>
          <w:ilvl w:val="0"/>
          <w:numId w:val="55"/>
        </w:numPr>
        <w:spacing w:before="100" w:beforeAutospacing="1" w:after="100" w:afterAutospacing="1"/>
        <w:rPr>
          <w:rFonts w:ascii="Times" w:hAnsi="Times"/>
          <w:color w:val="000000"/>
          <w:sz w:val="27"/>
          <w:szCs w:val="27"/>
        </w:rPr>
      </w:pPr>
      <w:r>
        <w:rPr>
          <w:rFonts w:ascii="Times" w:hAnsi="Times"/>
          <w:color w:val="000000"/>
          <w:sz w:val="27"/>
          <w:szCs w:val="27"/>
        </w:rPr>
        <w:t>Identification of a disease-associated functional phenotype using all-optical electrophysiology</w:t>
      </w:r>
    </w:p>
    <w:p w14:paraId="49B91593" w14:textId="77777777" w:rsidR="0063043F" w:rsidRDefault="0063043F" w:rsidP="0063043F">
      <w:pPr>
        <w:numPr>
          <w:ilvl w:val="0"/>
          <w:numId w:val="55"/>
        </w:numPr>
        <w:spacing w:before="100" w:beforeAutospacing="1" w:after="100" w:afterAutospacing="1"/>
        <w:rPr>
          <w:rFonts w:ascii="Times" w:hAnsi="Times"/>
          <w:color w:val="000000"/>
          <w:sz w:val="27"/>
          <w:szCs w:val="27"/>
        </w:rPr>
      </w:pPr>
      <w:r>
        <w:rPr>
          <w:rFonts w:ascii="Times" w:hAnsi="Times"/>
          <w:color w:val="000000"/>
          <w:sz w:val="27"/>
          <w:szCs w:val="27"/>
        </w:rPr>
        <w:t>Industrialization of the phenotype into an HTS-compatible assay with Z′ &gt; 0.4, meeting standard pharma screening thresholds</w:t>
      </w:r>
    </w:p>
    <w:p w14:paraId="5C7D8157"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Primary screening</w:t>
      </w:r>
    </w:p>
    <w:p w14:paraId="55D7D7BF" w14:textId="77777777" w:rsidR="0063043F" w:rsidRDefault="0063043F" w:rsidP="0063043F">
      <w:pPr>
        <w:numPr>
          <w:ilvl w:val="0"/>
          <w:numId w:val="56"/>
        </w:numPr>
        <w:spacing w:before="100" w:beforeAutospacing="1" w:after="100" w:afterAutospacing="1"/>
        <w:rPr>
          <w:rFonts w:ascii="Times" w:hAnsi="Times"/>
          <w:color w:val="000000"/>
          <w:sz w:val="27"/>
          <w:szCs w:val="27"/>
        </w:rPr>
      </w:pPr>
      <w:r>
        <w:rPr>
          <w:rFonts w:ascii="Times" w:hAnsi="Times"/>
          <w:color w:val="000000"/>
          <w:sz w:val="27"/>
          <w:szCs w:val="27"/>
        </w:rPr>
        <w:t>~30,000-compound phenotypic screen</w:t>
      </w:r>
    </w:p>
    <w:p w14:paraId="547C9EDD" w14:textId="77777777" w:rsidR="0063043F" w:rsidRDefault="0063043F" w:rsidP="0063043F">
      <w:pPr>
        <w:numPr>
          <w:ilvl w:val="0"/>
          <w:numId w:val="56"/>
        </w:numPr>
        <w:spacing w:before="100" w:beforeAutospacing="1" w:after="100" w:afterAutospacing="1"/>
        <w:rPr>
          <w:rFonts w:ascii="Times" w:hAnsi="Times"/>
          <w:color w:val="000000"/>
          <w:sz w:val="27"/>
          <w:szCs w:val="27"/>
        </w:rPr>
      </w:pPr>
      <w:r>
        <w:rPr>
          <w:rFonts w:ascii="Times" w:hAnsi="Times"/>
          <w:color w:val="000000"/>
          <w:sz w:val="27"/>
          <w:szCs w:val="27"/>
        </w:rPr>
        <w:t>Included chronic and multi-intervention treatment paradigms</w:t>
      </w:r>
    </w:p>
    <w:p w14:paraId="4BE77461" w14:textId="77777777" w:rsidR="0063043F" w:rsidRDefault="0063043F" w:rsidP="0063043F">
      <w:pPr>
        <w:numPr>
          <w:ilvl w:val="0"/>
          <w:numId w:val="56"/>
        </w:numPr>
        <w:spacing w:before="100" w:beforeAutospacing="1" w:after="100" w:afterAutospacing="1"/>
        <w:rPr>
          <w:rFonts w:ascii="Times" w:hAnsi="Times"/>
          <w:color w:val="000000"/>
          <w:sz w:val="27"/>
          <w:szCs w:val="27"/>
        </w:rPr>
      </w:pPr>
      <w:r>
        <w:rPr>
          <w:rFonts w:ascii="Times" w:hAnsi="Times"/>
          <w:color w:val="000000"/>
          <w:sz w:val="27"/>
          <w:szCs w:val="27"/>
        </w:rPr>
        <w:t>Generated &gt;500 validated hits with concentration-dependent functional rescue</w:t>
      </w:r>
    </w:p>
    <w:p w14:paraId="09687CE4"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Post-screen progression</w:t>
      </w:r>
    </w:p>
    <w:p w14:paraId="088BED88" w14:textId="77777777" w:rsidR="0063043F" w:rsidRDefault="0063043F" w:rsidP="0063043F">
      <w:pPr>
        <w:numPr>
          <w:ilvl w:val="0"/>
          <w:numId w:val="57"/>
        </w:numPr>
        <w:spacing w:before="100" w:beforeAutospacing="1" w:after="100" w:afterAutospacing="1"/>
        <w:rPr>
          <w:rFonts w:ascii="Times" w:hAnsi="Times"/>
          <w:color w:val="000000"/>
          <w:sz w:val="27"/>
          <w:szCs w:val="27"/>
        </w:rPr>
      </w:pPr>
      <w:r>
        <w:rPr>
          <w:rFonts w:ascii="Times" w:hAnsi="Times"/>
          <w:color w:val="000000"/>
          <w:sz w:val="27"/>
          <w:szCs w:val="27"/>
        </w:rPr>
        <w:t>Multiple SAR iterations and early eADME profiling</w:t>
      </w:r>
    </w:p>
    <w:p w14:paraId="7B241E72" w14:textId="77777777" w:rsidR="0063043F" w:rsidRDefault="0063043F" w:rsidP="0063043F">
      <w:pPr>
        <w:numPr>
          <w:ilvl w:val="0"/>
          <w:numId w:val="57"/>
        </w:numPr>
        <w:spacing w:before="100" w:beforeAutospacing="1" w:after="100" w:afterAutospacing="1"/>
        <w:rPr>
          <w:rFonts w:ascii="Times" w:hAnsi="Times"/>
          <w:color w:val="000000"/>
          <w:sz w:val="27"/>
          <w:szCs w:val="27"/>
        </w:rPr>
      </w:pPr>
      <w:r>
        <w:rPr>
          <w:rFonts w:ascii="Times" w:hAnsi="Times"/>
          <w:color w:val="000000"/>
          <w:sz w:val="27"/>
          <w:szCs w:val="27"/>
        </w:rPr>
        <w:t>Emergence of ≥3 compound series meeting hit-to-lead criteria agreed with a pharma partner</w:t>
      </w:r>
    </w:p>
    <w:p w14:paraId="33B0E36A" w14:textId="77777777" w:rsidR="0063043F" w:rsidRDefault="0063043F" w:rsidP="0063043F">
      <w:pPr>
        <w:numPr>
          <w:ilvl w:val="0"/>
          <w:numId w:val="57"/>
        </w:numPr>
        <w:spacing w:before="100" w:beforeAutospacing="1" w:after="100" w:afterAutospacing="1"/>
        <w:rPr>
          <w:rFonts w:ascii="Times" w:hAnsi="Times"/>
          <w:color w:val="000000"/>
          <w:sz w:val="27"/>
          <w:szCs w:val="27"/>
        </w:rPr>
      </w:pPr>
      <w:r>
        <w:rPr>
          <w:rFonts w:ascii="Times" w:hAnsi="Times"/>
          <w:color w:val="000000"/>
          <w:sz w:val="27"/>
          <w:szCs w:val="27"/>
        </w:rPr>
        <w:t>Advancement of selected hits into target deconvolution, lead prioritization, and in vivo testing</w:t>
      </w:r>
    </w:p>
    <w:p w14:paraId="241137D8" w14:textId="77777777" w:rsidR="0063043F" w:rsidRDefault="003B2BA8" w:rsidP="0063043F">
      <w:pPr>
        <w:spacing w:after="0"/>
        <w:rPr>
          <w:rFonts w:ascii="Times" w:hAnsi="Times"/>
          <w:sz w:val="27"/>
          <w:szCs w:val="27"/>
        </w:rPr>
      </w:pPr>
      <w:r w:rsidRPr="003B2BA8">
        <w:rPr>
          <w:noProof/>
          <w14:ligatures w14:val="standardContextual"/>
        </w:rPr>
        <w:pict w14:anchorId="26EBBEBD">
          <v:rect id="_x0000_i1144" alt="" style="width:468pt;height:.05pt;mso-width-percent:0;mso-height-percent:0;mso-width-percent:0;mso-height-percent:0" o:hralign="center" o:hrstd="t" o:hr="t" fillcolor="#a0a0a0" stroked="f"/>
        </w:pict>
      </w:r>
    </w:p>
    <w:p w14:paraId="4398273F" w14:textId="77777777" w:rsidR="0063043F" w:rsidRDefault="0063043F" w:rsidP="0063043F">
      <w:pPr>
        <w:pStyle w:val="Heading2"/>
        <w:rPr>
          <w:rFonts w:ascii="Times" w:hAnsi="Times"/>
          <w:color w:val="000000"/>
          <w:sz w:val="36"/>
          <w:szCs w:val="36"/>
        </w:rPr>
      </w:pPr>
      <w:r>
        <w:rPr>
          <w:rFonts w:ascii="Times" w:hAnsi="Times"/>
          <w:color w:val="000000"/>
        </w:rPr>
        <w:t>6.2 Formal Proof-of-Value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095"/>
        <w:gridCol w:w="4720"/>
      </w:tblGrid>
      <w:tr w:rsidR="0063043F" w14:paraId="5A7388C9" w14:textId="77777777" w:rsidTr="00DB7E68">
        <w:trPr>
          <w:tblHeader/>
          <w:tblCellSpacing w:w="15" w:type="dxa"/>
        </w:trPr>
        <w:tc>
          <w:tcPr>
            <w:tcW w:w="0" w:type="auto"/>
            <w:vAlign w:val="center"/>
            <w:hideMark/>
          </w:tcPr>
          <w:p w14:paraId="3F266431" w14:textId="77777777" w:rsidR="0063043F" w:rsidRPr="00BE5F7B" w:rsidRDefault="0063043F" w:rsidP="00DB7E68">
            <w:pPr>
              <w:jc w:val="center"/>
              <w:rPr>
                <w:rFonts w:ascii="Times" w:hAnsi="Times"/>
                <w:b/>
                <w:bCs/>
                <w:sz w:val="18"/>
                <w:szCs w:val="18"/>
              </w:rPr>
            </w:pPr>
            <w:r w:rsidRPr="00BE5F7B">
              <w:rPr>
                <w:rFonts w:ascii="Times" w:hAnsi="Times"/>
                <w:b/>
                <w:bCs/>
                <w:sz w:val="18"/>
                <w:szCs w:val="18"/>
              </w:rPr>
              <w:t>PoV Dimension</w:t>
            </w:r>
          </w:p>
        </w:tc>
        <w:tc>
          <w:tcPr>
            <w:tcW w:w="0" w:type="auto"/>
            <w:vAlign w:val="center"/>
            <w:hideMark/>
          </w:tcPr>
          <w:p w14:paraId="3EDE9081" w14:textId="77777777" w:rsidR="0063043F" w:rsidRPr="00BE5F7B" w:rsidRDefault="0063043F" w:rsidP="00DB7E68">
            <w:pPr>
              <w:jc w:val="center"/>
              <w:rPr>
                <w:rFonts w:ascii="Times" w:hAnsi="Times"/>
                <w:b/>
                <w:bCs/>
                <w:sz w:val="18"/>
                <w:szCs w:val="18"/>
              </w:rPr>
            </w:pPr>
            <w:r w:rsidRPr="00BE5F7B">
              <w:rPr>
                <w:rFonts w:ascii="Times" w:hAnsi="Times"/>
                <w:b/>
                <w:bCs/>
                <w:sz w:val="18"/>
                <w:szCs w:val="18"/>
              </w:rPr>
              <w:t>Acceptance Criteria (Chapter 5)</w:t>
            </w:r>
          </w:p>
        </w:tc>
        <w:tc>
          <w:tcPr>
            <w:tcW w:w="0" w:type="auto"/>
            <w:vAlign w:val="center"/>
            <w:hideMark/>
          </w:tcPr>
          <w:p w14:paraId="7B5A837F" w14:textId="77777777" w:rsidR="0063043F" w:rsidRPr="00BE5F7B" w:rsidRDefault="0063043F" w:rsidP="00DB7E68">
            <w:pPr>
              <w:jc w:val="center"/>
              <w:rPr>
                <w:rFonts w:ascii="Times" w:hAnsi="Times"/>
                <w:b/>
                <w:bCs/>
                <w:sz w:val="18"/>
                <w:szCs w:val="18"/>
              </w:rPr>
            </w:pPr>
            <w:r w:rsidRPr="00BE5F7B">
              <w:rPr>
                <w:rFonts w:ascii="Times" w:hAnsi="Times"/>
                <w:b/>
                <w:bCs/>
                <w:sz w:val="18"/>
                <w:szCs w:val="18"/>
              </w:rPr>
              <w:t>TSC Outcome</w:t>
            </w:r>
          </w:p>
        </w:tc>
      </w:tr>
      <w:tr w:rsidR="0063043F" w14:paraId="71182BA8" w14:textId="77777777" w:rsidTr="00DB7E68">
        <w:trPr>
          <w:tblCellSpacing w:w="15" w:type="dxa"/>
        </w:trPr>
        <w:tc>
          <w:tcPr>
            <w:tcW w:w="0" w:type="auto"/>
            <w:vAlign w:val="center"/>
            <w:hideMark/>
          </w:tcPr>
          <w:p w14:paraId="1D536535" w14:textId="77777777" w:rsidR="0063043F" w:rsidRPr="00BE5F7B" w:rsidRDefault="0063043F" w:rsidP="00DB7E68">
            <w:pPr>
              <w:rPr>
                <w:rFonts w:ascii="Times" w:hAnsi="Times"/>
                <w:sz w:val="18"/>
                <w:szCs w:val="18"/>
              </w:rPr>
            </w:pPr>
            <w:r w:rsidRPr="00BE5F7B">
              <w:rPr>
                <w:rStyle w:val="Strong"/>
                <w:rFonts w:ascii="Times" w:hAnsi="Times"/>
                <w:sz w:val="18"/>
                <w:szCs w:val="18"/>
              </w:rPr>
              <w:t>Biological validity</w:t>
            </w:r>
          </w:p>
        </w:tc>
        <w:tc>
          <w:tcPr>
            <w:tcW w:w="0" w:type="auto"/>
            <w:vAlign w:val="center"/>
            <w:hideMark/>
          </w:tcPr>
          <w:p w14:paraId="235E6218" w14:textId="77777777" w:rsidR="0063043F" w:rsidRPr="00BE5F7B" w:rsidRDefault="0063043F" w:rsidP="00DB7E68">
            <w:pPr>
              <w:rPr>
                <w:rFonts w:ascii="Times" w:hAnsi="Times"/>
                <w:sz w:val="18"/>
                <w:szCs w:val="18"/>
              </w:rPr>
            </w:pPr>
            <w:r w:rsidRPr="00BE5F7B">
              <w:rPr>
                <w:rFonts w:ascii="Times" w:hAnsi="Times"/>
                <w:sz w:val="18"/>
                <w:szCs w:val="18"/>
              </w:rPr>
              <w:t>Human genetics → functional phenotype</w:t>
            </w:r>
          </w:p>
        </w:tc>
        <w:tc>
          <w:tcPr>
            <w:tcW w:w="0" w:type="auto"/>
            <w:vAlign w:val="center"/>
            <w:hideMark/>
          </w:tcPr>
          <w:p w14:paraId="76E60343" w14:textId="77777777" w:rsidR="0063043F" w:rsidRPr="00BE5F7B" w:rsidRDefault="0063043F" w:rsidP="00DB7E68">
            <w:pPr>
              <w:rPr>
                <w:rFonts w:ascii="Times" w:hAnsi="Times"/>
                <w:sz w:val="18"/>
                <w:szCs w:val="18"/>
              </w:rPr>
            </w:pPr>
            <w:r w:rsidRPr="00BE5F7B">
              <w:rPr>
                <w:rFonts w:ascii="Times" w:hAnsi="Times"/>
                <w:sz w:val="18"/>
                <w:szCs w:val="18"/>
              </w:rPr>
              <w:t>Patient-derived + isogenic TSC2 LOF lines show reproducible functional abnormalities</w:t>
            </w:r>
          </w:p>
        </w:tc>
      </w:tr>
      <w:tr w:rsidR="0063043F" w14:paraId="167E9AE3" w14:textId="77777777" w:rsidTr="00DB7E68">
        <w:trPr>
          <w:tblCellSpacing w:w="15" w:type="dxa"/>
        </w:trPr>
        <w:tc>
          <w:tcPr>
            <w:tcW w:w="0" w:type="auto"/>
            <w:vAlign w:val="center"/>
            <w:hideMark/>
          </w:tcPr>
          <w:p w14:paraId="474FB1B5" w14:textId="77777777" w:rsidR="0063043F" w:rsidRPr="00BE5F7B" w:rsidRDefault="0063043F" w:rsidP="00DB7E68">
            <w:pPr>
              <w:rPr>
                <w:rFonts w:ascii="Times" w:hAnsi="Times"/>
                <w:sz w:val="18"/>
                <w:szCs w:val="18"/>
              </w:rPr>
            </w:pPr>
            <w:r w:rsidRPr="00BE5F7B">
              <w:rPr>
                <w:rStyle w:val="Strong"/>
                <w:rFonts w:ascii="Times" w:hAnsi="Times"/>
                <w:sz w:val="18"/>
                <w:szCs w:val="18"/>
              </w:rPr>
              <w:t>Screenability</w:t>
            </w:r>
          </w:p>
        </w:tc>
        <w:tc>
          <w:tcPr>
            <w:tcW w:w="0" w:type="auto"/>
            <w:vAlign w:val="center"/>
            <w:hideMark/>
          </w:tcPr>
          <w:p w14:paraId="57615953" w14:textId="77777777" w:rsidR="0063043F" w:rsidRPr="00BE5F7B" w:rsidRDefault="0063043F" w:rsidP="00DB7E68">
            <w:pPr>
              <w:rPr>
                <w:rFonts w:ascii="Times" w:hAnsi="Times"/>
                <w:sz w:val="18"/>
                <w:szCs w:val="18"/>
              </w:rPr>
            </w:pPr>
            <w:r w:rsidRPr="00BE5F7B">
              <w:rPr>
                <w:rFonts w:ascii="Times" w:hAnsi="Times"/>
                <w:sz w:val="18"/>
                <w:szCs w:val="18"/>
              </w:rPr>
              <w:t>Robust, scalable assay (Z′ ≥ 0.4)</w:t>
            </w:r>
          </w:p>
        </w:tc>
        <w:tc>
          <w:tcPr>
            <w:tcW w:w="0" w:type="auto"/>
            <w:vAlign w:val="center"/>
            <w:hideMark/>
          </w:tcPr>
          <w:p w14:paraId="4CACA68F" w14:textId="77777777" w:rsidR="0063043F" w:rsidRPr="00BE5F7B" w:rsidRDefault="0063043F" w:rsidP="00DB7E68">
            <w:pPr>
              <w:rPr>
                <w:rFonts w:ascii="Times" w:hAnsi="Times"/>
                <w:sz w:val="18"/>
                <w:szCs w:val="18"/>
              </w:rPr>
            </w:pPr>
            <w:r w:rsidRPr="00BE5F7B">
              <w:rPr>
                <w:rFonts w:ascii="Times" w:hAnsi="Times"/>
                <w:sz w:val="18"/>
                <w:szCs w:val="18"/>
              </w:rPr>
              <w:t>HTS-grade Optopatch assay achieved Z′ &gt; 0.4</w:t>
            </w:r>
          </w:p>
        </w:tc>
      </w:tr>
      <w:tr w:rsidR="0063043F" w14:paraId="3CEA13B4" w14:textId="77777777" w:rsidTr="00DB7E68">
        <w:trPr>
          <w:tblCellSpacing w:w="15" w:type="dxa"/>
        </w:trPr>
        <w:tc>
          <w:tcPr>
            <w:tcW w:w="0" w:type="auto"/>
            <w:vAlign w:val="center"/>
            <w:hideMark/>
          </w:tcPr>
          <w:p w14:paraId="1208AF43" w14:textId="77777777" w:rsidR="0063043F" w:rsidRPr="00BE5F7B" w:rsidRDefault="0063043F" w:rsidP="00DB7E68">
            <w:pPr>
              <w:rPr>
                <w:rFonts w:ascii="Times" w:hAnsi="Times"/>
                <w:sz w:val="18"/>
                <w:szCs w:val="18"/>
              </w:rPr>
            </w:pPr>
            <w:r w:rsidRPr="00BE5F7B">
              <w:rPr>
                <w:rStyle w:val="Strong"/>
                <w:rFonts w:ascii="Times" w:hAnsi="Times"/>
                <w:sz w:val="18"/>
                <w:szCs w:val="18"/>
              </w:rPr>
              <w:t>Operational scale</w:t>
            </w:r>
          </w:p>
        </w:tc>
        <w:tc>
          <w:tcPr>
            <w:tcW w:w="0" w:type="auto"/>
            <w:vAlign w:val="center"/>
            <w:hideMark/>
          </w:tcPr>
          <w:p w14:paraId="72386B0A" w14:textId="77777777" w:rsidR="0063043F" w:rsidRPr="00BE5F7B" w:rsidRDefault="0063043F" w:rsidP="00DB7E68">
            <w:pPr>
              <w:rPr>
                <w:rFonts w:ascii="Times" w:hAnsi="Times"/>
                <w:sz w:val="18"/>
                <w:szCs w:val="18"/>
              </w:rPr>
            </w:pPr>
            <w:r w:rsidRPr="00BE5F7B">
              <w:rPr>
                <w:rFonts w:ascii="Times" w:hAnsi="Times"/>
                <w:sz w:val="18"/>
                <w:szCs w:val="18"/>
              </w:rPr>
              <w:t>Thousands of perturbations without redesign</w:t>
            </w:r>
          </w:p>
        </w:tc>
        <w:tc>
          <w:tcPr>
            <w:tcW w:w="0" w:type="auto"/>
            <w:vAlign w:val="center"/>
            <w:hideMark/>
          </w:tcPr>
          <w:p w14:paraId="796F4655" w14:textId="77777777" w:rsidR="0063043F" w:rsidRPr="00BE5F7B" w:rsidRDefault="0063043F" w:rsidP="00DB7E68">
            <w:pPr>
              <w:rPr>
                <w:rFonts w:ascii="Times" w:hAnsi="Times"/>
                <w:sz w:val="18"/>
                <w:szCs w:val="18"/>
              </w:rPr>
            </w:pPr>
            <w:r w:rsidRPr="00BE5F7B">
              <w:rPr>
                <w:rFonts w:ascii="Times" w:hAnsi="Times"/>
                <w:sz w:val="18"/>
                <w:szCs w:val="18"/>
              </w:rPr>
              <w:t>~30,000 compound screen executed with complex treatment paradigms</w:t>
            </w:r>
          </w:p>
        </w:tc>
      </w:tr>
      <w:tr w:rsidR="0063043F" w14:paraId="673CC2EB" w14:textId="77777777" w:rsidTr="00DB7E68">
        <w:trPr>
          <w:tblCellSpacing w:w="15" w:type="dxa"/>
        </w:trPr>
        <w:tc>
          <w:tcPr>
            <w:tcW w:w="0" w:type="auto"/>
            <w:vAlign w:val="center"/>
            <w:hideMark/>
          </w:tcPr>
          <w:p w14:paraId="7B02BEB9" w14:textId="77777777" w:rsidR="0063043F" w:rsidRPr="00BE5F7B" w:rsidRDefault="0063043F" w:rsidP="00DB7E68">
            <w:pPr>
              <w:rPr>
                <w:rFonts w:ascii="Times" w:hAnsi="Times"/>
                <w:sz w:val="18"/>
                <w:szCs w:val="18"/>
              </w:rPr>
            </w:pPr>
            <w:r w:rsidRPr="00BE5F7B">
              <w:rPr>
                <w:rStyle w:val="Strong"/>
                <w:rFonts w:ascii="Times" w:hAnsi="Times"/>
                <w:sz w:val="18"/>
                <w:szCs w:val="18"/>
              </w:rPr>
              <w:t>Predictive utility</w:t>
            </w:r>
          </w:p>
        </w:tc>
        <w:tc>
          <w:tcPr>
            <w:tcW w:w="0" w:type="auto"/>
            <w:vAlign w:val="center"/>
            <w:hideMark/>
          </w:tcPr>
          <w:p w14:paraId="335BB359" w14:textId="77777777" w:rsidR="0063043F" w:rsidRPr="00BE5F7B" w:rsidRDefault="0063043F" w:rsidP="00DB7E68">
            <w:pPr>
              <w:rPr>
                <w:rFonts w:ascii="Times" w:hAnsi="Times"/>
                <w:sz w:val="18"/>
                <w:szCs w:val="18"/>
              </w:rPr>
            </w:pPr>
            <w:r w:rsidRPr="00BE5F7B">
              <w:rPr>
                <w:rFonts w:ascii="Times" w:hAnsi="Times"/>
                <w:sz w:val="18"/>
                <w:szCs w:val="18"/>
              </w:rPr>
              <w:t>Rescue aligns with known and novel therapeutic mechanisms</w:t>
            </w:r>
          </w:p>
        </w:tc>
        <w:tc>
          <w:tcPr>
            <w:tcW w:w="0" w:type="auto"/>
            <w:vAlign w:val="center"/>
            <w:hideMark/>
          </w:tcPr>
          <w:p w14:paraId="5FFC25A3" w14:textId="77777777" w:rsidR="0063043F" w:rsidRPr="00BE5F7B" w:rsidRDefault="0063043F" w:rsidP="00DB7E68">
            <w:pPr>
              <w:rPr>
                <w:rFonts w:ascii="Times" w:hAnsi="Times"/>
                <w:sz w:val="18"/>
                <w:szCs w:val="18"/>
              </w:rPr>
            </w:pPr>
            <w:r w:rsidRPr="00BE5F7B">
              <w:rPr>
                <w:rFonts w:ascii="Times" w:hAnsi="Times"/>
                <w:sz w:val="18"/>
                <w:szCs w:val="18"/>
              </w:rPr>
              <w:t>Known anti-epileptic drugs and mTOR-related mechanisms show coherent functional fingerprints</w:t>
            </w:r>
          </w:p>
        </w:tc>
      </w:tr>
      <w:tr w:rsidR="0063043F" w14:paraId="70CE30A1" w14:textId="77777777" w:rsidTr="00DB7E68">
        <w:trPr>
          <w:tblCellSpacing w:w="15" w:type="dxa"/>
        </w:trPr>
        <w:tc>
          <w:tcPr>
            <w:tcW w:w="0" w:type="auto"/>
            <w:vAlign w:val="center"/>
            <w:hideMark/>
          </w:tcPr>
          <w:p w14:paraId="210E9002" w14:textId="77777777" w:rsidR="0063043F" w:rsidRPr="00BE5F7B" w:rsidRDefault="0063043F" w:rsidP="00DB7E68">
            <w:pPr>
              <w:rPr>
                <w:rFonts w:ascii="Times" w:hAnsi="Times"/>
                <w:sz w:val="18"/>
                <w:szCs w:val="18"/>
              </w:rPr>
            </w:pPr>
            <w:r w:rsidRPr="00BE5F7B">
              <w:rPr>
                <w:rStyle w:val="Strong"/>
                <w:rFonts w:ascii="Times" w:hAnsi="Times"/>
                <w:sz w:val="18"/>
                <w:szCs w:val="18"/>
              </w:rPr>
              <w:t>Discovery productivity</w:t>
            </w:r>
          </w:p>
        </w:tc>
        <w:tc>
          <w:tcPr>
            <w:tcW w:w="0" w:type="auto"/>
            <w:vAlign w:val="center"/>
            <w:hideMark/>
          </w:tcPr>
          <w:p w14:paraId="46B76003" w14:textId="77777777" w:rsidR="0063043F" w:rsidRPr="00BE5F7B" w:rsidRDefault="0063043F" w:rsidP="00DB7E68">
            <w:pPr>
              <w:rPr>
                <w:rFonts w:ascii="Times" w:hAnsi="Times"/>
                <w:sz w:val="18"/>
                <w:szCs w:val="18"/>
              </w:rPr>
            </w:pPr>
            <w:r w:rsidRPr="00BE5F7B">
              <w:rPr>
                <w:rFonts w:ascii="Times" w:hAnsi="Times"/>
                <w:sz w:val="18"/>
                <w:szCs w:val="18"/>
              </w:rPr>
              <w:t>Hit rate supports SAR and series formation</w:t>
            </w:r>
          </w:p>
        </w:tc>
        <w:tc>
          <w:tcPr>
            <w:tcW w:w="0" w:type="auto"/>
            <w:vAlign w:val="center"/>
            <w:hideMark/>
          </w:tcPr>
          <w:p w14:paraId="03EB3147" w14:textId="77777777" w:rsidR="0063043F" w:rsidRPr="00BE5F7B" w:rsidRDefault="0063043F" w:rsidP="00DB7E68">
            <w:pPr>
              <w:rPr>
                <w:rFonts w:ascii="Times" w:hAnsi="Times"/>
                <w:sz w:val="18"/>
                <w:szCs w:val="18"/>
              </w:rPr>
            </w:pPr>
            <w:r w:rsidRPr="00BE5F7B">
              <w:rPr>
                <w:rFonts w:ascii="Times" w:hAnsi="Times"/>
                <w:sz w:val="18"/>
                <w:szCs w:val="18"/>
              </w:rPr>
              <w:t>&gt;500 hits → ≥3 chemically tractable series</w:t>
            </w:r>
          </w:p>
        </w:tc>
      </w:tr>
      <w:tr w:rsidR="0063043F" w14:paraId="0048E7CF" w14:textId="77777777" w:rsidTr="00DB7E68">
        <w:trPr>
          <w:tblCellSpacing w:w="15" w:type="dxa"/>
        </w:trPr>
        <w:tc>
          <w:tcPr>
            <w:tcW w:w="0" w:type="auto"/>
            <w:vAlign w:val="center"/>
            <w:hideMark/>
          </w:tcPr>
          <w:p w14:paraId="312C8767" w14:textId="77777777" w:rsidR="0063043F" w:rsidRPr="00BE5F7B" w:rsidRDefault="0063043F" w:rsidP="00DB7E68">
            <w:pPr>
              <w:rPr>
                <w:rFonts w:ascii="Times" w:hAnsi="Times"/>
                <w:sz w:val="18"/>
                <w:szCs w:val="18"/>
              </w:rPr>
            </w:pPr>
            <w:r w:rsidRPr="00BE5F7B">
              <w:rPr>
                <w:rStyle w:val="Strong"/>
                <w:rFonts w:ascii="Times" w:hAnsi="Times"/>
                <w:sz w:val="18"/>
                <w:szCs w:val="18"/>
              </w:rPr>
              <w:t>Translational depth</w:t>
            </w:r>
          </w:p>
        </w:tc>
        <w:tc>
          <w:tcPr>
            <w:tcW w:w="0" w:type="auto"/>
            <w:vAlign w:val="center"/>
            <w:hideMark/>
          </w:tcPr>
          <w:p w14:paraId="14533816" w14:textId="77777777" w:rsidR="0063043F" w:rsidRPr="00BE5F7B" w:rsidRDefault="0063043F" w:rsidP="00DB7E68">
            <w:pPr>
              <w:rPr>
                <w:rFonts w:ascii="Times" w:hAnsi="Times"/>
                <w:sz w:val="18"/>
                <w:szCs w:val="18"/>
              </w:rPr>
            </w:pPr>
            <w:r w:rsidRPr="00BE5F7B">
              <w:rPr>
                <w:rFonts w:ascii="Times" w:hAnsi="Times"/>
                <w:sz w:val="18"/>
                <w:szCs w:val="18"/>
              </w:rPr>
              <w:t>Hits progress to targets/leads with in vivo signal</w:t>
            </w:r>
          </w:p>
        </w:tc>
        <w:tc>
          <w:tcPr>
            <w:tcW w:w="0" w:type="auto"/>
            <w:vAlign w:val="center"/>
            <w:hideMark/>
          </w:tcPr>
          <w:p w14:paraId="579B6A46" w14:textId="4AED9690" w:rsidR="0063043F" w:rsidRPr="00BE5F7B" w:rsidRDefault="0063043F" w:rsidP="00DB7E68">
            <w:pPr>
              <w:rPr>
                <w:rFonts w:ascii="Times" w:hAnsi="Times"/>
                <w:sz w:val="18"/>
                <w:szCs w:val="18"/>
              </w:rPr>
            </w:pPr>
            <w:r w:rsidRPr="00BE5F7B">
              <w:rPr>
                <w:rFonts w:ascii="Times" w:hAnsi="Times"/>
                <w:sz w:val="18"/>
                <w:szCs w:val="18"/>
              </w:rPr>
              <w:t xml:space="preserve">Target deconvolution + </w:t>
            </w:r>
            <w:del w:id="6" w:author="David Margulies" w:date="2026-01-01T18:07:00Z" w16du:dateUtc="2026-01-01T23:07:00Z">
              <w:r w:rsidRPr="00BE5F7B" w:rsidDel="005F2810">
                <w:rPr>
                  <w:rFonts w:ascii="Times" w:hAnsi="Times"/>
                  <w:sz w:val="18"/>
                  <w:szCs w:val="18"/>
                </w:rPr>
                <w:delText xml:space="preserve">zebrafish </w:delText>
              </w:r>
            </w:del>
            <w:ins w:id="7" w:author="David Margulies" w:date="2026-01-01T18:07:00Z" w16du:dateUtc="2026-01-01T23:07:00Z">
              <w:r w:rsidR="005F2810">
                <w:rPr>
                  <w:rFonts w:ascii="Times" w:hAnsi="Times"/>
                  <w:sz w:val="18"/>
                  <w:szCs w:val="18"/>
                </w:rPr>
                <w:t>rodent</w:t>
              </w:r>
              <w:r w:rsidR="005F2810" w:rsidRPr="00BE5F7B">
                <w:rPr>
                  <w:rFonts w:ascii="Times" w:hAnsi="Times"/>
                  <w:sz w:val="18"/>
                  <w:szCs w:val="18"/>
                </w:rPr>
                <w:t xml:space="preserve"> </w:t>
              </w:r>
            </w:ins>
            <w:r w:rsidRPr="00BE5F7B">
              <w:rPr>
                <w:rFonts w:ascii="Times" w:hAnsi="Times"/>
                <w:sz w:val="18"/>
                <w:szCs w:val="18"/>
              </w:rPr>
              <w:t>efficacy achieved</w:t>
            </w:r>
          </w:p>
        </w:tc>
      </w:tr>
      <w:tr w:rsidR="0063043F" w14:paraId="766333C5" w14:textId="77777777" w:rsidTr="00DB7E68">
        <w:trPr>
          <w:tblCellSpacing w:w="15" w:type="dxa"/>
        </w:trPr>
        <w:tc>
          <w:tcPr>
            <w:tcW w:w="0" w:type="auto"/>
            <w:vAlign w:val="center"/>
            <w:hideMark/>
          </w:tcPr>
          <w:p w14:paraId="07F1A4A7" w14:textId="77777777" w:rsidR="0063043F" w:rsidRPr="00BE5F7B" w:rsidRDefault="0063043F" w:rsidP="00DB7E68">
            <w:pPr>
              <w:rPr>
                <w:rFonts w:ascii="Times" w:hAnsi="Times"/>
                <w:sz w:val="18"/>
                <w:szCs w:val="18"/>
              </w:rPr>
            </w:pPr>
            <w:r w:rsidRPr="00BE5F7B">
              <w:rPr>
                <w:rStyle w:val="Strong"/>
                <w:rFonts w:ascii="Times" w:hAnsi="Times"/>
                <w:sz w:val="18"/>
                <w:szCs w:val="18"/>
              </w:rPr>
              <w:t>Portfolio leverage</w:t>
            </w:r>
          </w:p>
        </w:tc>
        <w:tc>
          <w:tcPr>
            <w:tcW w:w="0" w:type="auto"/>
            <w:vAlign w:val="center"/>
            <w:hideMark/>
          </w:tcPr>
          <w:p w14:paraId="5C4653D7" w14:textId="77777777" w:rsidR="0063043F" w:rsidRPr="00BE5F7B" w:rsidRDefault="0063043F" w:rsidP="00DB7E68">
            <w:pPr>
              <w:rPr>
                <w:rFonts w:ascii="Times" w:hAnsi="Times"/>
                <w:sz w:val="18"/>
                <w:szCs w:val="18"/>
              </w:rPr>
            </w:pPr>
            <w:r w:rsidRPr="00BE5F7B">
              <w:rPr>
                <w:rFonts w:ascii="Times" w:hAnsi="Times"/>
                <w:sz w:val="18"/>
                <w:szCs w:val="18"/>
              </w:rPr>
              <w:t>Phenotypes reusable beyond single program</w:t>
            </w:r>
          </w:p>
        </w:tc>
        <w:tc>
          <w:tcPr>
            <w:tcW w:w="0" w:type="auto"/>
            <w:vAlign w:val="center"/>
            <w:hideMark/>
          </w:tcPr>
          <w:p w14:paraId="110B37AA" w14:textId="77777777" w:rsidR="0063043F" w:rsidRPr="00BE5F7B" w:rsidRDefault="0063043F" w:rsidP="00DB7E68">
            <w:pPr>
              <w:rPr>
                <w:rFonts w:ascii="Times" w:hAnsi="Times"/>
                <w:sz w:val="18"/>
                <w:szCs w:val="18"/>
              </w:rPr>
            </w:pPr>
            <w:r w:rsidRPr="00BE5F7B">
              <w:rPr>
                <w:rFonts w:ascii="Times" w:hAnsi="Times"/>
                <w:sz w:val="18"/>
                <w:szCs w:val="18"/>
              </w:rPr>
              <w:t>Functional fingerprints reused across repurposing and common-node analyses</w:t>
            </w:r>
          </w:p>
        </w:tc>
      </w:tr>
    </w:tbl>
    <w:p w14:paraId="56C6038D" w14:textId="77777777" w:rsidR="0063043F" w:rsidRDefault="003B2BA8" w:rsidP="0063043F">
      <w:pPr>
        <w:rPr>
          <w:rFonts w:ascii="Times" w:hAnsi="Times"/>
          <w:sz w:val="27"/>
          <w:szCs w:val="27"/>
        </w:rPr>
      </w:pPr>
      <w:r w:rsidRPr="003B2BA8">
        <w:rPr>
          <w:noProof/>
          <w14:ligatures w14:val="standardContextual"/>
        </w:rPr>
        <w:pict w14:anchorId="3C170102">
          <v:rect id="_x0000_i1143" alt="" style="width:468pt;height:.05pt;mso-width-percent:0;mso-height-percent:0;mso-width-percent:0;mso-height-percent:0" o:hralign="center" o:hrstd="t" o:hr="t" fillcolor="#a0a0a0" stroked="f"/>
        </w:pict>
      </w:r>
    </w:p>
    <w:p w14:paraId="05832326" w14:textId="77777777" w:rsidR="0063043F" w:rsidRDefault="0063043F" w:rsidP="0063043F">
      <w:pPr>
        <w:pStyle w:val="Heading2"/>
        <w:rPr>
          <w:rFonts w:ascii="Times" w:hAnsi="Times"/>
          <w:color w:val="000000"/>
          <w:sz w:val="36"/>
          <w:szCs w:val="36"/>
        </w:rPr>
      </w:pPr>
      <w:r>
        <w:rPr>
          <w:rFonts w:ascii="Times" w:hAnsi="Times"/>
          <w:color w:val="000000"/>
        </w:rPr>
        <w:lastRenderedPageBreak/>
        <w:t>6.3 Target deconvolution: from phenotypic hits to mechanisms</w:t>
      </w:r>
    </w:p>
    <w:p w14:paraId="12E82400" w14:textId="77777777" w:rsidR="0063043F" w:rsidRDefault="0063043F" w:rsidP="0063043F">
      <w:pPr>
        <w:pStyle w:val="NormalWeb"/>
        <w:rPr>
          <w:rFonts w:ascii="Times" w:hAnsi="Times"/>
          <w:color w:val="000000"/>
          <w:sz w:val="27"/>
          <w:szCs w:val="27"/>
        </w:rPr>
      </w:pPr>
      <w:r>
        <w:rPr>
          <w:rFonts w:ascii="Times" w:hAnsi="Times"/>
          <w:color w:val="000000"/>
          <w:sz w:val="27"/>
          <w:szCs w:val="27"/>
        </w:rPr>
        <w:t>A critical extension of the TSC program was the </w:t>
      </w:r>
      <w:r>
        <w:rPr>
          <w:rStyle w:val="Strong"/>
          <w:rFonts w:ascii="Times" w:hAnsi="Times"/>
          <w:color w:val="000000"/>
          <w:sz w:val="27"/>
          <w:szCs w:val="27"/>
        </w:rPr>
        <w:t>systematic deconvolution of phenotypic hits</w:t>
      </w:r>
      <w:r>
        <w:rPr>
          <w:rFonts w:ascii="Times" w:hAnsi="Times"/>
          <w:color w:val="000000"/>
          <w:sz w:val="27"/>
          <w:szCs w:val="27"/>
        </w:rPr>
        <w:t> to identify credible therapeutic targets and commercially relevant mechanisms.</w:t>
      </w:r>
    </w:p>
    <w:p w14:paraId="6EB9DA81" w14:textId="77777777" w:rsidR="0063043F" w:rsidRDefault="0063043F" w:rsidP="0063043F">
      <w:pPr>
        <w:pStyle w:val="NormalWeb"/>
        <w:rPr>
          <w:rFonts w:ascii="Times" w:hAnsi="Times"/>
          <w:color w:val="000000"/>
          <w:sz w:val="27"/>
          <w:szCs w:val="27"/>
        </w:rPr>
      </w:pPr>
      <w:r>
        <w:rPr>
          <w:rFonts w:ascii="Times" w:hAnsi="Times"/>
          <w:color w:val="000000"/>
          <w:sz w:val="27"/>
          <w:szCs w:val="27"/>
        </w:rPr>
        <w:t>Using Quiver’s Drug Fingerprinting Platform (DFP), phenotypic rescue signatures from the TSC2 screen were matched </w:t>
      </w:r>
      <w:r>
        <w:rPr>
          <w:rStyle w:val="Emphasis"/>
          <w:rFonts w:ascii="Times" w:hAnsi="Times"/>
          <w:color w:val="000000"/>
          <w:sz w:val="27"/>
          <w:szCs w:val="27"/>
        </w:rPr>
        <w:t>in silico</w:t>
      </w:r>
      <w:r>
        <w:rPr>
          <w:rFonts w:ascii="Times" w:hAnsi="Times"/>
          <w:color w:val="000000"/>
          <w:sz w:val="27"/>
          <w:szCs w:val="27"/>
        </w:rPr>
        <w:t> against reference compound libraries and known mechanisms of action. This process yielded several convergent mechanistic hypotheses, which were then experimentally tested.</w:t>
      </w:r>
    </w:p>
    <w:p w14:paraId="6B008424" w14:textId="77777777" w:rsidR="0063043F" w:rsidRDefault="0063043F" w:rsidP="0063043F">
      <w:pPr>
        <w:pStyle w:val="Heading3"/>
        <w:rPr>
          <w:rFonts w:ascii="Times" w:hAnsi="Times"/>
          <w:color w:val="000000"/>
          <w:sz w:val="27"/>
          <w:szCs w:val="27"/>
        </w:rPr>
      </w:pPr>
      <w:r>
        <w:rPr>
          <w:rFonts w:ascii="Times" w:hAnsi="Times"/>
          <w:color w:val="000000"/>
        </w:rPr>
        <w:t>PKCα as a functionally validated node</w:t>
      </w:r>
    </w:p>
    <w:p w14:paraId="0DDA4DE5" w14:textId="77777777" w:rsidR="0063043F" w:rsidRDefault="0063043F" w:rsidP="0063043F">
      <w:pPr>
        <w:pStyle w:val="NormalWeb"/>
        <w:rPr>
          <w:rFonts w:ascii="Times" w:hAnsi="Times"/>
          <w:color w:val="000000"/>
          <w:sz w:val="27"/>
          <w:szCs w:val="27"/>
        </w:rPr>
      </w:pPr>
      <w:r>
        <w:rPr>
          <w:rFonts w:ascii="Times" w:hAnsi="Times"/>
          <w:color w:val="000000"/>
          <w:sz w:val="27"/>
          <w:szCs w:val="27"/>
        </w:rPr>
        <w:t>Two algorithmically selected PKC inhibitors—</w:t>
      </w:r>
      <w:r>
        <w:rPr>
          <w:rStyle w:val="Strong"/>
          <w:rFonts w:ascii="Times" w:hAnsi="Times"/>
          <w:color w:val="000000"/>
          <w:sz w:val="27"/>
          <w:szCs w:val="27"/>
        </w:rPr>
        <w:t>GF109203X</w:t>
      </w:r>
      <w:r>
        <w:rPr>
          <w:rFonts w:ascii="Times" w:hAnsi="Times"/>
          <w:color w:val="000000"/>
          <w:sz w:val="27"/>
          <w:szCs w:val="27"/>
        </w:rPr>
        <w:t> and </w:t>
      </w:r>
      <w:r>
        <w:rPr>
          <w:rStyle w:val="Strong"/>
          <w:rFonts w:ascii="Times" w:hAnsi="Times"/>
          <w:color w:val="000000"/>
          <w:sz w:val="27"/>
          <w:szCs w:val="27"/>
        </w:rPr>
        <w:t>sotrastaurin</w:t>
      </w:r>
      <w:r>
        <w:rPr>
          <w:rFonts w:ascii="Times" w:hAnsi="Times"/>
          <w:color w:val="000000"/>
          <w:sz w:val="27"/>
          <w:szCs w:val="27"/>
        </w:rPr>
        <w:t>—emerged as top hits capable of reversing the TSC2 functional phenotype in a concentration-dependent manner. Despite differing biochemical potency, GF109203X showed superior functional rescue in the TSC2 neuronal assay, implicating </w:t>
      </w:r>
      <w:r>
        <w:rPr>
          <w:rStyle w:val="Strong"/>
          <w:rFonts w:ascii="Times" w:hAnsi="Times"/>
          <w:color w:val="000000"/>
          <w:sz w:val="27"/>
          <w:szCs w:val="27"/>
        </w:rPr>
        <w:t>PKCα</w:t>
      </w:r>
      <w:r>
        <w:rPr>
          <w:rFonts w:ascii="Times" w:hAnsi="Times"/>
          <w:color w:val="000000"/>
          <w:sz w:val="27"/>
          <w:szCs w:val="27"/>
        </w:rPr>
        <w:t> as the relevant isoform rather than PKCθ or PKCβ.</w:t>
      </w:r>
    </w:p>
    <w:p w14:paraId="0AEB0490"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finding was notable for three reasons:</w:t>
      </w:r>
    </w:p>
    <w:p w14:paraId="751ACEE4" w14:textId="77777777" w:rsidR="0063043F" w:rsidRDefault="0063043F" w:rsidP="0063043F">
      <w:pPr>
        <w:numPr>
          <w:ilvl w:val="0"/>
          <w:numId w:val="58"/>
        </w:numPr>
        <w:spacing w:before="100" w:beforeAutospacing="1" w:after="100" w:afterAutospacing="1"/>
        <w:rPr>
          <w:rFonts w:ascii="Times" w:hAnsi="Times"/>
          <w:color w:val="000000"/>
          <w:sz w:val="27"/>
          <w:szCs w:val="27"/>
        </w:rPr>
      </w:pPr>
      <w:r>
        <w:rPr>
          <w:rFonts w:ascii="Times" w:hAnsi="Times"/>
          <w:color w:val="000000"/>
          <w:sz w:val="27"/>
          <w:szCs w:val="27"/>
        </w:rPr>
        <w:t>PKCα activation lies downstream of mTORC2, providing mechanistic coherence with known TSC biology.</w:t>
      </w:r>
    </w:p>
    <w:p w14:paraId="20800514" w14:textId="77777777" w:rsidR="0063043F" w:rsidRDefault="0063043F" w:rsidP="0063043F">
      <w:pPr>
        <w:numPr>
          <w:ilvl w:val="0"/>
          <w:numId w:val="58"/>
        </w:numPr>
        <w:spacing w:before="100" w:beforeAutospacing="1" w:after="100" w:afterAutospacing="1"/>
        <w:rPr>
          <w:rFonts w:ascii="Times" w:hAnsi="Times"/>
          <w:color w:val="000000"/>
          <w:sz w:val="27"/>
          <w:szCs w:val="27"/>
        </w:rPr>
      </w:pPr>
      <w:r>
        <w:rPr>
          <w:rFonts w:ascii="Times" w:hAnsi="Times"/>
          <w:color w:val="000000"/>
          <w:sz w:val="27"/>
          <w:szCs w:val="27"/>
        </w:rPr>
        <w:t>Multiple PKC inhibitors with maleimide chemistry have been tested clinically and are off-patent, de-risking safety.</w:t>
      </w:r>
    </w:p>
    <w:p w14:paraId="6A4F9AAB" w14:textId="77777777" w:rsidR="0063043F" w:rsidRDefault="0063043F" w:rsidP="0063043F">
      <w:pPr>
        <w:numPr>
          <w:ilvl w:val="0"/>
          <w:numId w:val="58"/>
        </w:numPr>
        <w:spacing w:before="100" w:beforeAutospacing="1" w:after="100" w:afterAutospacing="1"/>
        <w:rPr>
          <w:rFonts w:ascii="Times" w:hAnsi="Times"/>
          <w:color w:val="000000"/>
          <w:sz w:val="27"/>
          <w:szCs w:val="27"/>
        </w:rPr>
      </w:pPr>
      <w:r>
        <w:rPr>
          <w:rFonts w:ascii="Times" w:hAnsi="Times"/>
          <w:color w:val="000000"/>
          <w:sz w:val="27"/>
          <w:szCs w:val="27"/>
        </w:rPr>
        <w:t>The functional assay distinguished isoform relevance that would not have been obvious from biochemical data alone 4.11.2024_TSC2_target ID backgr… .</w:t>
      </w:r>
    </w:p>
    <w:p w14:paraId="0AED7A20" w14:textId="77777777" w:rsidR="0063043F" w:rsidRDefault="0063043F" w:rsidP="0063043F">
      <w:pPr>
        <w:pStyle w:val="Heading3"/>
        <w:rPr>
          <w:rFonts w:ascii="Times" w:hAnsi="Times"/>
          <w:color w:val="000000"/>
          <w:sz w:val="27"/>
          <w:szCs w:val="27"/>
        </w:rPr>
      </w:pPr>
      <w:r>
        <w:rPr>
          <w:rFonts w:ascii="Times" w:hAnsi="Times"/>
          <w:color w:val="000000"/>
        </w:rPr>
        <w:t>Additional deconvoluted mechanisms</w:t>
      </w:r>
    </w:p>
    <w:p w14:paraId="5372D598" w14:textId="77777777" w:rsidR="0063043F" w:rsidRDefault="0063043F" w:rsidP="0063043F">
      <w:pPr>
        <w:pStyle w:val="NormalWeb"/>
        <w:rPr>
          <w:rFonts w:ascii="Times" w:hAnsi="Times"/>
          <w:color w:val="000000"/>
          <w:sz w:val="27"/>
          <w:szCs w:val="27"/>
        </w:rPr>
      </w:pPr>
      <w:r>
        <w:rPr>
          <w:rFonts w:ascii="Times" w:hAnsi="Times"/>
          <w:color w:val="000000"/>
          <w:sz w:val="27"/>
          <w:szCs w:val="27"/>
        </w:rPr>
        <w:t>Further analysis identified:</w:t>
      </w:r>
    </w:p>
    <w:p w14:paraId="77791C5B" w14:textId="77777777" w:rsidR="0063043F" w:rsidRDefault="0063043F" w:rsidP="0063043F">
      <w:pPr>
        <w:numPr>
          <w:ilvl w:val="0"/>
          <w:numId w:val="59"/>
        </w:numPr>
        <w:spacing w:before="100" w:beforeAutospacing="1" w:after="100" w:afterAutospacing="1"/>
        <w:rPr>
          <w:rFonts w:ascii="Times" w:hAnsi="Times"/>
          <w:color w:val="000000"/>
          <w:sz w:val="27"/>
          <w:szCs w:val="27"/>
        </w:rPr>
      </w:pPr>
      <w:r>
        <w:rPr>
          <w:rStyle w:val="Strong"/>
          <w:rFonts w:ascii="Times" w:hAnsi="Times"/>
          <w:color w:val="000000"/>
          <w:sz w:val="27"/>
          <w:szCs w:val="27"/>
        </w:rPr>
        <w:t>PKM2 activation</w:t>
      </w:r>
      <w:r>
        <w:rPr>
          <w:rFonts w:ascii="Times" w:hAnsi="Times"/>
          <w:color w:val="000000"/>
          <w:sz w:val="27"/>
          <w:szCs w:val="27"/>
        </w:rPr>
        <w:t> (e.g., DASA-58) as a partial rescuer, consistent with upstream modulation of mTORC1 signaling</w:t>
      </w:r>
    </w:p>
    <w:p w14:paraId="7C41BDB9" w14:textId="77777777" w:rsidR="0063043F" w:rsidRDefault="0063043F" w:rsidP="0063043F">
      <w:pPr>
        <w:numPr>
          <w:ilvl w:val="0"/>
          <w:numId w:val="59"/>
        </w:numPr>
        <w:spacing w:before="100" w:beforeAutospacing="1" w:after="100" w:afterAutospacing="1"/>
        <w:rPr>
          <w:rFonts w:ascii="Times" w:hAnsi="Times"/>
          <w:color w:val="000000"/>
          <w:sz w:val="27"/>
          <w:szCs w:val="27"/>
        </w:rPr>
      </w:pPr>
      <w:r>
        <w:rPr>
          <w:rStyle w:val="Strong"/>
          <w:rFonts w:ascii="Times" w:hAnsi="Times"/>
          <w:color w:val="000000"/>
          <w:sz w:val="27"/>
          <w:szCs w:val="27"/>
        </w:rPr>
        <w:t>PPARδ-linked series</w:t>
      </w:r>
      <w:r>
        <w:rPr>
          <w:rFonts w:ascii="Times" w:hAnsi="Times"/>
          <w:color w:val="000000"/>
          <w:sz w:val="27"/>
          <w:szCs w:val="27"/>
        </w:rPr>
        <w:t> showing phenotypic similarity to known inhibitors (e.g., GSK compounds), albeit with mixed rescue profiles</w:t>
      </w:r>
    </w:p>
    <w:p w14:paraId="01186D5A" w14:textId="77777777" w:rsidR="0063043F" w:rsidRDefault="0063043F" w:rsidP="0063043F">
      <w:pPr>
        <w:numPr>
          <w:ilvl w:val="0"/>
          <w:numId w:val="59"/>
        </w:numPr>
        <w:spacing w:before="100" w:beforeAutospacing="1" w:after="100" w:afterAutospacing="1"/>
        <w:rPr>
          <w:rFonts w:ascii="Times" w:hAnsi="Times"/>
          <w:color w:val="000000"/>
          <w:sz w:val="27"/>
          <w:szCs w:val="27"/>
        </w:rPr>
      </w:pPr>
      <w:r>
        <w:rPr>
          <w:rFonts w:ascii="Times" w:hAnsi="Times"/>
          <w:color w:val="000000"/>
          <w:sz w:val="27"/>
          <w:szCs w:val="27"/>
        </w:rPr>
        <w:t>Functional fingerprints of </w:t>
      </w:r>
      <w:r>
        <w:rPr>
          <w:rStyle w:val="Strong"/>
          <w:rFonts w:ascii="Times" w:hAnsi="Times"/>
          <w:color w:val="000000"/>
          <w:sz w:val="27"/>
          <w:szCs w:val="27"/>
        </w:rPr>
        <w:t>cannabidiol</w:t>
      </w:r>
      <w:r>
        <w:rPr>
          <w:rFonts w:ascii="Times" w:hAnsi="Times"/>
          <w:color w:val="000000"/>
          <w:sz w:val="27"/>
          <w:szCs w:val="27"/>
        </w:rPr>
        <w:t> and </w:t>
      </w:r>
      <w:r>
        <w:rPr>
          <w:rStyle w:val="Strong"/>
          <w:rFonts w:ascii="Times" w:hAnsi="Times"/>
          <w:color w:val="000000"/>
          <w:sz w:val="27"/>
          <w:szCs w:val="27"/>
        </w:rPr>
        <w:t>fenfluramine</w:t>
      </w:r>
      <w:r>
        <w:rPr>
          <w:rFonts w:ascii="Times" w:hAnsi="Times"/>
          <w:color w:val="000000"/>
          <w:sz w:val="27"/>
          <w:szCs w:val="27"/>
        </w:rPr>
        <w:t>, both clinically effective anti-epileptics, validating the platform’s ability to recognize complex, polypharmacologic rescue states</w:t>
      </w:r>
    </w:p>
    <w:p w14:paraId="2127D503" w14:textId="77777777" w:rsidR="0063043F" w:rsidRDefault="0063043F" w:rsidP="0063043F">
      <w:pPr>
        <w:pStyle w:val="NormalWeb"/>
        <w:rPr>
          <w:rFonts w:ascii="Times" w:hAnsi="Times"/>
          <w:color w:val="000000"/>
          <w:sz w:val="27"/>
          <w:szCs w:val="27"/>
        </w:rPr>
      </w:pPr>
      <w:r>
        <w:rPr>
          <w:rFonts w:ascii="Times" w:hAnsi="Times"/>
          <w:color w:val="000000"/>
          <w:sz w:val="27"/>
          <w:szCs w:val="27"/>
        </w:rPr>
        <w:lastRenderedPageBreak/>
        <w:t>Importantly, the platform did not simply label these compounds as “hits,” but resolved </w:t>
      </w:r>
      <w:r>
        <w:rPr>
          <w:rStyle w:val="Strong"/>
          <w:rFonts w:ascii="Times" w:hAnsi="Times"/>
          <w:color w:val="000000"/>
          <w:sz w:val="27"/>
          <w:szCs w:val="27"/>
        </w:rPr>
        <w:t>which dimensions of the disease phenotype were rescued and which were not</w:t>
      </w:r>
      <w:r>
        <w:rPr>
          <w:rFonts w:ascii="Times" w:hAnsi="Times"/>
          <w:color w:val="000000"/>
          <w:sz w:val="27"/>
          <w:szCs w:val="27"/>
        </w:rPr>
        <w:t>, enabling rational prioritization and combination strategies.</w:t>
      </w:r>
    </w:p>
    <w:p w14:paraId="10239A3A" w14:textId="77777777" w:rsidR="0063043F" w:rsidRDefault="003B2BA8" w:rsidP="0063043F">
      <w:pPr>
        <w:rPr>
          <w:rFonts w:ascii="Times" w:hAnsi="Times"/>
          <w:sz w:val="27"/>
          <w:szCs w:val="27"/>
        </w:rPr>
      </w:pPr>
      <w:r w:rsidRPr="003B2BA8">
        <w:rPr>
          <w:noProof/>
          <w14:ligatures w14:val="standardContextual"/>
        </w:rPr>
        <w:pict w14:anchorId="0C02C739">
          <v:rect id="_x0000_i1142" alt="" style="width:468pt;height:.05pt;mso-width-percent:0;mso-height-percent:0;mso-width-percent:0;mso-height-percent:0" o:hralign="center" o:hrstd="t" o:hr="t" fillcolor="#a0a0a0" stroked="f"/>
        </w:pict>
      </w:r>
    </w:p>
    <w:p w14:paraId="40E062A6" w14:textId="77777777" w:rsidR="0063043F" w:rsidRDefault="0063043F" w:rsidP="0063043F">
      <w:pPr>
        <w:pStyle w:val="Heading2"/>
        <w:rPr>
          <w:rFonts w:ascii="Times" w:hAnsi="Times"/>
          <w:color w:val="000000"/>
          <w:sz w:val="36"/>
          <w:szCs w:val="36"/>
        </w:rPr>
      </w:pPr>
      <w:r>
        <w:rPr>
          <w:rFonts w:ascii="Times" w:hAnsi="Times"/>
          <w:color w:val="000000"/>
        </w:rPr>
        <w:t>6.4 Lead identification and in vivo validation</w:t>
      </w:r>
    </w:p>
    <w:p w14:paraId="7B3545A4" w14:textId="77777777" w:rsidR="0063043F" w:rsidRDefault="0063043F" w:rsidP="0063043F">
      <w:pPr>
        <w:pStyle w:val="NormalWeb"/>
        <w:rPr>
          <w:rFonts w:ascii="Times" w:hAnsi="Times"/>
          <w:color w:val="000000"/>
          <w:sz w:val="27"/>
          <w:szCs w:val="27"/>
        </w:rPr>
      </w:pPr>
      <w:r>
        <w:rPr>
          <w:rFonts w:ascii="Times" w:hAnsi="Times"/>
          <w:color w:val="000000"/>
          <w:sz w:val="27"/>
          <w:szCs w:val="27"/>
        </w:rPr>
        <w:t>From the deconvoluted hit pool, a small number of compounds (e.g., QPD-006, QPD-007 and prioritized QS series members) were selected for further advancement based on:</w:t>
      </w:r>
    </w:p>
    <w:p w14:paraId="45BDAA2D" w14:textId="77777777" w:rsidR="0063043F" w:rsidRDefault="0063043F" w:rsidP="0063043F">
      <w:pPr>
        <w:numPr>
          <w:ilvl w:val="0"/>
          <w:numId w:val="60"/>
        </w:numPr>
        <w:spacing w:before="100" w:beforeAutospacing="1" w:after="100" w:afterAutospacing="1"/>
        <w:rPr>
          <w:rFonts w:ascii="Times" w:hAnsi="Times"/>
          <w:color w:val="000000"/>
          <w:sz w:val="27"/>
          <w:szCs w:val="27"/>
        </w:rPr>
      </w:pPr>
      <w:r>
        <w:rPr>
          <w:rFonts w:ascii="Times" w:hAnsi="Times"/>
          <w:color w:val="000000"/>
          <w:sz w:val="27"/>
          <w:szCs w:val="27"/>
        </w:rPr>
        <w:t>Functional rescue quality and breadth</w:t>
      </w:r>
    </w:p>
    <w:p w14:paraId="18365518" w14:textId="77777777" w:rsidR="0063043F" w:rsidRDefault="0063043F" w:rsidP="0063043F">
      <w:pPr>
        <w:numPr>
          <w:ilvl w:val="0"/>
          <w:numId w:val="60"/>
        </w:numPr>
        <w:spacing w:before="100" w:beforeAutospacing="1" w:after="100" w:afterAutospacing="1"/>
        <w:rPr>
          <w:rFonts w:ascii="Times" w:hAnsi="Times"/>
          <w:color w:val="000000"/>
          <w:sz w:val="27"/>
          <w:szCs w:val="27"/>
        </w:rPr>
      </w:pPr>
      <w:r>
        <w:rPr>
          <w:rFonts w:ascii="Times" w:hAnsi="Times"/>
          <w:color w:val="000000"/>
          <w:sz w:val="27"/>
          <w:szCs w:val="27"/>
        </w:rPr>
        <w:t>Chemical tractability and SAR depth</w:t>
      </w:r>
    </w:p>
    <w:p w14:paraId="776B3DE7" w14:textId="77777777" w:rsidR="0063043F" w:rsidRDefault="0063043F" w:rsidP="0063043F">
      <w:pPr>
        <w:numPr>
          <w:ilvl w:val="0"/>
          <w:numId w:val="60"/>
        </w:numPr>
        <w:spacing w:before="100" w:beforeAutospacing="1" w:after="100" w:afterAutospacing="1"/>
        <w:rPr>
          <w:rFonts w:ascii="Times" w:hAnsi="Times"/>
          <w:color w:val="000000"/>
          <w:sz w:val="27"/>
          <w:szCs w:val="27"/>
        </w:rPr>
      </w:pPr>
      <w:r>
        <w:rPr>
          <w:rFonts w:ascii="Times" w:hAnsi="Times"/>
          <w:color w:val="000000"/>
          <w:sz w:val="27"/>
          <w:szCs w:val="27"/>
        </w:rPr>
        <w:t>Exposure and solubility considerations</w:t>
      </w:r>
    </w:p>
    <w:p w14:paraId="6832ABFE" w14:textId="059DBD30" w:rsidR="0063043F" w:rsidRDefault="0063043F" w:rsidP="0063043F">
      <w:pPr>
        <w:pStyle w:val="NormalWeb"/>
        <w:rPr>
          <w:rFonts w:ascii="Times" w:hAnsi="Times"/>
          <w:color w:val="000000"/>
          <w:sz w:val="27"/>
          <w:szCs w:val="27"/>
        </w:rPr>
      </w:pPr>
      <w:r>
        <w:rPr>
          <w:rFonts w:ascii="Times" w:hAnsi="Times"/>
          <w:color w:val="000000"/>
          <w:sz w:val="27"/>
          <w:szCs w:val="27"/>
        </w:rPr>
        <w:t>These candidates were progressed into </w:t>
      </w:r>
      <w:del w:id="8" w:author="David Margulies" w:date="2026-01-01T18:08:00Z" w16du:dateUtc="2026-01-01T23:08:00Z">
        <w:r w:rsidDel="005F2810">
          <w:rPr>
            <w:rStyle w:val="Strong"/>
            <w:rFonts w:ascii="Times" w:hAnsi="Times"/>
            <w:color w:val="000000"/>
            <w:sz w:val="27"/>
            <w:szCs w:val="27"/>
          </w:rPr>
          <w:delText xml:space="preserve">zebrafish </w:delText>
        </w:r>
      </w:del>
      <w:ins w:id="9" w:author="David Margulies" w:date="2026-01-01T18:08:00Z" w16du:dateUtc="2026-01-01T23:08:00Z">
        <w:r w:rsidR="005F2810">
          <w:rPr>
            <w:rStyle w:val="Strong"/>
            <w:rFonts w:ascii="Times" w:hAnsi="Times"/>
            <w:color w:val="000000"/>
            <w:sz w:val="27"/>
            <w:szCs w:val="27"/>
          </w:rPr>
          <w:t xml:space="preserve">rodent </w:t>
        </w:r>
      </w:ins>
      <w:r>
        <w:rPr>
          <w:rStyle w:val="Strong"/>
          <w:rFonts w:ascii="Times" w:hAnsi="Times"/>
          <w:color w:val="000000"/>
          <w:sz w:val="27"/>
          <w:szCs w:val="27"/>
        </w:rPr>
        <w:t>TSC2 loss-of-function models</w:t>
      </w:r>
      <w:r>
        <w:rPr>
          <w:rFonts w:ascii="Times" w:hAnsi="Times"/>
          <w:color w:val="000000"/>
          <w:sz w:val="27"/>
          <w:szCs w:val="27"/>
        </w:rPr>
        <w:t xml:space="preserve">, using a rapid CRISPR (“crispant”) strategy. In this model, tsc2−/− </w:t>
      </w:r>
      <w:del w:id="10" w:author="David Margulies" w:date="2026-01-01T18:09:00Z" w16du:dateUtc="2026-01-01T23:09:00Z">
        <w:r w:rsidDel="005F2810">
          <w:rPr>
            <w:rFonts w:ascii="Times" w:hAnsi="Times"/>
            <w:color w:val="000000"/>
            <w:sz w:val="27"/>
            <w:szCs w:val="27"/>
          </w:rPr>
          <w:delText xml:space="preserve">larvae </w:delText>
        </w:r>
      </w:del>
      <w:ins w:id="11" w:author="David Margulies" w:date="2026-01-01T18:09:00Z" w16du:dateUtc="2026-01-01T23:09:00Z">
        <w:r w:rsidR="005F2810">
          <w:rPr>
            <w:rFonts w:ascii="Times" w:hAnsi="Times"/>
            <w:color w:val="000000"/>
            <w:sz w:val="27"/>
            <w:szCs w:val="27"/>
          </w:rPr>
          <w:t xml:space="preserve">animals </w:t>
        </w:r>
      </w:ins>
      <w:r>
        <w:rPr>
          <w:rFonts w:ascii="Times" w:hAnsi="Times"/>
          <w:color w:val="000000"/>
          <w:sz w:val="27"/>
          <w:szCs w:val="27"/>
        </w:rPr>
        <w:t>exhibit characteristic developmental and neurological phenotypes, including hypoactivity, seizure susceptibility, and early lethality.</w:t>
      </w:r>
    </w:p>
    <w:p w14:paraId="7AFD30D2" w14:textId="77777777" w:rsidR="0063043F" w:rsidRDefault="0063043F" w:rsidP="0063043F">
      <w:pPr>
        <w:pStyle w:val="NormalWeb"/>
        <w:rPr>
          <w:rFonts w:ascii="Times" w:hAnsi="Times"/>
          <w:color w:val="000000"/>
          <w:sz w:val="27"/>
          <w:szCs w:val="27"/>
        </w:rPr>
      </w:pPr>
      <w:r>
        <w:rPr>
          <w:rFonts w:ascii="Times" w:hAnsi="Times"/>
          <w:color w:val="000000"/>
          <w:sz w:val="27"/>
          <w:szCs w:val="27"/>
        </w:rPr>
        <w:t>Key outcomes:</w:t>
      </w:r>
    </w:p>
    <w:p w14:paraId="5E46EAAA" w14:textId="77777777" w:rsidR="0063043F" w:rsidRDefault="0063043F" w:rsidP="0063043F">
      <w:pPr>
        <w:numPr>
          <w:ilvl w:val="0"/>
          <w:numId w:val="61"/>
        </w:numPr>
        <w:spacing w:before="100" w:beforeAutospacing="1" w:after="100" w:afterAutospacing="1"/>
        <w:rPr>
          <w:rFonts w:ascii="Times" w:hAnsi="Times"/>
          <w:color w:val="000000"/>
          <w:sz w:val="27"/>
          <w:szCs w:val="27"/>
        </w:rPr>
      </w:pPr>
      <w:r>
        <w:rPr>
          <w:rFonts w:ascii="Times" w:hAnsi="Times"/>
          <w:color w:val="000000"/>
          <w:sz w:val="27"/>
          <w:szCs w:val="27"/>
        </w:rPr>
        <w:t>Selected compounds demonstrated </w:t>
      </w:r>
      <w:r>
        <w:rPr>
          <w:rStyle w:val="Strong"/>
          <w:rFonts w:ascii="Times" w:hAnsi="Times"/>
          <w:color w:val="000000"/>
          <w:sz w:val="27"/>
          <w:szCs w:val="27"/>
        </w:rPr>
        <w:t>phenotypic rescue in vivo</w:t>
      </w:r>
      <w:r>
        <w:rPr>
          <w:rFonts w:ascii="Times" w:hAnsi="Times"/>
          <w:color w:val="000000"/>
          <w:sz w:val="27"/>
          <w:szCs w:val="27"/>
        </w:rPr>
        <w:t>, comparable in directionality to everolimus</w:t>
      </w:r>
    </w:p>
    <w:p w14:paraId="61A557B1" w14:textId="77777777" w:rsidR="0063043F" w:rsidRDefault="0063043F" w:rsidP="0063043F">
      <w:pPr>
        <w:numPr>
          <w:ilvl w:val="0"/>
          <w:numId w:val="61"/>
        </w:numPr>
        <w:spacing w:before="100" w:beforeAutospacing="1" w:after="100" w:afterAutospacing="1"/>
        <w:rPr>
          <w:rFonts w:ascii="Times" w:hAnsi="Times"/>
          <w:color w:val="000000"/>
          <w:sz w:val="27"/>
          <w:szCs w:val="27"/>
        </w:rPr>
      </w:pPr>
      <w:r>
        <w:rPr>
          <w:rFonts w:ascii="Times" w:hAnsi="Times"/>
          <w:color w:val="000000"/>
          <w:sz w:val="27"/>
          <w:szCs w:val="27"/>
        </w:rPr>
        <w:t>Rescue was observed in behavioral and developmental endpoints relevant to TSC pathology</w:t>
      </w:r>
    </w:p>
    <w:p w14:paraId="1F221CA3" w14:textId="7EE2C7B3" w:rsidR="0063043F" w:rsidRDefault="0063043F" w:rsidP="0063043F">
      <w:pPr>
        <w:numPr>
          <w:ilvl w:val="0"/>
          <w:numId w:val="61"/>
        </w:numPr>
        <w:spacing w:before="100" w:beforeAutospacing="1" w:after="100" w:afterAutospacing="1"/>
        <w:rPr>
          <w:rFonts w:ascii="Times" w:hAnsi="Times"/>
          <w:color w:val="000000"/>
          <w:sz w:val="27"/>
          <w:szCs w:val="27"/>
        </w:rPr>
      </w:pPr>
      <w:r>
        <w:rPr>
          <w:rFonts w:ascii="Times" w:hAnsi="Times"/>
          <w:color w:val="000000"/>
          <w:sz w:val="27"/>
          <w:szCs w:val="27"/>
        </w:rPr>
        <w:t>These results closed the loop from </w:t>
      </w:r>
      <w:r>
        <w:rPr>
          <w:rStyle w:val="Emphasis"/>
          <w:rFonts w:ascii="Times" w:hAnsi="Times"/>
          <w:color w:val="000000"/>
          <w:sz w:val="27"/>
          <w:szCs w:val="27"/>
        </w:rPr>
        <w:t>human neuronal phenotype → lead compound → animal efficacy</w:t>
      </w:r>
      <w:ins w:id="12" w:author="David Margulies" w:date="2026-01-01T18:10:00Z" w16du:dateUtc="2026-01-01T23:10:00Z">
        <w:r w:rsidR="005F2810">
          <w:rPr>
            <w:rFonts w:ascii="Times" w:hAnsi="Times"/>
            <w:color w:val="000000"/>
            <w:sz w:val="27"/>
            <w:szCs w:val="27"/>
          </w:rPr>
          <w:t>.</w:t>
        </w:r>
      </w:ins>
      <w:del w:id="13" w:author="David Margulies" w:date="2026-01-01T18:10:00Z" w16du:dateUtc="2026-01-01T23:10:00Z">
        <w:r w:rsidDel="005F2810">
          <w:rPr>
            <w:rFonts w:ascii="Times" w:hAnsi="Times"/>
            <w:color w:val="000000"/>
            <w:sz w:val="27"/>
            <w:szCs w:val="27"/>
          </w:rPr>
          <w:delText> 4.11.2024_TSC2_target ID backgr…</w:delText>
        </w:r>
      </w:del>
    </w:p>
    <w:p w14:paraId="7AB14BF0" w14:textId="77777777" w:rsidR="0063043F" w:rsidRDefault="0063043F" w:rsidP="0063043F">
      <w:pPr>
        <w:pStyle w:val="NormalWeb"/>
        <w:rPr>
          <w:rFonts w:ascii="Times" w:hAnsi="Times"/>
          <w:color w:val="000000"/>
          <w:sz w:val="27"/>
          <w:szCs w:val="27"/>
        </w:rPr>
      </w:pPr>
      <w:r>
        <w:rPr>
          <w:rFonts w:ascii="Times" w:hAnsi="Times"/>
          <w:color w:val="000000"/>
          <w:sz w:val="27"/>
          <w:szCs w:val="27"/>
        </w:rPr>
        <w:t>While not yet constituting IND-ready proof, this level of validation exceeds what is typically achieved in early CNS discovery and strongly supports the platform’s predictive utility.</w:t>
      </w:r>
    </w:p>
    <w:p w14:paraId="7EBB3543" w14:textId="77777777" w:rsidR="0063043F" w:rsidRDefault="003B2BA8" w:rsidP="0063043F">
      <w:pPr>
        <w:rPr>
          <w:rFonts w:ascii="Times" w:hAnsi="Times"/>
          <w:sz w:val="27"/>
          <w:szCs w:val="27"/>
        </w:rPr>
      </w:pPr>
      <w:r w:rsidRPr="003B2BA8">
        <w:rPr>
          <w:noProof/>
          <w14:ligatures w14:val="standardContextual"/>
        </w:rPr>
        <w:pict w14:anchorId="2A8A83BE">
          <v:rect id="_x0000_i1141" alt="" style="width:468pt;height:.05pt;mso-width-percent:0;mso-height-percent:0;mso-width-percent:0;mso-height-percent:0" o:hralign="center" o:hrstd="t" o:hr="t" fillcolor="#a0a0a0" stroked="f"/>
        </w:pict>
      </w:r>
    </w:p>
    <w:p w14:paraId="6EF74DF0" w14:textId="77777777" w:rsidR="0063043F" w:rsidRDefault="0063043F" w:rsidP="0063043F">
      <w:pPr>
        <w:pStyle w:val="Heading2"/>
        <w:rPr>
          <w:rFonts w:ascii="Times" w:hAnsi="Times"/>
          <w:color w:val="000000"/>
          <w:sz w:val="36"/>
          <w:szCs w:val="36"/>
        </w:rPr>
      </w:pPr>
      <w:r>
        <w:rPr>
          <w:rFonts w:ascii="Times" w:hAnsi="Times"/>
          <w:color w:val="000000"/>
        </w:rPr>
        <w:t>6.5 Why TSC constitutes a true platform proof</w:t>
      </w:r>
    </w:p>
    <w:p w14:paraId="2075E11B" w14:textId="77777777" w:rsidR="0063043F" w:rsidRDefault="0063043F" w:rsidP="0063043F">
      <w:pPr>
        <w:pStyle w:val="NormalWeb"/>
        <w:rPr>
          <w:rFonts w:ascii="Times" w:hAnsi="Times"/>
          <w:color w:val="000000"/>
          <w:sz w:val="27"/>
          <w:szCs w:val="27"/>
        </w:rPr>
      </w:pPr>
      <w:r>
        <w:rPr>
          <w:rFonts w:ascii="Times" w:hAnsi="Times"/>
          <w:color w:val="000000"/>
          <w:sz w:val="27"/>
          <w:szCs w:val="27"/>
        </w:rPr>
        <w:t>TSC succeeds as a proof case not because it produced a single compelling asset, but because it demonstrated the </w:t>
      </w:r>
      <w:r>
        <w:rPr>
          <w:rStyle w:val="Strong"/>
          <w:rFonts w:ascii="Times" w:hAnsi="Times"/>
          <w:color w:val="000000"/>
          <w:sz w:val="27"/>
          <w:szCs w:val="27"/>
        </w:rPr>
        <w:t>repeatable execution of the entire Quiver discovery loop</w:t>
      </w:r>
      <w:r>
        <w:rPr>
          <w:rFonts w:ascii="Times" w:hAnsi="Times"/>
          <w:color w:val="000000"/>
          <w:sz w:val="27"/>
          <w:szCs w:val="27"/>
        </w:rPr>
        <w:t>:</w:t>
      </w:r>
    </w:p>
    <w:p w14:paraId="65499875" w14:textId="77777777" w:rsidR="0063043F" w:rsidRDefault="0063043F" w:rsidP="0063043F">
      <w:pPr>
        <w:numPr>
          <w:ilvl w:val="0"/>
          <w:numId w:val="62"/>
        </w:numPr>
        <w:spacing w:before="100" w:beforeAutospacing="1" w:after="100" w:afterAutospacing="1"/>
        <w:rPr>
          <w:rFonts w:ascii="Times" w:hAnsi="Times"/>
          <w:color w:val="000000"/>
          <w:sz w:val="27"/>
          <w:szCs w:val="27"/>
        </w:rPr>
      </w:pPr>
      <w:r>
        <w:rPr>
          <w:rFonts w:ascii="Times" w:hAnsi="Times"/>
          <w:color w:val="000000"/>
          <w:sz w:val="27"/>
          <w:szCs w:val="27"/>
        </w:rPr>
        <w:t>Genetically anchored human disease modeling</w:t>
      </w:r>
    </w:p>
    <w:p w14:paraId="536A9D90" w14:textId="77777777" w:rsidR="0063043F" w:rsidRDefault="0063043F" w:rsidP="0063043F">
      <w:pPr>
        <w:numPr>
          <w:ilvl w:val="0"/>
          <w:numId w:val="62"/>
        </w:numPr>
        <w:spacing w:before="100" w:beforeAutospacing="1" w:after="100" w:afterAutospacing="1"/>
        <w:rPr>
          <w:rFonts w:ascii="Times" w:hAnsi="Times"/>
          <w:color w:val="000000"/>
          <w:sz w:val="27"/>
          <w:szCs w:val="27"/>
        </w:rPr>
      </w:pPr>
      <w:r>
        <w:rPr>
          <w:rFonts w:ascii="Times" w:hAnsi="Times"/>
          <w:color w:val="000000"/>
          <w:sz w:val="27"/>
          <w:szCs w:val="27"/>
        </w:rPr>
        <w:lastRenderedPageBreak/>
        <w:t>High-dimensional, screenable functional phenotypes</w:t>
      </w:r>
    </w:p>
    <w:p w14:paraId="3C2B8E15" w14:textId="77777777" w:rsidR="0063043F" w:rsidRDefault="0063043F" w:rsidP="0063043F">
      <w:pPr>
        <w:numPr>
          <w:ilvl w:val="0"/>
          <w:numId w:val="62"/>
        </w:numPr>
        <w:spacing w:before="100" w:beforeAutospacing="1" w:after="100" w:afterAutospacing="1"/>
        <w:rPr>
          <w:rFonts w:ascii="Times" w:hAnsi="Times"/>
          <w:color w:val="000000"/>
          <w:sz w:val="27"/>
          <w:szCs w:val="27"/>
        </w:rPr>
      </w:pPr>
      <w:r>
        <w:rPr>
          <w:rFonts w:ascii="Times" w:hAnsi="Times"/>
          <w:color w:val="000000"/>
          <w:sz w:val="27"/>
          <w:szCs w:val="27"/>
        </w:rPr>
        <w:t>Discovery-scale phenotypic screening</w:t>
      </w:r>
    </w:p>
    <w:p w14:paraId="6DF67D43" w14:textId="77777777" w:rsidR="0063043F" w:rsidRDefault="0063043F" w:rsidP="0063043F">
      <w:pPr>
        <w:numPr>
          <w:ilvl w:val="0"/>
          <w:numId w:val="62"/>
        </w:numPr>
        <w:spacing w:before="100" w:beforeAutospacing="1" w:after="100" w:afterAutospacing="1"/>
        <w:rPr>
          <w:rFonts w:ascii="Times" w:hAnsi="Times"/>
          <w:color w:val="000000"/>
          <w:sz w:val="27"/>
          <w:szCs w:val="27"/>
        </w:rPr>
      </w:pPr>
      <w:r>
        <w:rPr>
          <w:rFonts w:ascii="Times" w:hAnsi="Times"/>
          <w:color w:val="000000"/>
          <w:sz w:val="27"/>
          <w:szCs w:val="27"/>
        </w:rPr>
        <w:t>Mechanism-aware target deconvolution</w:t>
      </w:r>
    </w:p>
    <w:p w14:paraId="2430780A" w14:textId="77777777" w:rsidR="0063043F" w:rsidRDefault="0063043F" w:rsidP="0063043F">
      <w:pPr>
        <w:numPr>
          <w:ilvl w:val="0"/>
          <w:numId w:val="62"/>
        </w:numPr>
        <w:spacing w:before="100" w:beforeAutospacing="1" w:after="100" w:afterAutospacing="1"/>
        <w:rPr>
          <w:rFonts w:ascii="Times" w:hAnsi="Times"/>
          <w:color w:val="000000"/>
          <w:sz w:val="27"/>
          <w:szCs w:val="27"/>
        </w:rPr>
      </w:pPr>
      <w:r>
        <w:rPr>
          <w:rFonts w:ascii="Times" w:hAnsi="Times"/>
          <w:color w:val="000000"/>
          <w:sz w:val="27"/>
          <w:szCs w:val="27"/>
        </w:rPr>
        <w:t>Lead prioritization with translational relevance</w:t>
      </w:r>
    </w:p>
    <w:p w14:paraId="7279E57B" w14:textId="77777777" w:rsidR="0063043F" w:rsidRDefault="0063043F" w:rsidP="0063043F">
      <w:pPr>
        <w:numPr>
          <w:ilvl w:val="0"/>
          <w:numId w:val="62"/>
        </w:numPr>
        <w:spacing w:before="100" w:beforeAutospacing="1" w:after="100" w:afterAutospacing="1"/>
        <w:rPr>
          <w:rFonts w:ascii="Times" w:hAnsi="Times"/>
          <w:color w:val="000000"/>
          <w:sz w:val="27"/>
          <w:szCs w:val="27"/>
        </w:rPr>
      </w:pPr>
      <w:r>
        <w:rPr>
          <w:rFonts w:ascii="Times" w:hAnsi="Times"/>
          <w:color w:val="000000"/>
          <w:sz w:val="27"/>
          <w:szCs w:val="27"/>
        </w:rPr>
        <w:t>In vivo confirmation of efficacy signals</w:t>
      </w:r>
    </w:p>
    <w:p w14:paraId="49659552"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is precisely the level of evidence required to justify deploying the platform across additional indications.</w:t>
      </w:r>
    </w:p>
    <w:p w14:paraId="591E4B5F" w14:textId="77777777" w:rsidR="0063043F" w:rsidRDefault="003B2BA8" w:rsidP="0063043F">
      <w:pPr>
        <w:rPr>
          <w:rFonts w:ascii="Times" w:hAnsi="Times"/>
          <w:sz w:val="27"/>
          <w:szCs w:val="27"/>
        </w:rPr>
      </w:pPr>
      <w:r w:rsidRPr="003B2BA8">
        <w:rPr>
          <w:noProof/>
          <w14:ligatures w14:val="standardContextual"/>
        </w:rPr>
        <w:pict w14:anchorId="64987C2C">
          <v:rect id="_x0000_i1140" alt="" style="width:468pt;height:.05pt;mso-width-percent:0;mso-height-percent:0;mso-width-percent:0;mso-height-percent:0" o:hralign="center" o:hrstd="t" o:hr="t" fillcolor="#a0a0a0" stroked="f"/>
        </w:pict>
      </w:r>
    </w:p>
    <w:p w14:paraId="7A3E5A84" w14:textId="77777777" w:rsidR="0063043F" w:rsidRDefault="0063043F" w:rsidP="0063043F">
      <w:pPr>
        <w:pStyle w:val="Heading2"/>
        <w:rPr>
          <w:rFonts w:ascii="Times" w:hAnsi="Times"/>
          <w:color w:val="000000"/>
          <w:sz w:val="36"/>
          <w:szCs w:val="36"/>
        </w:rPr>
      </w:pPr>
      <w:r>
        <w:rPr>
          <w:rFonts w:ascii="Times" w:hAnsi="Times"/>
          <w:color w:val="000000"/>
        </w:rPr>
        <w:t>6.6 Implications for the broader platform</w:t>
      </w:r>
    </w:p>
    <w:p w14:paraId="45238672"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TSC program establishes that Quiver can:</w:t>
      </w:r>
    </w:p>
    <w:p w14:paraId="7EE98D11" w14:textId="77777777" w:rsidR="0063043F" w:rsidRDefault="0063043F" w:rsidP="0063043F">
      <w:pPr>
        <w:numPr>
          <w:ilvl w:val="0"/>
          <w:numId w:val="63"/>
        </w:numPr>
        <w:spacing w:before="100" w:beforeAutospacing="1" w:after="100" w:afterAutospacing="1"/>
        <w:rPr>
          <w:rFonts w:ascii="Times" w:hAnsi="Times"/>
          <w:color w:val="000000"/>
          <w:sz w:val="27"/>
          <w:szCs w:val="27"/>
        </w:rPr>
      </w:pPr>
      <w:r>
        <w:rPr>
          <w:rFonts w:ascii="Times" w:hAnsi="Times"/>
          <w:color w:val="000000"/>
          <w:sz w:val="27"/>
          <w:szCs w:val="27"/>
        </w:rPr>
        <w:t>Translate human genetic lesions into decision-grade functional phenotypes</w:t>
      </w:r>
    </w:p>
    <w:p w14:paraId="60D5B438" w14:textId="77777777" w:rsidR="0063043F" w:rsidRDefault="0063043F" w:rsidP="0063043F">
      <w:pPr>
        <w:numPr>
          <w:ilvl w:val="0"/>
          <w:numId w:val="63"/>
        </w:numPr>
        <w:spacing w:before="100" w:beforeAutospacing="1" w:after="100" w:afterAutospacing="1"/>
        <w:rPr>
          <w:rFonts w:ascii="Times" w:hAnsi="Times"/>
          <w:color w:val="000000"/>
          <w:sz w:val="27"/>
          <w:szCs w:val="27"/>
        </w:rPr>
      </w:pPr>
      <w:r>
        <w:rPr>
          <w:rFonts w:ascii="Times" w:hAnsi="Times"/>
          <w:color w:val="000000"/>
          <w:sz w:val="27"/>
          <w:szCs w:val="27"/>
        </w:rPr>
        <w:t>Discover both </w:t>
      </w:r>
      <w:r>
        <w:rPr>
          <w:rStyle w:val="Strong"/>
          <w:rFonts w:ascii="Times" w:hAnsi="Times"/>
          <w:color w:val="000000"/>
          <w:sz w:val="27"/>
          <w:szCs w:val="27"/>
        </w:rPr>
        <w:t>novel targets</w:t>
      </w:r>
      <w:r>
        <w:rPr>
          <w:rFonts w:ascii="Times" w:hAnsi="Times"/>
          <w:color w:val="000000"/>
          <w:sz w:val="27"/>
          <w:szCs w:val="27"/>
        </w:rPr>
        <w:t> and </w:t>
      </w:r>
      <w:r>
        <w:rPr>
          <w:rStyle w:val="Strong"/>
          <w:rFonts w:ascii="Times" w:hAnsi="Times"/>
          <w:color w:val="000000"/>
          <w:sz w:val="27"/>
          <w:szCs w:val="27"/>
        </w:rPr>
        <w:t>repurposable mechanisms</w:t>
      </w:r>
    </w:p>
    <w:p w14:paraId="016FA988" w14:textId="77777777" w:rsidR="0063043F" w:rsidRDefault="0063043F" w:rsidP="0063043F">
      <w:pPr>
        <w:numPr>
          <w:ilvl w:val="0"/>
          <w:numId w:val="63"/>
        </w:numPr>
        <w:spacing w:before="100" w:beforeAutospacing="1" w:after="100" w:afterAutospacing="1"/>
        <w:rPr>
          <w:rFonts w:ascii="Times" w:hAnsi="Times"/>
          <w:color w:val="000000"/>
          <w:sz w:val="27"/>
          <w:szCs w:val="27"/>
        </w:rPr>
      </w:pPr>
      <w:r>
        <w:rPr>
          <w:rFonts w:ascii="Times" w:hAnsi="Times"/>
          <w:color w:val="000000"/>
          <w:sz w:val="27"/>
          <w:szCs w:val="27"/>
        </w:rPr>
        <w:t>Generate chemically tractable leads from human neuronal assays</w:t>
      </w:r>
    </w:p>
    <w:p w14:paraId="33C76A13" w14:textId="77777777" w:rsidR="0063043F" w:rsidRDefault="0063043F" w:rsidP="0063043F">
      <w:pPr>
        <w:numPr>
          <w:ilvl w:val="0"/>
          <w:numId w:val="63"/>
        </w:numPr>
        <w:spacing w:before="100" w:beforeAutospacing="1" w:after="100" w:afterAutospacing="1"/>
        <w:rPr>
          <w:rFonts w:ascii="Times" w:hAnsi="Times"/>
          <w:color w:val="000000"/>
          <w:sz w:val="27"/>
          <w:szCs w:val="27"/>
        </w:rPr>
      </w:pPr>
      <w:r>
        <w:rPr>
          <w:rFonts w:ascii="Times" w:hAnsi="Times"/>
          <w:color w:val="000000"/>
          <w:sz w:val="27"/>
          <w:szCs w:val="27"/>
        </w:rPr>
        <w:t>Bridge efficiently into in vivo models without abandoning human relevance</w:t>
      </w:r>
    </w:p>
    <w:p w14:paraId="043D2011" w14:textId="77777777" w:rsidR="0063043F" w:rsidRDefault="0063043F" w:rsidP="0063043F">
      <w:pPr>
        <w:pStyle w:val="NormalWeb"/>
        <w:rPr>
          <w:rFonts w:ascii="Times" w:hAnsi="Times"/>
          <w:color w:val="000000"/>
          <w:sz w:val="27"/>
          <w:szCs w:val="27"/>
        </w:rPr>
      </w:pPr>
      <w:r>
        <w:rPr>
          <w:rFonts w:ascii="Times" w:hAnsi="Times"/>
          <w:color w:val="000000"/>
          <w:sz w:val="27"/>
          <w:szCs w:val="27"/>
        </w:rPr>
        <w:t>Subsequent chapters build directly on this foundation—first by showing how shared functional “common nodes” can be extracted across diseases, and then by demonstrating how the same framework can be applied to entirely new therapeutic areas.</w:t>
      </w:r>
    </w:p>
    <w:p w14:paraId="3803DDE4" w14:textId="77777777" w:rsidR="0063043F" w:rsidRDefault="003B2BA8" w:rsidP="0063043F">
      <w:pPr>
        <w:rPr>
          <w:rFonts w:ascii="Times" w:hAnsi="Times"/>
          <w:sz w:val="27"/>
          <w:szCs w:val="27"/>
        </w:rPr>
      </w:pPr>
      <w:r w:rsidRPr="003B2BA8">
        <w:rPr>
          <w:noProof/>
          <w14:ligatures w14:val="standardContextual"/>
        </w:rPr>
        <w:pict w14:anchorId="615BD8D1">
          <v:rect id="_x0000_i1139" alt="" style="width:468pt;height:.05pt;mso-width-percent:0;mso-height-percent:0;mso-width-percent:0;mso-height-percent:0" o:hralign="center" o:hrstd="t" o:hr="t" fillcolor="#a0a0a0" stroked="f"/>
        </w:pict>
      </w:r>
    </w:p>
    <w:p w14:paraId="07644E62" w14:textId="77777777" w:rsidR="0063043F" w:rsidRDefault="0063043F" w:rsidP="0063043F">
      <w:pPr>
        <w:rPr>
          <w:rFonts w:ascii="Times" w:hAnsi="Times"/>
          <w:sz w:val="27"/>
          <w:szCs w:val="27"/>
        </w:rPr>
      </w:pPr>
    </w:p>
    <w:p w14:paraId="2E1FB99A" w14:textId="77777777" w:rsidR="0063043F" w:rsidRDefault="0063043F" w:rsidP="0063043F">
      <w:pPr>
        <w:pStyle w:val="Heading1"/>
        <w:rPr>
          <w:rFonts w:ascii="Times" w:hAnsi="Times"/>
          <w:color w:val="000000"/>
          <w:sz w:val="48"/>
          <w:szCs w:val="48"/>
        </w:rPr>
      </w:pPr>
      <w:r>
        <w:rPr>
          <w:rFonts w:ascii="Times" w:hAnsi="Times"/>
          <w:color w:val="000000"/>
        </w:rPr>
        <w:t>Chapter 7</w:t>
      </w:r>
    </w:p>
    <w:p w14:paraId="12202509" w14:textId="77777777" w:rsidR="0063043F" w:rsidRDefault="0063043F" w:rsidP="0063043F">
      <w:pPr>
        <w:pStyle w:val="Heading2"/>
        <w:rPr>
          <w:rFonts w:ascii="Times" w:hAnsi="Times"/>
          <w:color w:val="000000"/>
        </w:rPr>
      </w:pPr>
      <w:r>
        <w:rPr>
          <w:rFonts w:ascii="Times" w:hAnsi="Times"/>
          <w:color w:val="000000"/>
        </w:rPr>
        <w:t>Generalization Through Functional Convergence: The “Common-Nodes” Project</w:t>
      </w:r>
    </w:p>
    <w:p w14:paraId="763986CF"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ultimate test of a discovery platform is not whether it can succeed once, but whether it can </w:t>
      </w:r>
      <w:r>
        <w:rPr>
          <w:rStyle w:val="Strong"/>
          <w:rFonts w:ascii="Times" w:hAnsi="Times"/>
          <w:color w:val="000000"/>
          <w:sz w:val="27"/>
          <w:szCs w:val="27"/>
        </w:rPr>
        <w:t>generalize</w:t>
      </w:r>
      <w:r>
        <w:rPr>
          <w:rFonts w:ascii="Times" w:hAnsi="Times"/>
          <w:color w:val="000000"/>
          <w:sz w:val="27"/>
          <w:szCs w:val="27"/>
        </w:rPr>
        <w:t>—repeatedly and predictably—across diseases, genes, and therapeutic hypotheses. For Quiver, the strongest initial domain for testing generalization is disorders of </w:t>
      </w:r>
      <w:r>
        <w:rPr>
          <w:rStyle w:val="Strong"/>
          <w:rFonts w:ascii="Times" w:hAnsi="Times"/>
          <w:color w:val="000000"/>
          <w:sz w:val="27"/>
          <w:szCs w:val="27"/>
        </w:rPr>
        <w:t>neuronal excitability</w:t>
      </w:r>
      <w:r>
        <w:rPr>
          <w:rFonts w:ascii="Times" w:hAnsi="Times"/>
          <w:color w:val="000000"/>
          <w:sz w:val="27"/>
          <w:szCs w:val="27"/>
        </w:rPr>
        <w:t>, a category that includes the epilepsies, many neurodevelopmental disorders, and subsets of neuropsychiatric disease.</w:t>
      </w:r>
    </w:p>
    <w:p w14:paraId="17F5AA6A" w14:textId="77777777" w:rsidR="0063043F" w:rsidRDefault="0063043F" w:rsidP="0063043F">
      <w:pPr>
        <w:pStyle w:val="NormalWeb"/>
        <w:rPr>
          <w:rFonts w:ascii="Times" w:hAnsi="Times"/>
          <w:color w:val="000000"/>
          <w:sz w:val="27"/>
          <w:szCs w:val="27"/>
        </w:rPr>
      </w:pPr>
      <w:r>
        <w:rPr>
          <w:rFonts w:ascii="Times" w:hAnsi="Times"/>
          <w:color w:val="000000"/>
          <w:sz w:val="27"/>
          <w:szCs w:val="27"/>
        </w:rPr>
        <w:lastRenderedPageBreak/>
        <w:t>The epilepsies, in particular, provide a uniquely powerful proving ground. They are among the most genetically well-characterized CNS disorders, with dozens to hundreds of monogenic causes mapped to distinct but overlapping clinical syndromes. At the same time, they share a common physiological substrate: </w:t>
      </w:r>
      <w:r>
        <w:rPr>
          <w:rStyle w:val="Strong"/>
          <w:rFonts w:ascii="Times" w:hAnsi="Times"/>
          <w:color w:val="000000"/>
          <w:sz w:val="27"/>
          <w:szCs w:val="27"/>
        </w:rPr>
        <w:t>disrupted neuronal firing, network synchronization, and excitation–inhibition balance</w:t>
      </w:r>
      <w:r>
        <w:rPr>
          <w:rFonts w:ascii="Times" w:hAnsi="Times"/>
          <w:color w:val="000000"/>
          <w:sz w:val="27"/>
          <w:szCs w:val="27"/>
        </w:rPr>
        <w:t>. This combination—genetic diversity with functional convergence—creates an ideal setting to test whether functional phenotyping can reveal deeper structure than gene-by-gene analysis.</w:t>
      </w:r>
    </w:p>
    <w:p w14:paraId="469757AF"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“Common-Nodes” project is designed to do exactly that.</w:t>
      </w:r>
    </w:p>
    <w:p w14:paraId="370BB0BD" w14:textId="77777777" w:rsidR="0063043F" w:rsidRDefault="003B2BA8" w:rsidP="0063043F">
      <w:pPr>
        <w:rPr>
          <w:rFonts w:ascii="Times" w:hAnsi="Times"/>
          <w:sz w:val="27"/>
          <w:szCs w:val="27"/>
        </w:rPr>
      </w:pPr>
      <w:r w:rsidRPr="003B2BA8">
        <w:rPr>
          <w:noProof/>
          <w14:ligatures w14:val="standardContextual"/>
        </w:rPr>
        <w:pict w14:anchorId="62DB5BCF">
          <v:rect id="_x0000_i1138" alt="" style="width:468pt;height:.05pt;mso-width-percent:0;mso-height-percent:0;mso-width-percent:0;mso-height-percent:0" o:hralign="center" o:hrstd="t" o:hr="t" fillcolor="#a0a0a0" stroked="f"/>
        </w:pict>
      </w:r>
    </w:p>
    <w:p w14:paraId="5688062B" w14:textId="77777777" w:rsidR="0063043F" w:rsidRDefault="0063043F" w:rsidP="0063043F">
      <w:pPr>
        <w:pStyle w:val="Heading2"/>
        <w:rPr>
          <w:rFonts w:ascii="Times" w:hAnsi="Times"/>
          <w:color w:val="000000"/>
          <w:sz w:val="36"/>
          <w:szCs w:val="36"/>
        </w:rPr>
      </w:pPr>
      <w:r>
        <w:rPr>
          <w:rFonts w:ascii="Times" w:hAnsi="Times"/>
          <w:color w:val="000000"/>
        </w:rPr>
        <w:t>7.1 Why excitability disorders are the right domain for generalization</w:t>
      </w:r>
    </w:p>
    <w:p w14:paraId="3B6192B6" w14:textId="77777777" w:rsidR="0063043F" w:rsidRDefault="0063043F" w:rsidP="0063043F">
      <w:pPr>
        <w:pStyle w:val="NormalWeb"/>
        <w:rPr>
          <w:rFonts w:ascii="Times" w:hAnsi="Times"/>
          <w:color w:val="000000"/>
          <w:sz w:val="27"/>
          <w:szCs w:val="27"/>
        </w:rPr>
      </w:pPr>
      <w:r>
        <w:rPr>
          <w:rFonts w:ascii="Times" w:hAnsi="Times"/>
          <w:color w:val="000000"/>
          <w:sz w:val="27"/>
          <w:szCs w:val="27"/>
        </w:rPr>
        <w:t>Neuronal excitability is not an abstract construct; it is a </w:t>
      </w:r>
      <w:r>
        <w:rPr>
          <w:rStyle w:val="Strong"/>
          <w:rFonts w:ascii="Times" w:hAnsi="Times"/>
          <w:color w:val="000000"/>
          <w:sz w:val="27"/>
          <w:szCs w:val="27"/>
        </w:rPr>
        <w:t>directly measurable property</w:t>
      </w:r>
      <w:r>
        <w:rPr>
          <w:rFonts w:ascii="Times" w:hAnsi="Times"/>
          <w:color w:val="000000"/>
          <w:sz w:val="27"/>
          <w:szCs w:val="27"/>
        </w:rPr>
        <w:t> of neurons that integrates the effects of ion channels, receptors, signaling pathways, metabolic state, and synaptic inputs. Disorders of excitability therefore satisfy three critical criteria for platform generalization:</w:t>
      </w:r>
    </w:p>
    <w:p w14:paraId="294629F5" w14:textId="77777777" w:rsidR="0063043F" w:rsidRDefault="0063043F" w:rsidP="0063043F">
      <w:pPr>
        <w:numPr>
          <w:ilvl w:val="0"/>
          <w:numId w:val="64"/>
        </w:numPr>
        <w:spacing w:before="100" w:beforeAutospacing="1" w:after="100" w:afterAutospacing="1"/>
        <w:rPr>
          <w:rFonts w:ascii="Times" w:hAnsi="Times"/>
          <w:color w:val="000000"/>
          <w:sz w:val="27"/>
          <w:szCs w:val="27"/>
        </w:rPr>
      </w:pPr>
      <w:r>
        <w:rPr>
          <w:rStyle w:val="Strong"/>
          <w:rFonts w:ascii="Times" w:hAnsi="Times"/>
          <w:color w:val="000000"/>
          <w:sz w:val="27"/>
          <w:szCs w:val="27"/>
        </w:rPr>
        <w:t>They manifest at the level of neuronal function</w:t>
      </w:r>
      <w:r>
        <w:rPr>
          <w:rFonts w:ascii="Times" w:hAnsi="Times"/>
          <w:color w:val="000000"/>
          <w:sz w:val="27"/>
          <w:szCs w:val="27"/>
        </w:rPr>
        <w:t>, not solely at the molecular level.</w:t>
      </w:r>
    </w:p>
    <w:p w14:paraId="03C46DAE" w14:textId="77777777" w:rsidR="0063043F" w:rsidRDefault="0063043F" w:rsidP="0063043F">
      <w:pPr>
        <w:numPr>
          <w:ilvl w:val="0"/>
          <w:numId w:val="64"/>
        </w:numPr>
        <w:spacing w:before="100" w:beforeAutospacing="1" w:after="100" w:afterAutospacing="1"/>
        <w:rPr>
          <w:rFonts w:ascii="Times" w:hAnsi="Times"/>
          <w:color w:val="000000"/>
          <w:sz w:val="27"/>
          <w:szCs w:val="27"/>
        </w:rPr>
      </w:pPr>
      <w:r>
        <w:rPr>
          <w:rStyle w:val="Strong"/>
          <w:rFonts w:ascii="Times" w:hAnsi="Times"/>
          <w:color w:val="000000"/>
          <w:sz w:val="27"/>
          <w:szCs w:val="27"/>
        </w:rPr>
        <w:t>They are perturbable</w:t>
      </w:r>
      <w:r>
        <w:rPr>
          <w:rFonts w:ascii="Times" w:hAnsi="Times"/>
          <w:color w:val="000000"/>
          <w:sz w:val="27"/>
          <w:szCs w:val="27"/>
        </w:rPr>
        <w:t>, both genetically and pharmacologically.</w:t>
      </w:r>
    </w:p>
    <w:p w14:paraId="21B05F3D" w14:textId="77777777" w:rsidR="0063043F" w:rsidRDefault="0063043F" w:rsidP="0063043F">
      <w:pPr>
        <w:numPr>
          <w:ilvl w:val="0"/>
          <w:numId w:val="64"/>
        </w:numPr>
        <w:spacing w:before="100" w:beforeAutospacing="1" w:after="100" w:afterAutospacing="1"/>
        <w:rPr>
          <w:rFonts w:ascii="Times" w:hAnsi="Times"/>
          <w:color w:val="000000"/>
          <w:sz w:val="27"/>
          <w:szCs w:val="27"/>
        </w:rPr>
      </w:pPr>
      <w:r>
        <w:rPr>
          <w:rStyle w:val="Strong"/>
          <w:rFonts w:ascii="Times" w:hAnsi="Times"/>
          <w:color w:val="000000"/>
          <w:sz w:val="27"/>
          <w:szCs w:val="27"/>
        </w:rPr>
        <w:t>They admit convergence</w:t>
      </w:r>
      <w:r>
        <w:rPr>
          <w:rFonts w:ascii="Times" w:hAnsi="Times"/>
          <w:color w:val="000000"/>
          <w:sz w:val="27"/>
          <w:szCs w:val="27"/>
        </w:rPr>
        <w:t>, meaning distinct upstream lesions can collapse onto similar dysfunctional firing states.</w:t>
      </w:r>
    </w:p>
    <w:p w14:paraId="06427564" w14:textId="77777777" w:rsidR="0063043F" w:rsidRDefault="0063043F" w:rsidP="0063043F">
      <w:pPr>
        <w:pStyle w:val="NormalWeb"/>
        <w:rPr>
          <w:rFonts w:ascii="Times" w:hAnsi="Times"/>
          <w:color w:val="000000"/>
          <w:sz w:val="27"/>
          <w:szCs w:val="27"/>
        </w:rPr>
      </w:pPr>
      <w:r>
        <w:rPr>
          <w:rFonts w:ascii="Times" w:hAnsi="Times"/>
          <w:color w:val="000000"/>
          <w:sz w:val="27"/>
          <w:szCs w:val="27"/>
        </w:rPr>
        <w:t>Epilepsy illustrates this clearly. Pathogenic variants in sodium channels, potassium channels, calcium channels, synaptic proteins, transcriptional regulators, and metabolic enzymes can all produce seizures. Clinically, however, many of these variants cluster into recognizable syndromes, implying that diverse molecular insults converge on a smaller number of dysfunctional network states.</w:t>
      </w:r>
    </w:p>
    <w:p w14:paraId="3E9E22B8"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hypothesis underlying the Common-Nodes project is straightforward but powerful:</w:t>
      </w:r>
    </w:p>
    <w:p w14:paraId="53A6B8D2" w14:textId="77777777" w:rsidR="0063043F" w:rsidRDefault="0063043F" w:rsidP="0063043F">
      <w:pPr>
        <w:pStyle w:val="NormalWeb"/>
        <w:rPr>
          <w:rFonts w:ascii="Times" w:hAnsi="Times"/>
          <w:color w:val="000000"/>
          <w:sz w:val="27"/>
          <w:szCs w:val="27"/>
        </w:rPr>
      </w:pPr>
      <w:r>
        <w:rPr>
          <w:rStyle w:val="Emphasis"/>
          <w:rFonts w:ascii="Times" w:hAnsi="Times"/>
          <w:color w:val="000000"/>
          <w:sz w:val="27"/>
          <w:szCs w:val="27"/>
        </w:rPr>
        <w:t>If epilepsy syndromes reflect convergent functional dysfunction, then monogenic epilepsy lesions should cluster in functional (oEP) space—and that structure can be exploited to discover shared therapeutic leverage points.</w:t>
      </w:r>
    </w:p>
    <w:p w14:paraId="3E0D312C" w14:textId="77777777" w:rsidR="0063043F" w:rsidRDefault="003B2BA8" w:rsidP="0063043F">
      <w:pPr>
        <w:rPr>
          <w:rFonts w:ascii="Times" w:hAnsi="Times"/>
          <w:sz w:val="27"/>
          <w:szCs w:val="27"/>
        </w:rPr>
      </w:pPr>
      <w:r w:rsidRPr="003B2BA8">
        <w:rPr>
          <w:noProof/>
          <w14:ligatures w14:val="standardContextual"/>
        </w:rPr>
        <w:pict w14:anchorId="587D9547">
          <v:rect id="_x0000_i1137" alt="" style="width:468pt;height:.05pt;mso-width-percent:0;mso-height-percent:0;mso-width-percent:0;mso-height-percent:0" o:hralign="center" o:hrstd="t" o:hr="t" fillcolor="#a0a0a0" stroked="f"/>
        </w:pict>
      </w:r>
    </w:p>
    <w:p w14:paraId="1B243982" w14:textId="77777777" w:rsidR="0063043F" w:rsidRDefault="0063043F" w:rsidP="0063043F">
      <w:pPr>
        <w:pStyle w:val="Heading2"/>
        <w:rPr>
          <w:rFonts w:ascii="Times" w:hAnsi="Times"/>
          <w:color w:val="000000"/>
          <w:sz w:val="36"/>
          <w:szCs w:val="36"/>
        </w:rPr>
      </w:pPr>
      <w:r>
        <w:rPr>
          <w:rFonts w:ascii="Times" w:hAnsi="Times"/>
          <w:color w:val="000000"/>
        </w:rPr>
        <w:lastRenderedPageBreak/>
        <w:t>7.2 Sapphire as the engine of generalization</w:t>
      </w:r>
    </w:p>
    <w:p w14:paraId="57BEDF81" w14:textId="77777777" w:rsidR="0063043F" w:rsidRDefault="0063043F" w:rsidP="0063043F">
      <w:pPr>
        <w:pStyle w:val="NormalWeb"/>
        <w:rPr>
          <w:rFonts w:ascii="Times" w:hAnsi="Times"/>
          <w:color w:val="000000"/>
          <w:sz w:val="27"/>
          <w:szCs w:val="27"/>
        </w:rPr>
      </w:pPr>
      <w:r>
        <w:rPr>
          <w:rFonts w:ascii="Times" w:hAnsi="Times"/>
          <w:color w:val="000000"/>
          <w:sz w:val="27"/>
          <w:szCs w:val="27"/>
        </w:rPr>
        <w:t>Sapphire is not merely a data repository; it is the system that allows </w:t>
      </w:r>
      <w:r>
        <w:rPr>
          <w:rStyle w:val="Strong"/>
          <w:rFonts w:ascii="Times" w:hAnsi="Times"/>
          <w:color w:val="000000"/>
          <w:sz w:val="27"/>
          <w:szCs w:val="27"/>
        </w:rPr>
        <w:t>iterative, cross-modal reasoning</w:t>
      </w:r>
      <w:r>
        <w:rPr>
          <w:rFonts w:ascii="Times" w:hAnsi="Times"/>
          <w:color w:val="000000"/>
          <w:sz w:val="27"/>
          <w:szCs w:val="27"/>
        </w:rPr>
        <w:t> across genetics, function, pharmacology, and pathways. The Common-Nodes project is structured as a sequence of explicit Sapphire queries and experimental validations, designed to test generalization at each step.</w:t>
      </w:r>
    </w:p>
    <w:p w14:paraId="5091494E" w14:textId="77777777" w:rsidR="0063043F" w:rsidRDefault="0063043F" w:rsidP="0063043F">
      <w:pPr>
        <w:pStyle w:val="NormalWeb"/>
        <w:rPr>
          <w:rFonts w:ascii="Times" w:hAnsi="Times"/>
          <w:color w:val="000000"/>
          <w:sz w:val="27"/>
          <w:szCs w:val="27"/>
        </w:rPr>
      </w:pPr>
      <w:r>
        <w:rPr>
          <w:rFonts w:ascii="Times" w:hAnsi="Times"/>
          <w:color w:val="000000"/>
          <w:sz w:val="27"/>
          <w:szCs w:val="27"/>
        </w:rPr>
        <w:t>What follows is the full logical and operational plan.</w:t>
      </w:r>
    </w:p>
    <w:p w14:paraId="1C33D623" w14:textId="77777777" w:rsidR="0063043F" w:rsidRDefault="003B2BA8" w:rsidP="0063043F">
      <w:pPr>
        <w:rPr>
          <w:rFonts w:ascii="Times" w:hAnsi="Times"/>
          <w:sz w:val="27"/>
          <w:szCs w:val="27"/>
        </w:rPr>
      </w:pPr>
      <w:r w:rsidRPr="003B2BA8">
        <w:rPr>
          <w:noProof/>
          <w14:ligatures w14:val="standardContextual"/>
        </w:rPr>
        <w:pict w14:anchorId="6077A5EA">
          <v:rect id="_x0000_i1136" alt="" style="width:468pt;height:.05pt;mso-width-percent:0;mso-height-percent:0;mso-width-percent:0;mso-height-percent:0" o:hralign="center" o:hrstd="t" o:hr="t" fillcolor="#a0a0a0" stroked="f"/>
        </w:pict>
      </w:r>
    </w:p>
    <w:p w14:paraId="0BAABDC2" w14:textId="77777777" w:rsidR="0063043F" w:rsidRDefault="0063043F" w:rsidP="0063043F">
      <w:pPr>
        <w:pStyle w:val="Heading2"/>
        <w:rPr>
          <w:rFonts w:ascii="Times" w:hAnsi="Times"/>
          <w:color w:val="000000"/>
          <w:sz w:val="36"/>
          <w:szCs w:val="36"/>
        </w:rPr>
      </w:pPr>
      <w:r>
        <w:rPr>
          <w:rFonts w:ascii="Times" w:hAnsi="Times"/>
          <w:color w:val="000000"/>
        </w:rPr>
        <w:t>7.3 Stepwise logic of the Common-Nodes project</w:t>
      </w:r>
    </w:p>
    <w:p w14:paraId="303E6211" w14:textId="77777777" w:rsidR="0063043F" w:rsidRDefault="0063043F" w:rsidP="0063043F">
      <w:pPr>
        <w:pStyle w:val="Heading3"/>
        <w:rPr>
          <w:rFonts w:ascii="Times" w:hAnsi="Times"/>
          <w:color w:val="000000"/>
        </w:rPr>
      </w:pPr>
      <w:r>
        <w:rPr>
          <w:rFonts w:ascii="Times" w:hAnsi="Times"/>
          <w:color w:val="000000"/>
        </w:rPr>
        <w:t>Step 1 — Identify the universe of causal epilepsy monogenes</w:t>
      </w:r>
    </w:p>
    <w:p w14:paraId="6444EE8E" w14:textId="77777777" w:rsidR="0063043F" w:rsidRDefault="0063043F" w:rsidP="0063043F">
      <w:pPr>
        <w:pStyle w:val="NormalWeb"/>
        <w:rPr>
          <w:rFonts w:ascii="Times" w:hAnsi="Times"/>
          <w:color w:val="000000"/>
          <w:sz w:val="27"/>
          <w:szCs w:val="27"/>
        </w:rPr>
      </w:pPr>
      <w:r>
        <w:rPr>
          <w:rFonts w:ascii="Times" w:hAnsi="Times"/>
          <w:color w:val="000000"/>
          <w:sz w:val="27"/>
          <w:szCs w:val="27"/>
        </w:rPr>
        <w:t>Using Sapphire’s integrated literature, database, and curation layers, the first query enumerates all genes with strong evidence for causality in monogenic epilepsies. These genes are annotated with:</w:t>
      </w:r>
    </w:p>
    <w:p w14:paraId="4380A942" w14:textId="77777777" w:rsidR="0063043F" w:rsidRDefault="0063043F" w:rsidP="0063043F">
      <w:pPr>
        <w:numPr>
          <w:ilvl w:val="0"/>
          <w:numId w:val="65"/>
        </w:numPr>
        <w:spacing w:before="100" w:beforeAutospacing="1" w:after="100" w:afterAutospacing="1"/>
        <w:rPr>
          <w:rFonts w:ascii="Times" w:hAnsi="Times"/>
          <w:color w:val="000000"/>
          <w:sz w:val="27"/>
          <w:szCs w:val="27"/>
        </w:rPr>
      </w:pPr>
      <w:r>
        <w:rPr>
          <w:rFonts w:ascii="Times" w:hAnsi="Times"/>
          <w:color w:val="000000"/>
          <w:sz w:val="27"/>
          <w:szCs w:val="27"/>
        </w:rPr>
        <w:t>Associated clinical syndromes</w:t>
      </w:r>
    </w:p>
    <w:p w14:paraId="39EA237E" w14:textId="77777777" w:rsidR="0063043F" w:rsidRDefault="0063043F" w:rsidP="0063043F">
      <w:pPr>
        <w:numPr>
          <w:ilvl w:val="0"/>
          <w:numId w:val="65"/>
        </w:numPr>
        <w:spacing w:before="100" w:beforeAutospacing="1" w:after="100" w:afterAutospacing="1"/>
        <w:rPr>
          <w:rFonts w:ascii="Times" w:hAnsi="Times"/>
          <w:color w:val="000000"/>
          <w:sz w:val="27"/>
          <w:szCs w:val="27"/>
        </w:rPr>
      </w:pPr>
      <w:r>
        <w:rPr>
          <w:rFonts w:ascii="Times" w:hAnsi="Times"/>
          <w:color w:val="000000"/>
          <w:sz w:val="27"/>
          <w:szCs w:val="27"/>
        </w:rPr>
        <w:t>Mode of inheritance and allelic effects</w:t>
      </w:r>
    </w:p>
    <w:p w14:paraId="66605C6F" w14:textId="77777777" w:rsidR="0063043F" w:rsidRDefault="0063043F" w:rsidP="0063043F">
      <w:pPr>
        <w:numPr>
          <w:ilvl w:val="0"/>
          <w:numId w:val="65"/>
        </w:numPr>
        <w:spacing w:before="100" w:beforeAutospacing="1" w:after="100" w:afterAutospacing="1"/>
        <w:rPr>
          <w:rFonts w:ascii="Times" w:hAnsi="Times"/>
          <w:color w:val="000000"/>
          <w:sz w:val="27"/>
          <w:szCs w:val="27"/>
        </w:rPr>
      </w:pPr>
      <w:r>
        <w:rPr>
          <w:rFonts w:ascii="Times" w:hAnsi="Times"/>
          <w:color w:val="000000"/>
          <w:sz w:val="27"/>
          <w:szCs w:val="27"/>
        </w:rPr>
        <w:t>Known or suspected mechanisms</w:t>
      </w:r>
    </w:p>
    <w:p w14:paraId="19C6E8FD"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step establishes the </w:t>
      </w:r>
      <w:r>
        <w:rPr>
          <w:rStyle w:val="Strong"/>
          <w:rFonts w:ascii="Times" w:hAnsi="Times"/>
          <w:color w:val="000000"/>
          <w:sz w:val="27"/>
          <w:szCs w:val="27"/>
        </w:rPr>
        <w:t>genetic ground truth</w:t>
      </w:r>
      <w:r>
        <w:rPr>
          <w:rFonts w:ascii="Times" w:hAnsi="Times"/>
          <w:color w:val="000000"/>
          <w:sz w:val="27"/>
          <w:szCs w:val="27"/>
        </w:rPr>
        <w:t> against which all subsequent analyses are tested.</w:t>
      </w:r>
    </w:p>
    <w:p w14:paraId="7EE50381" w14:textId="77777777" w:rsidR="0063043F" w:rsidRDefault="003B2BA8" w:rsidP="0063043F">
      <w:pPr>
        <w:rPr>
          <w:rFonts w:ascii="Times" w:hAnsi="Times"/>
          <w:sz w:val="27"/>
          <w:szCs w:val="27"/>
        </w:rPr>
      </w:pPr>
      <w:r w:rsidRPr="003B2BA8">
        <w:rPr>
          <w:noProof/>
          <w14:ligatures w14:val="standardContextual"/>
        </w:rPr>
        <w:pict w14:anchorId="0503467B">
          <v:rect id="_x0000_i1135" alt="" style="width:468pt;height:.05pt;mso-width-percent:0;mso-height-percent:0;mso-width-percent:0;mso-height-percent:0" o:hralign="center" o:hrstd="t" o:hr="t" fillcolor="#a0a0a0" stroked="f"/>
        </w:pict>
      </w:r>
    </w:p>
    <w:p w14:paraId="32C464A6" w14:textId="77777777" w:rsidR="0063043F" w:rsidRDefault="0063043F" w:rsidP="0063043F">
      <w:pPr>
        <w:pStyle w:val="Heading3"/>
        <w:rPr>
          <w:rFonts w:ascii="Times" w:hAnsi="Times"/>
          <w:color w:val="000000"/>
          <w:sz w:val="27"/>
          <w:szCs w:val="27"/>
        </w:rPr>
      </w:pPr>
      <w:r>
        <w:rPr>
          <w:rFonts w:ascii="Times" w:hAnsi="Times"/>
          <w:color w:val="000000"/>
        </w:rPr>
        <w:t>Step 2 — Identify monogenes with existing functional data</w:t>
      </w:r>
    </w:p>
    <w:p w14:paraId="335606A7" w14:textId="77777777" w:rsidR="0063043F" w:rsidRDefault="0063043F" w:rsidP="0063043F">
      <w:pPr>
        <w:pStyle w:val="NormalWeb"/>
        <w:rPr>
          <w:rFonts w:ascii="Times" w:hAnsi="Times"/>
          <w:color w:val="000000"/>
          <w:sz w:val="27"/>
          <w:szCs w:val="27"/>
        </w:rPr>
      </w:pPr>
      <w:r>
        <w:rPr>
          <w:rFonts w:ascii="Times" w:hAnsi="Times"/>
          <w:color w:val="000000"/>
          <w:sz w:val="27"/>
          <w:szCs w:val="27"/>
        </w:rPr>
        <w:t>Sapphire is then queried to identify which of these epilepsy genes already have:</w:t>
      </w:r>
    </w:p>
    <w:p w14:paraId="064A000D" w14:textId="77777777" w:rsidR="0063043F" w:rsidRDefault="0063043F" w:rsidP="0063043F">
      <w:pPr>
        <w:numPr>
          <w:ilvl w:val="0"/>
          <w:numId w:val="66"/>
        </w:numPr>
        <w:spacing w:before="100" w:beforeAutospacing="1" w:after="100" w:afterAutospacing="1"/>
        <w:rPr>
          <w:rFonts w:ascii="Times" w:hAnsi="Times"/>
          <w:color w:val="000000"/>
          <w:sz w:val="27"/>
          <w:szCs w:val="27"/>
        </w:rPr>
      </w:pPr>
      <w:r>
        <w:rPr>
          <w:rFonts w:ascii="Times" w:hAnsi="Times"/>
          <w:color w:val="000000"/>
          <w:sz w:val="27"/>
          <w:szCs w:val="27"/>
        </w:rPr>
        <w:t>CRISPRn knockout or perturbation data</w:t>
      </w:r>
    </w:p>
    <w:p w14:paraId="5FF09BDB" w14:textId="77777777" w:rsidR="0063043F" w:rsidRDefault="0063043F" w:rsidP="0063043F">
      <w:pPr>
        <w:numPr>
          <w:ilvl w:val="0"/>
          <w:numId w:val="66"/>
        </w:numPr>
        <w:spacing w:before="100" w:beforeAutospacing="1" w:after="100" w:afterAutospacing="1"/>
        <w:rPr>
          <w:rFonts w:ascii="Times" w:hAnsi="Times"/>
          <w:color w:val="000000"/>
          <w:sz w:val="27"/>
          <w:szCs w:val="27"/>
        </w:rPr>
      </w:pPr>
      <w:r>
        <w:rPr>
          <w:rFonts w:ascii="Times" w:hAnsi="Times"/>
          <w:color w:val="000000"/>
          <w:sz w:val="27"/>
          <w:szCs w:val="27"/>
        </w:rPr>
        <w:t>Defined all-optical electrophysiology (oEP) phenotypes</w:t>
      </w:r>
    </w:p>
    <w:p w14:paraId="2C98160C"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immediately partitions the gene universe into:</w:t>
      </w:r>
    </w:p>
    <w:p w14:paraId="61929D01" w14:textId="77777777" w:rsidR="0063043F" w:rsidRDefault="0063043F" w:rsidP="0063043F">
      <w:pPr>
        <w:numPr>
          <w:ilvl w:val="0"/>
          <w:numId w:val="67"/>
        </w:numPr>
        <w:spacing w:before="100" w:beforeAutospacing="1" w:after="100" w:afterAutospacing="1"/>
        <w:rPr>
          <w:rFonts w:ascii="Times" w:hAnsi="Times"/>
          <w:color w:val="000000"/>
          <w:sz w:val="27"/>
          <w:szCs w:val="27"/>
        </w:rPr>
      </w:pPr>
      <w:r>
        <w:rPr>
          <w:rStyle w:val="Strong"/>
          <w:rFonts w:ascii="Times" w:hAnsi="Times"/>
          <w:color w:val="000000"/>
          <w:sz w:val="27"/>
          <w:szCs w:val="27"/>
        </w:rPr>
        <w:t>Observed genes</w:t>
      </w:r>
      <w:r>
        <w:rPr>
          <w:rFonts w:ascii="Times" w:hAnsi="Times"/>
          <w:color w:val="000000"/>
          <w:sz w:val="27"/>
          <w:szCs w:val="27"/>
        </w:rPr>
        <w:t> (with functional signatures)</w:t>
      </w:r>
    </w:p>
    <w:p w14:paraId="509E169D" w14:textId="77777777" w:rsidR="0063043F" w:rsidRDefault="0063043F" w:rsidP="0063043F">
      <w:pPr>
        <w:numPr>
          <w:ilvl w:val="0"/>
          <w:numId w:val="67"/>
        </w:numPr>
        <w:spacing w:before="100" w:beforeAutospacing="1" w:after="100" w:afterAutospacing="1"/>
        <w:rPr>
          <w:rFonts w:ascii="Times" w:hAnsi="Times"/>
          <w:color w:val="000000"/>
          <w:sz w:val="27"/>
          <w:szCs w:val="27"/>
        </w:rPr>
      </w:pPr>
      <w:r>
        <w:rPr>
          <w:rStyle w:val="Strong"/>
          <w:rFonts w:ascii="Times" w:hAnsi="Times"/>
          <w:color w:val="000000"/>
          <w:sz w:val="27"/>
          <w:szCs w:val="27"/>
        </w:rPr>
        <w:t>Unobserved genes</w:t>
      </w:r>
      <w:r>
        <w:rPr>
          <w:rFonts w:ascii="Times" w:hAnsi="Times"/>
          <w:color w:val="000000"/>
          <w:sz w:val="27"/>
          <w:szCs w:val="27"/>
        </w:rPr>
        <w:t> (candidates for future modeling)</w:t>
      </w:r>
    </w:p>
    <w:p w14:paraId="5BD66A69" w14:textId="77777777" w:rsidR="0063043F" w:rsidRDefault="0063043F" w:rsidP="0063043F">
      <w:pPr>
        <w:pStyle w:val="NormalWeb"/>
        <w:rPr>
          <w:rFonts w:ascii="Times" w:hAnsi="Times"/>
          <w:color w:val="000000"/>
          <w:sz w:val="27"/>
          <w:szCs w:val="27"/>
        </w:rPr>
      </w:pPr>
      <w:r>
        <w:rPr>
          <w:rFonts w:ascii="Times" w:hAnsi="Times"/>
          <w:color w:val="000000"/>
          <w:sz w:val="27"/>
          <w:szCs w:val="27"/>
        </w:rPr>
        <w:t>Crucially, this step tests whether the platform’s existing data coverage is sufficient to support higher-order inference.</w:t>
      </w:r>
    </w:p>
    <w:p w14:paraId="4BBD3521" w14:textId="77777777" w:rsidR="0063043F" w:rsidRDefault="003B2BA8" w:rsidP="0063043F">
      <w:pPr>
        <w:rPr>
          <w:rFonts w:ascii="Times" w:hAnsi="Times"/>
          <w:sz w:val="27"/>
          <w:szCs w:val="27"/>
        </w:rPr>
      </w:pPr>
      <w:r w:rsidRPr="003B2BA8">
        <w:rPr>
          <w:noProof/>
          <w14:ligatures w14:val="standardContextual"/>
        </w:rPr>
        <w:lastRenderedPageBreak/>
        <w:pict w14:anchorId="18227C21">
          <v:rect id="_x0000_i1134" alt="" style="width:468pt;height:.05pt;mso-width-percent:0;mso-height-percent:0;mso-width-percent:0;mso-height-percent:0" o:hralign="center" o:hrstd="t" o:hr="t" fillcolor="#a0a0a0" stroked="f"/>
        </w:pict>
      </w:r>
    </w:p>
    <w:p w14:paraId="34AC1DE9" w14:textId="77777777" w:rsidR="0063043F" w:rsidRDefault="0063043F" w:rsidP="0063043F">
      <w:pPr>
        <w:pStyle w:val="Heading3"/>
        <w:rPr>
          <w:rFonts w:ascii="Times" w:hAnsi="Times"/>
          <w:color w:val="000000"/>
          <w:sz w:val="27"/>
          <w:szCs w:val="27"/>
        </w:rPr>
      </w:pPr>
      <w:r>
        <w:rPr>
          <w:rFonts w:ascii="Times" w:hAnsi="Times"/>
          <w:color w:val="000000"/>
        </w:rPr>
        <w:t>Step 3 — Cluster monogenic lesions in oEP phenotype space</w:t>
      </w:r>
    </w:p>
    <w:p w14:paraId="4A045533"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core analytical step is to embed each monogenic perturbation as a </w:t>
      </w:r>
      <w:r>
        <w:rPr>
          <w:rStyle w:val="Strong"/>
          <w:rFonts w:ascii="Times" w:hAnsi="Times"/>
          <w:color w:val="000000"/>
          <w:sz w:val="27"/>
          <w:szCs w:val="27"/>
        </w:rPr>
        <w:t>high-dimensional functional vector</w:t>
      </w:r>
      <w:r>
        <w:rPr>
          <w:rFonts w:ascii="Times" w:hAnsi="Times"/>
          <w:color w:val="000000"/>
          <w:sz w:val="27"/>
          <w:szCs w:val="27"/>
        </w:rPr>
        <w:t> and cluster these vectors in oEP space.</w:t>
      </w:r>
    </w:p>
    <w:p w14:paraId="23457266"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explicit question is:</w:t>
      </w:r>
    </w:p>
    <w:p w14:paraId="3A4289F9" w14:textId="77777777" w:rsidR="0063043F" w:rsidRDefault="0063043F" w:rsidP="0063043F">
      <w:pPr>
        <w:pStyle w:val="NormalWeb"/>
        <w:rPr>
          <w:rFonts w:ascii="Times" w:hAnsi="Times"/>
          <w:color w:val="000000"/>
          <w:sz w:val="27"/>
          <w:szCs w:val="27"/>
        </w:rPr>
      </w:pPr>
      <w:r>
        <w:rPr>
          <w:rStyle w:val="Emphasis"/>
          <w:rFonts w:ascii="Times" w:hAnsi="Times"/>
          <w:color w:val="000000"/>
          <w:sz w:val="27"/>
          <w:szCs w:val="27"/>
        </w:rPr>
        <w:t>Do genes that cause similar clinical epilepsy syndromes cluster together in functional phenotype space?</w:t>
      </w:r>
    </w:p>
    <w:p w14:paraId="25B3E3E9" w14:textId="77777777" w:rsidR="0063043F" w:rsidRDefault="0063043F" w:rsidP="0063043F">
      <w:pPr>
        <w:pStyle w:val="NormalWeb"/>
        <w:rPr>
          <w:rFonts w:ascii="Times" w:hAnsi="Times"/>
          <w:color w:val="000000"/>
          <w:sz w:val="27"/>
          <w:szCs w:val="27"/>
        </w:rPr>
      </w:pPr>
      <w:r>
        <w:rPr>
          <w:rFonts w:ascii="Times" w:hAnsi="Times"/>
          <w:color w:val="000000"/>
          <w:sz w:val="27"/>
          <w:szCs w:val="27"/>
        </w:rPr>
        <w:t>Possible outcomes are all informative:</w:t>
      </w:r>
    </w:p>
    <w:p w14:paraId="013B1BF1" w14:textId="77777777" w:rsidR="0063043F" w:rsidRDefault="0063043F" w:rsidP="0063043F">
      <w:pPr>
        <w:numPr>
          <w:ilvl w:val="0"/>
          <w:numId w:val="68"/>
        </w:numPr>
        <w:spacing w:before="100" w:beforeAutospacing="1" w:after="100" w:afterAutospacing="1"/>
        <w:rPr>
          <w:rFonts w:ascii="Times" w:hAnsi="Times"/>
          <w:color w:val="000000"/>
          <w:sz w:val="27"/>
          <w:szCs w:val="27"/>
        </w:rPr>
      </w:pPr>
      <w:r>
        <w:rPr>
          <w:rFonts w:ascii="Times" w:hAnsi="Times"/>
          <w:color w:val="000000"/>
          <w:sz w:val="27"/>
          <w:szCs w:val="27"/>
        </w:rPr>
        <w:t>Strong correspondence → validates functional abstraction</w:t>
      </w:r>
    </w:p>
    <w:p w14:paraId="53ABAC2A" w14:textId="77777777" w:rsidR="0063043F" w:rsidRDefault="0063043F" w:rsidP="0063043F">
      <w:pPr>
        <w:numPr>
          <w:ilvl w:val="0"/>
          <w:numId w:val="68"/>
        </w:numPr>
        <w:spacing w:before="100" w:beforeAutospacing="1" w:after="100" w:afterAutospacing="1"/>
        <w:rPr>
          <w:rFonts w:ascii="Times" w:hAnsi="Times"/>
          <w:color w:val="000000"/>
          <w:sz w:val="27"/>
          <w:szCs w:val="27"/>
        </w:rPr>
      </w:pPr>
      <w:r>
        <w:rPr>
          <w:rFonts w:ascii="Times" w:hAnsi="Times"/>
          <w:color w:val="000000"/>
          <w:sz w:val="27"/>
          <w:szCs w:val="27"/>
        </w:rPr>
        <w:t>Partial correspondence → suggests syndrome heterogeneity or modifier effects</w:t>
      </w:r>
    </w:p>
    <w:p w14:paraId="7BF8A943" w14:textId="77777777" w:rsidR="0063043F" w:rsidRDefault="0063043F" w:rsidP="0063043F">
      <w:pPr>
        <w:numPr>
          <w:ilvl w:val="0"/>
          <w:numId w:val="68"/>
        </w:numPr>
        <w:spacing w:before="100" w:beforeAutospacing="1" w:after="100" w:afterAutospacing="1"/>
        <w:rPr>
          <w:rFonts w:ascii="Times" w:hAnsi="Times"/>
          <w:color w:val="000000"/>
          <w:sz w:val="27"/>
          <w:szCs w:val="27"/>
        </w:rPr>
      </w:pPr>
      <w:r>
        <w:rPr>
          <w:rFonts w:ascii="Times" w:hAnsi="Times"/>
          <w:color w:val="000000"/>
          <w:sz w:val="27"/>
          <w:szCs w:val="27"/>
        </w:rPr>
        <w:t>No correspondence → falsifies the hypothesis and constrains applicability</w:t>
      </w:r>
    </w:p>
    <w:p w14:paraId="0D826B20"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step transforms genetics into </w:t>
      </w:r>
      <w:r>
        <w:rPr>
          <w:rStyle w:val="Strong"/>
          <w:rFonts w:ascii="Times" w:hAnsi="Times"/>
          <w:color w:val="000000"/>
          <w:sz w:val="27"/>
          <w:szCs w:val="27"/>
        </w:rPr>
        <w:t>geometry</w:t>
      </w:r>
      <w:r>
        <w:rPr>
          <w:rFonts w:ascii="Times" w:hAnsi="Times"/>
          <w:color w:val="000000"/>
          <w:sz w:val="27"/>
          <w:szCs w:val="27"/>
        </w:rPr>
        <w:t>: disease becomes a region in functional space rather than a list of genes.</w:t>
      </w:r>
    </w:p>
    <w:p w14:paraId="5F5460CC" w14:textId="77777777" w:rsidR="0063043F" w:rsidRDefault="003B2BA8" w:rsidP="0063043F">
      <w:pPr>
        <w:rPr>
          <w:rFonts w:ascii="Times" w:hAnsi="Times"/>
          <w:sz w:val="27"/>
          <w:szCs w:val="27"/>
        </w:rPr>
      </w:pPr>
      <w:r w:rsidRPr="003B2BA8">
        <w:rPr>
          <w:noProof/>
          <w14:ligatures w14:val="standardContextual"/>
        </w:rPr>
        <w:pict w14:anchorId="7FA436B6">
          <v:rect id="_x0000_i1133" alt="" style="width:468pt;height:.05pt;mso-width-percent:0;mso-height-percent:0;mso-width-percent:0;mso-height-percent:0" o:hralign="center" o:hrstd="t" o:hr="t" fillcolor="#a0a0a0" stroked="f"/>
        </w:pict>
      </w:r>
    </w:p>
    <w:p w14:paraId="43125876" w14:textId="77777777" w:rsidR="0063043F" w:rsidRDefault="0063043F" w:rsidP="0063043F">
      <w:pPr>
        <w:pStyle w:val="Heading3"/>
        <w:rPr>
          <w:rFonts w:ascii="Times" w:hAnsi="Times"/>
          <w:color w:val="000000"/>
          <w:sz w:val="27"/>
          <w:szCs w:val="27"/>
        </w:rPr>
      </w:pPr>
      <w:r>
        <w:rPr>
          <w:rFonts w:ascii="Times" w:hAnsi="Times"/>
          <w:color w:val="000000"/>
        </w:rPr>
        <w:t>Step 4 — Position known AEDs relative to causal monogenes</w:t>
      </w:r>
    </w:p>
    <w:p w14:paraId="31D8855A" w14:textId="77777777" w:rsidR="0063043F" w:rsidRDefault="0063043F" w:rsidP="0063043F">
      <w:pPr>
        <w:pStyle w:val="NormalWeb"/>
        <w:rPr>
          <w:rFonts w:ascii="Times" w:hAnsi="Times"/>
          <w:color w:val="000000"/>
          <w:sz w:val="27"/>
          <w:szCs w:val="27"/>
        </w:rPr>
      </w:pPr>
      <w:r>
        <w:rPr>
          <w:rFonts w:ascii="Times" w:hAnsi="Times"/>
          <w:color w:val="000000"/>
          <w:sz w:val="27"/>
          <w:szCs w:val="27"/>
        </w:rPr>
        <w:t>Next, Sapphire is queried to map the functional fingerprints of known anti-epileptic drugs (AEDs) into the same oEP embedding space.</w:t>
      </w:r>
    </w:p>
    <w:p w14:paraId="5A80A968"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key test is whether effective AEDs are </w:t>
      </w:r>
      <w:r>
        <w:rPr>
          <w:rStyle w:val="Strong"/>
          <w:rFonts w:ascii="Times" w:hAnsi="Times"/>
          <w:color w:val="000000"/>
          <w:sz w:val="27"/>
          <w:szCs w:val="27"/>
        </w:rPr>
        <w:t>antipodal</w:t>
      </w:r>
      <w:r>
        <w:rPr>
          <w:rFonts w:ascii="Times" w:hAnsi="Times"/>
          <w:color w:val="000000"/>
          <w:sz w:val="27"/>
          <w:szCs w:val="27"/>
        </w:rPr>
        <w:t>—i.e., directionally opposite—to causal monogene signatures or monogene clusters. This provides a direct, quantitative test of the platform’s </w:t>
      </w:r>
      <w:r>
        <w:rPr>
          <w:rStyle w:val="Strong"/>
          <w:rFonts w:ascii="Times" w:hAnsi="Times"/>
          <w:color w:val="000000"/>
          <w:sz w:val="27"/>
          <w:szCs w:val="27"/>
        </w:rPr>
        <w:t>predictive alignment</w:t>
      </w:r>
      <w:r>
        <w:rPr>
          <w:rFonts w:ascii="Times" w:hAnsi="Times"/>
          <w:color w:val="000000"/>
          <w:sz w:val="27"/>
          <w:szCs w:val="27"/>
        </w:rPr>
        <w:t> with clinical pharmacology.</w:t>
      </w:r>
    </w:p>
    <w:p w14:paraId="14EFE136" w14:textId="77777777" w:rsidR="0063043F" w:rsidRDefault="0063043F" w:rsidP="0063043F">
      <w:pPr>
        <w:pStyle w:val="NormalWeb"/>
        <w:rPr>
          <w:rFonts w:ascii="Times" w:hAnsi="Times"/>
          <w:color w:val="000000"/>
          <w:sz w:val="27"/>
          <w:szCs w:val="27"/>
        </w:rPr>
      </w:pPr>
      <w:r>
        <w:rPr>
          <w:rFonts w:ascii="Times" w:hAnsi="Times"/>
          <w:color w:val="000000"/>
          <w:sz w:val="27"/>
          <w:szCs w:val="27"/>
        </w:rPr>
        <w:t>Failure here would be disqualifying. Success establishes functional rescue as a meaningful organizing principle.</w:t>
      </w:r>
    </w:p>
    <w:p w14:paraId="519F93B5" w14:textId="77777777" w:rsidR="0063043F" w:rsidRDefault="003B2BA8" w:rsidP="0063043F">
      <w:pPr>
        <w:rPr>
          <w:rFonts w:ascii="Times" w:hAnsi="Times"/>
          <w:sz w:val="27"/>
          <w:szCs w:val="27"/>
        </w:rPr>
      </w:pPr>
      <w:r w:rsidRPr="003B2BA8">
        <w:rPr>
          <w:noProof/>
          <w14:ligatures w14:val="standardContextual"/>
        </w:rPr>
        <w:pict w14:anchorId="1F60A6E9">
          <v:rect id="_x0000_i1132" alt="" style="width:468pt;height:.05pt;mso-width-percent:0;mso-height-percent:0;mso-width-percent:0;mso-height-percent:0" o:hralign="center" o:hrstd="t" o:hr="t" fillcolor="#a0a0a0" stroked="f"/>
        </w:pict>
      </w:r>
    </w:p>
    <w:p w14:paraId="71F25E58" w14:textId="77777777" w:rsidR="0063043F" w:rsidRDefault="0063043F" w:rsidP="0063043F">
      <w:pPr>
        <w:pStyle w:val="Heading3"/>
        <w:rPr>
          <w:rFonts w:ascii="Times" w:hAnsi="Times"/>
          <w:color w:val="000000"/>
          <w:sz w:val="27"/>
          <w:szCs w:val="27"/>
        </w:rPr>
      </w:pPr>
      <w:r>
        <w:rPr>
          <w:rFonts w:ascii="Times" w:hAnsi="Times"/>
          <w:color w:val="000000"/>
        </w:rPr>
        <w:t>Step 5 — Identify novel drugs via DFP2 similarity</w:t>
      </w:r>
    </w:p>
    <w:p w14:paraId="7A1A3CC4" w14:textId="77777777" w:rsidR="0063043F" w:rsidRDefault="0063043F" w:rsidP="0063043F">
      <w:pPr>
        <w:pStyle w:val="NormalWeb"/>
        <w:rPr>
          <w:rFonts w:ascii="Times" w:hAnsi="Times"/>
          <w:color w:val="000000"/>
          <w:sz w:val="27"/>
          <w:szCs w:val="27"/>
        </w:rPr>
      </w:pPr>
      <w:r>
        <w:rPr>
          <w:rFonts w:ascii="Times" w:hAnsi="Times"/>
          <w:color w:val="000000"/>
          <w:sz w:val="27"/>
          <w:szCs w:val="27"/>
        </w:rPr>
        <w:t>Using Drug Fingerprinting Platform (DFP2) data, Sapphire then identifies compounds whose functional signatures cluster with known AEDs, regardless of annotated mechanism.</w:t>
      </w:r>
    </w:p>
    <w:p w14:paraId="5B9A337F"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step enables:</w:t>
      </w:r>
    </w:p>
    <w:p w14:paraId="45B67890" w14:textId="77777777" w:rsidR="0063043F" w:rsidRDefault="0063043F" w:rsidP="0063043F">
      <w:pPr>
        <w:numPr>
          <w:ilvl w:val="0"/>
          <w:numId w:val="69"/>
        </w:numPr>
        <w:spacing w:before="100" w:beforeAutospacing="1" w:after="100" w:afterAutospacing="1"/>
        <w:rPr>
          <w:rFonts w:ascii="Times" w:hAnsi="Times"/>
          <w:color w:val="000000"/>
          <w:sz w:val="27"/>
          <w:szCs w:val="27"/>
        </w:rPr>
      </w:pPr>
      <w:r>
        <w:rPr>
          <w:rFonts w:ascii="Times" w:hAnsi="Times"/>
          <w:color w:val="000000"/>
          <w:sz w:val="27"/>
          <w:szCs w:val="27"/>
        </w:rPr>
        <w:lastRenderedPageBreak/>
        <w:t>Drug repurposing</w:t>
      </w:r>
    </w:p>
    <w:p w14:paraId="043BF599" w14:textId="77777777" w:rsidR="0063043F" w:rsidRDefault="0063043F" w:rsidP="0063043F">
      <w:pPr>
        <w:numPr>
          <w:ilvl w:val="0"/>
          <w:numId w:val="69"/>
        </w:numPr>
        <w:spacing w:before="100" w:beforeAutospacing="1" w:after="100" w:afterAutospacing="1"/>
        <w:rPr>
          <w:rFonts w:ascii="Times" w:hAnsi="Times"/>
          <w:color w:val="000000"/>
          <w:sz w:val="27"/>
          <w:szCs w:val="27"/>
        </w:rPr>
      </w:pPr>
      <w:r>
        <w:rPr>
          <w:rFonts w:ascii="Times" w:hAnsi="Times"/>
          <w:color w:val="000000"/>
          <w:sz w:val="27"/>
          <w:szCs w:val="27"/>
        </w:rPr>
        <w:t>Discovery of non-obvious polypharmacologic candidates</w:t>
      </w:r>
    </w:p>
    <w:p w14:paraId="0B49946D" w14:textId="77777777" w:rsidR="0063043F" w:rsidRDefault="0063043F" w:rsidP="0063043F">
      <w:pPr>
        <w:numPr>
          <w:ilvl w:val="0"/>
          <w:numId w:val="69"/>
        </w:numPr>
        <w:spacing w:before="100" w:beforeAutospacing="1" w:after="100" w:afterAutospacing="1"/>
        <w:rPr>
          <w:rFonts w:ascii="Times" w:hAnsi="Times"/>
          <w:color w:val="000000"/>
          <w:sz w:val="27"/>
          <w:szCs w:val="27"/>
        </w:rPr>
      </w:pPr>
      <w:r>
        <w:rPr>
          <w:rFonts w:ascii="Times" w:hAnsi="Times"/>
          <w:color w:val="000000"/>
          <w:sz w:val="27"/>
          <w:szCs w:val="27"/>
        </w:rPr>
        <w:t>Expansion beyond historically explored target classes</w:t>
      </w:r>
    </w:p>
    <w:p w14:paraId="20CFC2A9" w14:textId="77777777" w:rsidR="0063043F" w:rsidRDefault="0063043F" w:rsidP="0063043F">
      <w:pPr>
        <w:pStyle w:val="NormalWeb"/>
        <w:rPr>
          <w:rFonts w:ascii="Times" w:hAnsi="Times"/>
          <w:color w:val="000000"/>
          <w:sz w:val="27"/>
          <w:szCs w:val="27"/>
        </w:rPr>
      </w:pPr>
      <w:r>
        <w:rPr>
          <w:rFonts w:ascii="Times" w:hAnsi="Times"/>
          <w:color w:val="000000"/>
          <w:sz w:val="27"/>
          <w:szCs w:val="27"/>
        </w:rPr>
        <w:t>Importantly, it decouples discovery from prior mechanistic bias.</w:t>
      </w:r>
    </w:p>
    <w:p w14:paraId="5D6B958D" w14:textId="77777777" w:rsidR="0063043F" w:rsidRDefault="003B2BA8" w:rsidP="0063043F">
      <w:pPr>
        <w:rPr>
          <w:rFonts w:ascii="Times" w:hAnsi="Times"/>
          <w:sz w:val="27"/>
          <w:szCs w:val="27"/>
        </w:rPr>
      </w:pPr>
      <w:r w:rsidRPr="003B2BA8">
        <w:rPr>
          <w:noProof/>
          <w14:ligatures w14:val="standardContextual"/>
        </w:rPr>
        <w:pict w14:anchorId="52170A93">
          <v:rect id="_x0000_i1131" alt="" style="width:468pt;height:.05pt;mso-width-percent:0;mso-height-percent:0;mso-width-percent:0;mso-height-percent:0" o:hralign="center" o:hrstd="t" o:hr="t" fillcolor="#a0a0a0" stroked="f"/>
        </w:pict>
      </w:r>
    </w:p>
    <w:p w14:paraId="035518FE" w14:textId="77777777" w:rsidR="0063043F" w:rsidRDefault="0063043F" w:rsidP="0063043F">
      <w:pPr>
        <w:pStyle w:val="Heading3"/>
        <w:rPr>
          <w:rFonts w:ascii="Times" w:hAnsi="Times"/>
          <w:color w:val="000000"/>
          <w:sz w:val="27"/>
          <w:szCs w:val="27"/>
        </w:rPr>
      </w:pPr>
      <w:r>
        <w:rPr>
          <w:rFonts w:ascii="Times" w:hAnsi="Times"/>
          <w:color w:val="000000"/>
        </w:rPr>
        <w:t>Step 6 — Predict new epilepsy genes from functional proximity</w:t>
      </w:r>
    </w:p>
    <w:p w14:paraId="72AC88C9" w14:textId="77777777" w:rsidR="0063043F" w:rsidRDefault="0063043F" w:rsidP="0063043F">
      <w:pPr>
        <w:pStyle w:val="NormalWeb"/>
        <w:rPr>
          <w:rFonts w:ascii="Times" w:hAnsi="Times"/>
          <w:color w:val="000000"/>
          <w:sz w:val="27"/>
          <w:szCs w:val="27"/>
        </w:rPr>
      </w:pPr>
      <w:r>
        <w:rPr>
          <w:rFonts w:ascii="Times" w:hAnsi="Times"/>
          <w:color w:val="000000"/>
          <w:sz w:val="27"/>
          <w:szCs w:val="27"/>
        </w:rPr>
        <w:t>A critical generalization test follows:</w:t>
      </w:r>
    </w:p>
    <w:p w14:paraId="60086FEB" w14:textId="77777777" w:rsidR="0063043F" w:rsidRDefault="0063043F" w:rsidP="0063043F">
      <w:pPr>
        <w:pStyle w:val="NormalWeb"/>
        <w:rPr>
          <w:rFonts w:ascii="Times" w:hAnsi="Times"/>
          <w:color w:val="000000"/>
          <w:sz w:val="27"/>
          <w:szCs w:val="27"/>
        </w:rPr>
      </w:pPr>
      <w:r>
        <w:rPr>
          <w:rStyle w:val="Emphasis"/>
          <w:rFonts w:ascii="Times" w:hAnsi="Times"/>
          <w:color w:val="000000"/>
          <w:sz w:val="27"/>
          <w:szCs w:val="27"/>
        </w:rPr>
        <w:t>Do monogenes that cluster near known epilepsy genes—but are not yet labeled causal—represent plausible epilepsy risk genes?</w:t>
      </w:r>
    </w:p>
    <w:p w14:paraId="3EBA8687" w14:textId="77777777" w:rsidR="0063043F" w:rsidRDefault="0063043F" w:rsidP="0063043F">
      <w:pPr>
        <w:pStyle w:val="NormalWeb"/>
        <w:rPr>
          <w:rFonts w:ascii="Times" w:hAnsi="Times"/>
          <w:color w:val="000000"/>
          <w:sz w:val="27"/>
          <w:szCs w:val="27"/>
        </w:rPr>
      </w:pPr>
      <w:r>
        <w:rPr>
          <w:rFonts w:ascii="Times" w:hAnsi="Times"/>
          <w:color w:val="000000"/>
          <w:sz w:val="27"/>
          <w:szCs w:val="27"/>
        </w:rPr>
        <w:t>If true, this creates a bidirectional bridge:</w:t>
      </w:r>
    </w:p>
    <w:p w14:paraId="14C7C210" w14:textId="77777777" w:rsidR="0063043F" w:rsidRDefault="0063043F" w:rsidP="0063043F">
      <w:pPr>
        <w:numPr>
          <w:ilvl w:val="0"/>
          <w:numId w:val="70"/>
        </w:numPr>
        <w:spacing w:before="100" w:beforeAutospacing="1" w:after="100" w:afterAutospacing="1"/>
        <w:rPr>
          <w:rFonts w:ascii="Times" w:hAnsi="Times"/>
          <w:color w:val="000000"/>
          <w:sz w:val="27"/>
          <w:szCs w:val="27"/>
        </w:rPr>
      </w:pPr>
      <w:r>
        <w:rPr>
          <w:rFonts w:ascii="Times" w:hAnsi="Times"/>
          <w:color w:val="000000"/>
          <w:sz w:val="27"/>
          <w:szCs w:val="27"/>
        </w:rPr>
        <w:t>Genetics → function → disease</w:t>
      </w:r>
    </w:p>
    <w:p w14:paraId="4E6C8B32" w14:textId="77777777" w:rsidR="0063043F" w:rsidRDefault="0063043F" w:rsidP="0063043F">
      <w:pPr>
        <w:numPr>
          <w:ilvl w:val="0"/>
          <w:numId w:val="70"/>
        </w:numPr>
        <w:spacing w:before="100" w:beforeAutospacing="1" w:after="100" w:afterAutospacing="1"/>
        <w:rPr>
          <w:rFonts w:ascii="Times" w:hAnsi="Times"/>
          <w:color w:val="000000"/>
          <w:sz w:val="27"/>
          <w:szCs w:val="27"/>
        </w:rPr>
      </w:pPr>
      <w:r>
        <w:rPr>
          <w:rFonts w:ascii="Times" w:hAnsi="Times"/>
          <w:color w:val="000000"/>
          <w:sz w:val="27"/>
          <w:szCs w:val="27"/>
        </w:rPr>
        <w:t>Function → genetics → disease</w:t>
      </w:r>
    </w:p>
    <w:p w14:paraId="3524DD86"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capability is unique to a platform that integrates genetic perturbation with scalable functional phenotyping.</w:t>
      </w:r>
    </w:p>
    <w:p w14:paraId="625327C8" w14:textId="77777777" w:rsidR="0063043F" w:rsidRDefault="003B2BA8" w:rsidP="0063043F">
      <w:pPr>
        <w:rPr>
          <w:rFonts w:ascii="Times" w:hAnsi="Times"/>
          <w:sz w:val="27"/>
          <w:szCs w:val="27"/>
        </w:rPr>
      </w:pPr>
      <w:r w:rsidRPr="003B2BA8">
        <w:rPr>
          <w:noProof/>
          <w14:ligatures w14:val="standardContextual"/>
        </w:rPr>
        <w:pict w14:anchorId="6B1F90C3">
          <v:rect id="_x0000_i1130" alt="" style="width:468pt;height:.05pt;mso-width-percent:0;mso-height-percent:0;mso-width-percent:0;mso-height-percent:0" o:hralign="center" o:hrstd="t" o:hr="t" fillcolor="#a0a0a0" stroked="f"/>
        </w:pict>
      </w:r>
    </w:p>
    <w:p w14:paraId="2B2A1626" w14:textId="77777777" w:rsidR="0063043F" w:rsidRDefault="0063043F" w:rsidP="0063043F">
      <w:pPr>
        <w:pStyle w:val="Heading3"/>
        <w:rPr>
          <w:rFonts w:ascii="Times" w:hAnsi="Times"/>
          <w:color w:val="000000"/>
          <w:sz w:val="27"/>
          <w:szCs w:val="27"/>
        </w:rPr>
      </w:pPr>
      <w:r>
        <w:rPr>
          <w:rFonts w:ascii="Times" w:hAnsi="Times"/>
          <w:color w:val="000000"/>
        </w:rPr>
        <w:t>Step 7 — Experimental sharpening through iterative perturbation</w:t>
      </w:r>
    </w:p>
    <w:p w14:paraId="08A07844" w14:textId="77777777" w:rsidR="0063043F" w:rsidRDefault="0063043F" w:rsidP="0063043F">
      <w:pPr>
        <w:pStyle w:val="NormalWeb"/>
        <w:rPr>
          <w:rFonts w:ascii="Times" w:hAnsi="Times"/>
          <w:color w:val="000000"/>
          <w:sz w:val="27"/>
          <w:szCs w:val="27"/>
        </w:rPr>
      </w:pPr>
      <w:r>
        <w:rPr>
          <w:rFonts w:ascii="Times" w:hAnsi="Times"/>
          <w:color w:val="000000"/>
          <w:sz w:val="27"/>
          <w:szCs w:val="27"/>
        </w:rPr>
        <w:t>Predictions from steps 3–6 are not treated as conclusions, but as hypotheses. New experiments are run to:</w:t>
      </w:r>
    </w:p>
    <w:p w14:paraId="0F326E9F" w14:textId="77777777" w:rsidR="0063043F" w:rsidRDefault="0063043F" w:rsidP="0063043F">
      <w:pPr>
        <w:numPr>
          <w:ilvl w:val="0"/>
          <w:numId w:val="71"/>
        </w:numPr>
        <w:spacing w:before="100" w:beforeAutospacing="1" w:after="100" w:afterAutospacing="1"/>
        <w:rPr>
          <w:rFonts w:ascii="Times" w:hAnsi="Times"/>
          <w:color w:val="000000"/>
          <w:sz w:val="27"/>
          <w:szCs w:val="27"/>
        </w:rPr>
      </w:pPr>
      <w:r>
        <w:rPr>
          <w:rFonts w:ascii="Times" w:hAnsi="Times"/>
          <w:color w:val="000000"/>
          <w:sz w:val="27"/>
          <w:szCs w:val="27"/>
        </w:rPr>
        <w:t>Test allelic series (hypomorphs vs nulls)</w:t>
      </w:r>
    </w:p>
    <w:p w14:paraId="1CCA79CB" w14:textId="77777777" w:rsidR="0063043F" w:rsidRDefault="0063043F" w:rsidP="0063043F">
      <w:pPr>
        <w:numPr>
          <w:ilvl w:val="0"/>
          <w:numId w:val="71"/>
        </w:numPr>
        <w:spacing w:before="100" w:beforeAutospacing="1" w:after="100" w:afterAutospacing="1"/>
        <w:rPr>
          <w:rFonts w:ascii="Times" w:hAnsi="Times"/>
          <w:color w:val="000000"/>
          <w:sz w:val="27"/>
          <w:szCs w:val="27"/>
        </w:rPr>
      </w:pPr>
      <w:r>
        <w:rPr>
          <w:rFonts w:ascii="Times" w:hAnsi="Times"/>
          <w:color w:val="000000"/>
          <w:sz w:val="27"/>
          <w:szCs w:val="27"/>
        </w:rPr>
        <w:t>Expand drug panels</w:t>
      </w:r>
    </w:p>
    <w:p w14:paraId="1EAF24C9" w14:textId="77777777" w:rsidR="0063043F" w:rsidRDefault="0063043F" w:rsidP="0063043F">
      <w:pPr>
        <w:numPr>
          <w:ilvl w:val="0"/>
          <w:numId w:val="71"/>
        </w:numPr>
        <w:spacing w:before="100" w:beforeAutospacing="1" w:after="100" w:afterAutospacing="1"/>
        <w:rPr>
          <w:rFonts w:ascii="Times" w:hAnsi="Times"/>
          <w:color w:val="000000"/>
          <w:sz w:val="27"/>
          <w:szCs w:val="27"/>
        </w:rPr>
      </w:pPr>
      <w:r>
        <w:rPr>
          <w:rFonts w:ascii="Times" w:hAnsi="Times"/>
          <w:color w:val="000000"/>
          <w:sz w:val="27"/>
          <w:szCs w:val="27"/>
        </w:rPr>
        <w:t>Explore drug combinations and dose interactions</w:t>
      </w:r>
    </w:p>
    <w:p w14:paraId="4022E3CC"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closes the experimental loop and refines cluster boundaries in functional space.</w:t>
      </w:r>
    </w:p>
    <w:p w14:paraId="1589EC78" w14:textId="77777777" w:rsidR="0063043F" w:rsidRDefault="003B2BA8" w:rsidP="0063043F">
      <w:pPr>
        <w:rPr>
          <w:rFonts w:ascii="Times" w:hAnsi="Times"/>
          <w:sz w:val="27"/>
          <w:szCs w:val="27"/>
        </w:rPr>
      </w:pPr>
      <w:r w:rsidRPr="003B2BA8">
        <w:rPr>
          <w:noProof/>
          <w14:ligatures w14:val="standardContextual"/>
        </w:rPr>
        <w:pict w14:anchorId="79E40D50">
          <v:rect id="_x0000_i1129" alt="" style="width:468pt;height:.05pt;mso-width-percent:0;mso-height-percent:0;mso-width-percent:0;mso-height-percent:0" o:hralign="center" o:hrstd="t" o:hr="t" fillcolor="#a0a0a0" stroked="f"/>
        </w:pict>
      </w:r>
    </w:p>
    <w:p w14:paraId="67416586" w14:textId="77777777" w:rsidR="0063043F" w:rsidRDefault="0063043F" w:rsidP="0063043F">
      <w:pPr>
        <w:pStyle w:val="Heading3"/>
        <w:rPr>
          <w:rFonts w:ascii="Times" w:hAnsi="Times"/>
          <w:color w:val="000000"/>
          <w:sz w:val="27"/>
          <w:szCs w:val="27"/>
        </w:rPr>
      </w:pPr>
      <w:r>
        <w:rPr>
          <w:rFonts w:ascii="Times" w:hAnsi="Times"/>
          <w:color w:val="000000"/>
        </w:rPr>
        <w:t>Step 8 — Projection onto canonical pathways</w:t>
      </w:r>
    </w:p>
    <w:p w14:paraId="52E0ACC8" w14:textId="77777777" w:rsidR="0063043F" w:rsidRDefault="0063043F" w:rsidP="0063043F">
      <w:pPr>
        <w:pStyle w:val="NormalWeb"/>
        <w:rPr>
          <w:rFonts w:ascii="Times" w:hAnsi="Times"/>
          <w:color w:val="000000"/>
          <w:sz w:val="27"/>
          <w:szCs w:val="27"/>
        </w:rPr>
      </w:pPr>
      <w:r>
        <w:rPr>
          <w:rFonts w:ascii="Times" w:hAnsi="Times"/>
          <w:color w:val="000000"/>
          <w:sz w:val="27"/>
          <w:szCs w:val="27"/>
        </w:rPr>
        <w:t>Once stable functional clusters are defined, Sapphire projects clustered genes onto known biological pathways:</w:t>
      </w:r>
    </w:p>
    <w:p w14:paraId="10514C1A" w14:textId="77777777" w:rsidR="0063043F" w:rsidRDefault="0063043F" w:rsidP="0063043F">
      <w:pPr>
        <w:numPr>
          <w:ilvl w:val="0"/>
          <w:numId w:val="72"/>
        </w:numPr>
        <w:spacing w:before="100" w:beforeAutospacing="1" w:after="100" w:afterAutospacing="1"/>
        <w:rPr>
          <w:rFonts w:ascii="Times" w:hAnsi="Times"/>
          <w:color w:val="000000"/>
          <w:sz w:val="27"/>
          <w:szCs w:val="27"/>
        </w:rPr>
      </w:pPr>
      <w:r>
        <w:rPr>
          <w:rFonts w:ascii="Times" w:hAnsi="Times"/>
          <w:color w:val="000000"/>
          <w:sz w:val="27"/>
          <w:szCs w:val="27"/>
        </w:rPr>
        <w:t>Ion channel families</w:t>
      </w:r>
    </w:p>
    <w:p w14:paraId="19E133F3" w14:textId="77777777" w:rsidR="0063043F" w:rsidRDefault="0063043F" w:rsidP="0063043F">
      <w:pPr>
        <w:numPr>
          <w:ilvl w:val="0"/>
          <w:numId w:val="72"/>
        </w:numPr>
        <w:spacing w:before="100" w:beforeAutospacing="1" w:after="100" w:afterAutospacing="1"/>
        <w:rPr>
          <w:rFonts w:ascii="Times" w:hAnsi="Times"/>
          <w:color w:val="000000"/>
          <w:sz w:val="27"/>
          <w:szCs w:val="27"/>
        </w:rPr>
      </w:pPr>
      <w:r>
        <w:rPr>
          <w:rFonts w:ascii="Times" w:hAnsi="Times"/>
          <w:color w:val="000000"/>
          <w:sz w:val="27"/>
          <w:szCs w:val="27"/>
        </w:rPr>
        <w:lastRenderedPageBreak/>
        <w:t>Synaptic machinery</w:t>
      </w:r>
    </w:p>
    <w:p w14:paraId="6F92B516" w14:textId="77777777" w:rsidR="0063043F" w:rsidRDefault="0063043F" w:rsidP="0063043F">
      <w:pPr>
        <w:numPr>
          <w:ilvl w:val="0"/>
          <w:numId w:val="72"/>
        </w:numPr>
        <w:spacing w:before="100" w:beforeAutospacing="1" w:after="100" w:afterAutospacing="1"/>
        <w:rPr>
          <w:rFonts w:ascii="Times" w:hAnsi="Times"/>
          <w:color w:val="000000"/>
          <w:sz w:val="27"/>
          <w:szCs w:val="27"/>
        </w:rPr>
      </w:pPr>
      <w:r>
        <w:rPr>
          <w:rFonts w:ascii="Times" w:hAnsi="Times"/>
          <w:color w:val="000000"/>
          <w:sz w:val="27"/>
          <w:szCs w:val="27"/>
        </w:rPr>
        <w:t>mTOR, MAPK, metabolic, and transcriptional regulators</w:t>
      </w:r>
    </w:p>
    <w:p w14:paraId="6A39F597"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step reintroduces biological interpretability </w:t>
      </w:r>
      <w:r>
        <w:rPr>
          <w:rStyle w:val="Emphasis"/>
          <w:rFonts w:ascii="Times" w:hAnsi="Times"/>
          <w:color w:val="000000"/>
          <w:sz w:val="27"/>
          <w:szCs w:val="27"/>
        </w:rPr>
        <w:t>after</w:t>
      </w:r>
      <w:r>
        <w:rPr>
          <w:rFonts w:ascii="Times" w:hAnsi="Times"/>
          <w:color w:val="000000"/>
          <w:sz w:val="27"/>
          <w:szCs w:val="27"/>
        </w:rPr>
        <w:t> functional structure has been established, avoiding premature pathway assumptions.</w:t>
      </w:r>
    </w:p>
    <w:p w14:paraId="4C8F9193" w14:textId="77777777" w:rsidR="0063043F" w:rsidRDefault="003B2BA8" w:rsidP="0063043F">
      <w:pPr>
        <w:rPr>
          <w:rFonts w:ascii="Times" w:hAnsi="Times"/>
          <w:sz w:val="27"/>
          <w:szCs w:val="27"/>
        </w:rPr>
      </w:pPr>
      <w:r w:rsidRPr="003B2BA8">
        <w:rPr>
          <w:noProof/>
          <w14:ligatures w14:val="standardContextual"/>
        </w:rPr>
        <w:pict w14:anchorId="39483C9B">
          <v:rect id="_x0000_i1128" alt="" style="width:468pt;height:.05pt;mso-width-percent:0;mso-height-percent:0;mso-width-percent:0;mso-height-percent:0" o:hralign="center" o:hrstd="t" o:hr="t" fillcolor="#a0a0a0" stroked="f"/>
        </w:pict>
      </w:r>
    </w:p>
    <w:p w14:paraId="3AD08793" w14:textId="77777777" w:rsidR="0063043F" w:rsidRDefault="0063043F" w:rsidP="0063043F">
      <w:pPr>
        <w:pStyle w:val="Heading3"/>
        <w:rPr>
          <w:rFonts w:ascii="Times" w:hAnsi="Times"/>
          <w:color w:val="000000"/>
          <w:sz w:val="27"/>
          <w:szCs w:val="27"/>
        </w:rPr>
      </w:pPr>
      <w:r>
        <w:rPr>
          <w:rFonts w:ascii="Times" w:hAnsi="Times"/>
          <w:color w:val="000000"/>
        </w:rPr>
        <w:t>Step 9 — Integration of transcriptomic data</w:t>
      </w:r>
    </w:p>
    <w:p w14:paraId="6CEDDDB4" w14:textId="77777777" w:rsidR="0063043F" w:rsidRDefault="0063043F" w:rsidP="0063043F">
      <w:pPr>
        <w:pStyle w:val="NormalWeb"/>
        <w:rPr>
          <w:rFonts w:ascii="Times" w:hAnsi="Times"/>
          <w:color w:val="000000"/>
          <w:sz w:val="27"/>
          <w:szCs w:val="27"/>
        </w:rPr>
      </w:pPr>
      <w:r>
        <w:rPr>
          <w:rFonts w:ascii="Times" w:hAnsi="Times"/>
          <w:color w:val="000000"/>
          <w:sz w:val="27"/>
          <w:szCs w:val="27"/>
        </w:rPr>
        <w:t>Transcriptomic data—both from Sapphire’s curated literature corpus and from new experiments—are layered onto the functional clusters to:</w:t>
      </w:r>
    </w:p>
    <w:p w14:paraId="7C5F3148" w14:textId="77777777" w:rsidR="0063043F" w:rsidRDefault="0063043F" w:rsidP="0063043F">
      <w:pPr>
        <w:numPr>
          <w:ilvl w:val="0"/>
          <w:numId w:val="73"/>
        </w:numPr>
        <w:spacing w:before="100" w:beforeAutospacing="1" w:after="100" w:afterAutospacing="1"/>
        <w:rPr>
          <w:rFonts w:ascii="Times" w:hAnsi="Times"/>
          <w:color w:val="000000"/>
          <w:sz w:val="27"/>
          <w:szCs w:val="27"/>
        </w:rPr>
      </w:pPr>
      <w:r>
        <w:rPr>
          <w:rFonts w:ascii="Times" w:hAnsi="Times"/>
          <w:color w:val="000000"/>
          <w:sz w:val="27"/>
          <w:szCs w:val="27"/>
        </w:rPr>
        <w:t>Identify shared downstream programs</w:t>
      </w:r>
    </w:p>
    <w:p w14:paraId="6AF290C3" w14:textId="77777777" w:rsidR="0063043F" w:rsidRDefault="0063043F" w:rsidP="0063043F">
      <w:pPr>
        <w:numPr>
          <w:ilvl w:val="0"/>
          <w:numId w:val="73"/>
        </w:numPr>
        <w:spacing w:before="100" w:beforeAutospacing="1" w:after="100" w:afterAutospacing="1"/>
        <w:rPr>
          <w:rFonts w:ascii="Times" w:hAnsi="Times"/>
          <w:color w:val="000000"/>
          <w:sz w:val="27"/>
          <w:szCs w:val="27"/>
        </w:rPr>
      </w:pPr>
      <w:r>
        <w:rPr>
          <w:rFonts w:ascii="Times" w:hAnsi="Times"/>
          <w:color w:val="000000"/>
          <w:sz w:val="27"/>
          <w:szCs w:val="27"/>
        </w:rPr>
        <w:t>Distinguish primary drivers from compensatory responses</w:t>
      </w:r>
    </w:p>
    <w:p w14:paraId="76A8818C" w14:textId="77777777" w:rsidR="0063043F" w:rsidRDefault="0063043F" w:rsidP="0063043F">
      <w:pPr>
        <w:numPr>
          <w:ilvl w:val="0"/>
          <w:numId w:val="73"/>
        </w:numPr>
        <w:spacing w:before="100" w:beforeAutospacing="1" w:after="100" w:afterAutospacing="1"/>
        <w:rPr>
          <w:rFonts w:ascii="Times" w:hAnsi="Times"/>
          <w:color w:val="000000"/>
          <w:sz w:val="27"/>
          <w:szCs w:val="27"/>
        </w:rPr>
      </w:pPr>
      <w:r>
        <w:rPr>
          <w:rFonts w:ascii="Times" w:hAnsi="Times"/>
          <w:color w:val="000000"/>
          <w:sz w:val="27"/>
          <w:szCs w:val="27"/>
        </w:rPr>
        <w:t>Improve resolution of cluster boundaries</w:t>
      </w:r>
    </w:p>
    <w:p w14:paraId="397EC9AD"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multimodal integration strengthens inference without displacing function as the primary axis.</w:t>
      </w:r>
    </w:p>
    <w:p w14:paraId="500BC864" w14:textId="77777777" w:rsidR="0063043F" w:rsidRDefault="003B2BA8" w:rsidP="0063043F">
      <w:pPr>
        <w:rPr>
          <w:rFonts w:ascii="Times" w:hAnsi="Times"/>
          <w:sz w:val="27"/>
          <w:szCs w:val="27"/>
        </w:rPr>
      </w:pPr>
      <w:r w:rsidRPr="003B2BA8">
        <w:rPr>
          <w:noProof/>
          <w14:ligatures w14:val="standardContextual"/>
        </w:rPr>
        <w:pict w14:anchorId="329CB470">
          <v:rect id="_x0000_i1127" alt="" style="width:468pt;height:.05pt;mso-width-percent:0;mso-height-percent:0;mso-width-percent:0;mso-height-percent:0" o:hralign="center" o:hrstd="t" o:hr="t" fillcolor="#a0a0a0" stroked="f"/>
        </w:pict>
      </w:r>
    </w:p>
    <w:p w14:paraId="6F13764C" w14:textId="77777777" w:rsidR="0063043F" w:rsidRDefault="0063043F" w:rsidP="0063043F">
      <w:pPr>
        <w:pStyle w:val="Heading3"/>
        <w:rPr>
          <w:rFonts w:ascii="Times" w:hAnsi="Times"/>
          <w:color w:val="000000"/>
          <w:sz w:val="27"/>
          <w:szCs w:val="27"/>
        </w:rPr>
      </w:pPr>
      <w:r>
        <w:rPr>
          <w:rFonts w:ascii="Times" w:hAnsi="Times"/>
          <w:color w:val="000000"/>
        </w:rPr>
        <w:t>Step 10 — Inference of “common nodes”</w:t>
      </w:r>
    </w:p>
    <w:p w14:paraId="58AE36DF"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culmination of the project is the identification of </w:t>
      </w:r>
      <w:r>
        <w:rPr>
          <w:rStyle w:val="Strong"/>
          <w:rFonts w:ascii="Times" w:hAnsi="Times"/>
          <w:color w:val="000000"/>
          <w:sz w:val="27"/>
          <w:szCs w:val="27"/>
        </w:rPr>
        <w:t>common nodes</w:t>
      </w:r>
      <w:r>
        <w:rPr>
          <w:rFonts w:ascii="Times" w:hAnsi="Times"/>
          <w:color w:val="000000"/>
          <w:sz w:val="27"/>
          <w:szCs w:val="27"/>
        </w:rPr>
        <w:t>: molecular or signaling leverage points whose modulation is predicted to rescue </w:t>
      </w:r>
      <w:r>
        <w:rPr>
          <w:rStyle w:val="Strong"/>
          <w:rFonts w:ascii="Times" w:hAnsi="Times"/>
          <w:color w:val="000000"/>
          <w:sz w:val="27"/>
          <w:szCs w:val="27"/>
        </w:rPr>
        <w:t>multiple distinct monogenic epilepsies</w:t>
      </w:r>
      <w:r>
        <w:rPr>
          <w:rFonts w:ascii="Times" w:hAnsi="Times"/>
          <w:color w:val="000000"/>
          <w:sz w:val="27"/>
          <w:szCs w:val="27"/>
        </w:rPr>
        <w:t>.</w:t>
      </w:r>
    </w:p>
    <w:p w14:paraId="2E7BED31" w14:textId="77777777" w:rsidR="0063043F" w:rsidRDefault="0063043F" w:rsidP="0063043F">
      <w:pPr>
        <w:pStyle w:val="NormalWeb"/>
        <w:rPr>
          <w:rFonts w:ascii="Times" w:hAnsi="Times"/>
          <w:color w:val="000000"/>
          <w:sz w:val="27"/>
          <w:szCs w:val="27"/>
        </w:rPr>
      </w:pPr>
      <w:r>
        <w:rPr>
          <w:rFonts w:ascii="Times" w:hAnsi="Times"/>
          <w:color w:val="000000"/>
          <w:sz w:val="27"/>
          <w:szCs w:val="27"/>
        </w:rPr>
        <w:t>These nodes are not defined by gene frequency or pathway centrality alone, but by:</w:t>
      </w:r>
    </w:p>
    <w:p w14:paraId="63474505" w14:textId="77777777" w:rsidR="0063043F" w:rsidRDefault="0063043F" w:rsidP="0063043F">
      <w:pPr>
        <w:numPr>
          <w:ilvl w:val="0"/>
          <w:numId w:val="74"/>
        </w:numPr>
        <w:spacing w:before="100" w:beforeAutospacing="1" w:after="100" w:afterAutospacing="1"/>
        <w:rPr>
          <w:rFonts w:ascii="Times" w:hAnsi="Times"/>
          <w:color w:val="000000"/>
          <w:sz w:val="27"/>
          <w:szCs w:val="27"/>
        </w:rPr>
      </w:pPr>
      <w:r>
        <w:rPr>
          <w:rFonts w:ascii="Times" w:hAnsi="Times"/>
          <w:color w:val="000000"/>
          <w:sz w:val="27"/>
          <w:szCs w:val="27"/>
        </w:rPr>
        <w:t>Functional convergence</w:t>
      </w:r>
    </w:p>
    <w:p w14:paraId="402FB0F3" w14:textId="77777777" w:rsidR="0063043F" w:rsidRDefault="0063043F" w:rsidP="0063043F">
      <w:pPr>
        <w:numPr>
          <w:ilvl w:val="0"/>
          <w:numId w:val="74"/>
        </w:numPr>
        <w:spacing w:before="100" w:beforeAutospacing="1" w:after="100" w:afterAutospacing="1"/>
        <w:rPr>
          <w:rFonts w:ascii="Times" w:hAnsi="Times"/>
          <w:color w:val="000000"/>
          <w:sz w:val="27"/>
          <w:szCs w:val="27"/>
        </w:rPr>
      </w:pPr>
      <w:r>
        <w:rPr>
          <w:rFonts w:ascii="Times" w:hAnsi="Times"/>
          <w:color w:val="000000"/>
          <w:sz w:val="27"/>
          <w:szCs w:val="27"/>
        </w:rPr>
        <w:t>Drug-response coherence</w:t>
      </w:r>
    </w:p>
    <w:p w14:paraId="00A435D8" w14:textId="77777777" w:rsidR="0063043F" w:rsidRDefault="0063043F" w:rsidP="0063043F">
      <w:pPr>
        <w:numPr>
          <w:ilvl w:val="0"/>
          <w:numId w:val="74"/>
        </w:numPr>
        <w:spacing w:before="100" w:beforeAutospacing="1" w:after="100" w:afterAutospacing="1"/>
        <w:rPr>
          <w:rFonts w:ascii="Times" w:hAnsi="Times"/>
          <w:color w:val="000000"/>
          <w:sz w:val="27"/>
          <w:szCs w:val="27"/>
        </w:rPr>
      </w:pPr>
      <w:r>
        <w:rPr>
          <w:rFonts w:ascii="Times" w:hAnsi="Times"/>
          <w:color w:val="000000"/>
          <w:sz w:val="27"/>
          <w:szCs w:val="27"/>
        </w:rPr>
        <w:t>Cross-model reproducibility</w:t>
      </w:r>
    </w:p>
    <w:p w14:paraId="36B25199"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reframes therapeutic targeting around </w:t>
      </w:r>
      <w:r>
        <w:rPr>
          <w:rStyle w:val="Strong"/>
          <w:rFonts w:ascii="Times" w:hAnsi="Times"/>
          <w:color w:val="000000"/>
          <w:sz w:val="27"/>
          <w:szCs w:val="27"/>
        </w:rPr>
        <w:t>functional sufficiency</w:t>
      </w:r>
      <w:r>
        <w:rPr>
          <w:rFonts w:ascii="Times" w:hAnsi="Times"/>
          <w:color w:val="000000"/>
          <w:sz w:val="27"/>
          <w:szCs w:val="27"/>
        </w:rPr>
        <w:t>, not genetic exhaustiveness.</w:t>
      </w:r>
    </w:p>
    <w:p w14:paraId="71F121EA" w14:textId="77777777" w:rsidR="0063043F" w:rsidRDefault="003B2BA8" w:rsidP="0063043F">
      <w:pPr>
        <w:rPr>
          <w:rFonts w:ascii="Times" w:hAnsi="Times"/>
          <w:sz w:val="27"/>
          <w:szCs w:val="27"/>
        </w:rPr>
      </w:pPr>
      <w:r w:rsidRPr="003B2BA8">
        <w:rPr>
          <w:noProof/>
          <w14:ligatures w14:val="standardContextual"/>
        </w:rPr>
        <w:pict w14:anchorId="2AE19590">
          <v:rect id="_x0000_i1126" alt="" style="width:468pt;height:.05pt;mso-width-percent:0;mso-height-percent:0;mso-width-percent:0;mso-height-percent:0" o:hralign="center" o:hrstd="t" o:hr="t" fillcolor="#a0a0a0" stroked="f"/>
        </w:pict>
      </w:r>
    </w:p>
    <w:p w14:paraId="4AAEF050" w14:textId="77777777" w:rsidR="0063043F" w:rsidRDefault="0063043F" w:rsidP="0063043F">
      <w:pPr>
        <w:pStyle w:val="Heading3"/>
        <w:rPr>
          <w:rFonts w:ascii="Times" w:hAnsi="Times"/>
          <w:color w:val="000000"/>
          <w:sz w:val="27"/>
          <w:szCs w:val="27"/>
        </w:rPr>
      </w:pPr>
      <w:r>
        <w:rPr>
          <w:rFonts w:ascii="Times" w:hAnsi="Times"/>
          <w:color w:val="000000"/>
        </w:rPr>
        <w:t>Step 11 — Experimental validation of common nodes</w:t>
      </w:r>
    </w:p>
    <w:p w14:paraId="344612E4" w14:textId="77777777" w:rsidR="0063043F" w:rsidRDefault="0063043F" w:rsidP="0063043F">
      <w:pPr>
        <w:pStyle w:val="NormalWeb"/>
        <w:rPr>
          <w:rFonts w:ascii="Times" w:hAnsi="Times"/>
          <w:color w:val="000000"/>
          <w:sz w:val="27"/>
          <w:szCs w:val="27"/>
        </w:rPr>
      </w:pPr>
      <w:r>
        <w:rPr>
          <w:rFonts w:ascii="Times" w:hAnsi="Times"/>
          <w:color w:val="000000"/>
          <w:sz w:val="27"/>
          <w:szCs w:val="27"/>
        </w:rPr>
        <w:t>Finally, predicted common nodes are tested directly through:</w:t>
      </w:r>
    </w:p>
    <w:p w14:paraId="7F4F88E5" w14:textId="77777777" w:rsidR="0063043F" w:rsidRDefault="0063043F" w:rsidP="0063043F">
      <w:pPr>
        <w:numPr>
          <w:ilvl w:val="0"/>
          <w:numId w:val="75"/>
        </w:numPr>
        <w:spacing w:before="100" w:beforeAutospacing="1" w:after="100" w:afterAutospacing="1"/>
        <w:rPr>
          <w:rFonts w:ascii="Times" w:hAnsi="Times"/>
          <w:color w:val="000000"/>
          <w:sz w:val="27"/>
          <w:szCs w:val="27"/>
        </w:rPr>
      </w:pPr>
      <w:r>
        <w:rPr>
          <w:rFonts w:ascii="Times" w:hAnsi="Times"/>
          <w:color w:val="000000"/>
          <w:sz w:val="27"/>
          <w:szCs w:val="27"/>
        </w:rPr>
        <w:t>Genetic modulation</w:t>
      </w:r>
    </w:p>
    <w:p w14:paraId="2943B1C1" w14:textId="77777777" w:rsidR="0063043F" w:rsidRDefault="0063043F" w:rsidP="0063043F">
      <w:pPr>
        <w:numPr>
          <w:ilvl w:val="0"/>
          <w:numId w:val="75"/>
        </w:numPr>
        <w:spacing w:before="100" w:beforeAutospacing="1" w:after="100" w:afterAutospacing="1"/>
        <w:rPr>
          <w:rFonts w:ascii="Times" w:hAnsi="Times"/>
          <w:color w:val="000000"/>
          <w:sz w:val="27"/>
          <w:szCs w:val="27"/>
        </w:rPr>
      </w:pPr>
      <w:r>
        <w:rPr>
          <w:rFonts w:ascii="Times" w:hAnsi="Times"/>
          <w:color w:val="000000"/>
          <w:sz w:val="27"/>
          <w:szCs w:val="27"/>
        </w:rPr>
        <w:lastRenderedPageBreak/>
        <w:t>Small-molecule perturbation</w:t>
      </w:r>
    </w:p>
    <w:p w14:paraId="2506F6A2" w14:textId="77777777" w:rsidR="0063043F" w:rsidRDefault="0063043F" w:rsidP="0063043F">
      <w:pPr>
        <w:numPr>
          <w:ilvl w:val="0"/>
          <w:numId w:val="75"/>
        </w:numPr>
        <w:spacing w:before="100" w:beforeAutospacing="1" w:after="100" w:afterAutospacing="1"/>
        <w:rPr>
          <w:rFonts w:ascii="Times" w:hAnsi="Times"/>
          <w:color w:val="000000"/>
          <w:sz w:val="27"/>
          <w:szCs w:val="27"/>
        </w:rPr>
      </w:pPr>
      <w:r>
        <w:rPr>
          <w:rFonts w:ascii="Times" w:hAnsi="Times"/>
          <w:color w:val="000000"/>
          <w:sz w:val="27"/>
          <w:szCs w:val="27"/>
        </w:rPr>
        <w:t>Combination strategies</w:t>
      </w:r>
    </w:p>
    <w:p w14:paraId="17305D33" w14:textId="77777777" w:rsidR="0063043F" w:rsidRDefault="0063043F" w:rsidP="0063043F">
      <w:pPr>
        <w:pStyle w:val="NormalWeb"/>
        <w:rPr>
          <w:rFonts w:ascii="Times" w:hAnsi="Times"/>
          <w:color w:val="000000"/>
          <w:sz w:val="27"/>
          <w:szCs w:val="27"/>
        </w:rPr>
      </w:pPr>
      <w:r>
        <w:rPr>
          <w:rFonts w:ascii="Times" w:hAnsi="Times"/>
          <w:color w:val="000000"/>
          <w:sz w:val="27"/>
          <w:szCs w:val="27"/>
        </w:rPr>
        <w:t>Success at this stage constitutes the strongest possible demonstration of platform generalization: one intervention rescuing multiple genetically distinct diseases.</w:t>
      </w:r>
    </w:p>
    <w:p w14:paraId="357437C8" w14:textId="77777777" w:rsidR="0063043F" w:rsidRDefault="003B2BA8" w:rsidP="0063043F">
      <w:pPr>
        <w:rPr>
          <w:rFonts w:ascii="Times" w:hAnsi="Times"/>
          <w:sz w:val="27"/>
          <w:szCs w:val="27"/>
        </w:rPr>
      </w:pPr>
      <w:r w:rsidRPr="003B2BA8">
        <w:rPr>
          <w:noProof/>
          <w14:ligatures w14:val="standardContextual"/>
        </w:rPr>
        <w:pict w14:anchorId="1A4E7290">
          <v:rect id="_x0000_i1125" alt="" style="width:468pt;height:.05pt;mso-width-percent:0;mso-height-percent:0;mso-width-percent:0;mso-height-percent:0" o:hralign="center" o:hrstd="t" o:hr="t" fillcolor="#a0a0a0" stroked="f"/>
        </w:pict>
      </w:r>
    </w:p>
    <w:p w14:paraId="468CCDB8" w14:textId="77777777" w:rsidR="0063043F" w:rsidRDefault="0063043F" w:rsidP="0063043F">
      <w:pPr>
        <w:pStyle w:val="Heading2"/>
        <w:rPr>
          <w:rFonts w:ascii="Times" w:hAnsi="Times"/>
          <w:color w:val="000000"/>
          <w:sz w:val="36"/>
          <w:szCs w:val="36"/>
        </w:rPr>
      </w:pPr>
      <w:r>
        <w:rPr>
          <w:rFonts w:ascii="Times" w:hAnsi="Times"/>
          <w:color w:val="000000"/>
        </w:rPr>
        <w:t>7.4 Why this matters: from programs to classes of disease</w:t>
      </w:r>
    </w:p>
    <w:p w14:paraId="22BCF26C" w14:textId="77777777" w:rsidR="0063043F" w:rsidRDefault="0063043F" w:rsidP="0063043F">
      <w:pPr>
        <w:pStyle w:val="NormalWeb"/>
        <w:rPr>
          <w:rFonts w:ascii="Times" w:hAnsi="Times"/>
          <w:color w:val="000000"/>
          <w:sz w:val="27"/>
          <w:szCs w:val="27"/>
        </w:rPr>
      </w:pPr>
      <w:r>
        <w:rPr>
          <w:rFonts w:ascii="Times" w:hAnsi="Times"/>
          <w:color w:val="000000"/>
          <w:sz w:val="27"/>
          <w:szCs w:val="27"/>
        </w:rPr>
        <w:t>If successful, the Common-Nodes project demonstrates that Quiver is not merely a disease-by-disease engine, but a </w:t>
      </w:r>
      <w:r>
        <w:rPr>
          <w:rStyle w:val="Strong"/>
          <w:rFonts w:ascii="Times" w:hAnsi="Times"/>
          <w:color w:val="000000"/>
          <w:sz w:val="27"/>
          <w:szCs w:val="27"/>
        </w:rPr>
        <w:t>class-level discovery platform</w:t>
      </w:r>
      <w:r>
        <w:rPr>
          <w:rFonts w:ascii="Times" w:hAnsi="Times"/>
          <w:color w:val="000000"/>
          <w:sz w:val="27"/>
          <w:szCs w:val="27"/>
        </w:rPr>
        <w:t>. Instead of asking, “What drug treats this gene?”, the platform asks:</w:t>
      </w:r>
    </w:p>
    <w:p w14:paraId="45ACE643" w14:textId="77777777" w:rsidR="0063043F" w:rsidRDefault="0063043F" w:rsidP="0063043F">
      <w:pPr>
        <w:pStyle w:val="NormalWeb"/>
        <w:rPr>
          <w:rFonts w:ascii="Times" w:hAnsi="Times"/>
          <w:color w:val="000000"/>
          <w:sz w:val="27"/>
          <w:szCs w:val="27"/>
        </w:rPr>
      </w:pPr>
      <w:r>
        <w:rPr>
          <w:rStyle w:val="Emphasis"/>
          <w:rFonts w:ascii="Times" w:hAnsi="Times"/>
          <w:color w:val="000000"/>
          <w:sz w:val="27"/>
          <w:szCs w:val="27"/>
        </w:rPr>
        <w:t>What functional state defines this disease class, and what interventions restore normality?</w:t>
      </w:r>
    </w:p>
    <w:p w14:paraId="150A67B1"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reframing has profound implications:</w:t>
      </w:r>
    </w:p>
    <w:p w14:paraId="4B38B27D" w14:textId="77777777" w:rsidR="0063043F" w:rsidRDefault="0063043F" w:rsidP="0063043F">
      <w:pPr>
        <w:numPr>
          <w:ilvl w:val="0"/>
          <w:numId w:val="76"/>
        </w:numPr>
        <w:spacing w:before="100" w:beforeAutospacing="1" w:after="100" w:afterAutospacing="1"/>
        <w:rPr>
          <w:rFonts w:ascii="Times" w:hAnsi="Times"/>
          <w:color w:val="000000"/>
          <w:sz w:val="27"/>
          <w:szCs w:val="27"/>
        </w:rPr>
      </w:pPr>
      <w:r>
        <w:rPr>
          <w:rFonts w:ascii="Times" w:hAnsi="Times"/>
          <w:color w:val="000000"/>
          <w:sz w:val="27"/>
          <w:szCs w:val="27"/>
        </w:rPr>
        <w:t>It expands addressable markets beyond ultra-rare monogenic disorders</w:t>
      </w:r>
    </w:p>
    <w:p w14:paraId="5924404C" w14:textId="77777777" w:rsidR="0063043F" w:rsidRDefault="0063043F" w:rsidP="0063043F">
      <w:pPr>
        <w:numPr>
          <w:ilvl w:val="0"/>
          <w:numId w:val="76"/>
        </w:numPr>
        <w:spacing w:before="100" w:beforeAutospacing="1" w:after="100" w:afterAutospacing="1"/>
        <w:rPr>
          <w:rFonts w:ascii="Times" w:hAnsi="Times"/>
          <w:color w:val="000000"/>
          <w:sz w:val="27"/>
          <w:szCs w:val="27"/>
        </w:rPr>
      </w:pPr>
      <w:r>
        <w:rPr>
          <w:rFonts w:ascii="Times" w:hAnsi="Times"/>
          <w:color w:val="000000"/>
          <w:sz w:val="27"/>
          <w:szCs w:val="27"/>
        </w:rPr>
        <w:t>It enables portfolio strategies rather than single-asset bets</w:t>
      </w:r>
    </w:p>
    <w:p w14:paraId="5EC38A1C" w14:textId="77777777" w:rsidR="0063043F" w:rsidRDefault="0063043F" w:rsidP="0063043F">
      <w:pPr>
        <w:numPr>
          <w:ilvl w:val="0"/>
          <w:numId w:val="76"/>
        </w:numPr>
        <w:spacing w:before="100" w:beforeAutospacing="1" w:after="100" w:afterAutospacing="1"/>
        <w:rPr>
          <w:rFonts w:ascii="Times" w:hAnsi="Times"/>
          <w:color w:val="000000"/>
          <w:sz w:val="27"/>
          <w:szCs w:val="27"/>
        </w:rPr>
      </w:pPr>
      <w:r>
        <w:rPr>
          <w:rFonts w:ascii="Times" w:hAnsi="Times"/>
          <w:color w:val="000000"/>
          <w:sz w:val="27"/>
          <w:szCs w:val="27"/>
        </w:rPr>
        <w:t>It aligns discovery around biology that is both human-relevant and therapeutically actionable</w:t>
      </w:r>
    </w:p>
    <w:p w14:paraId="0E964099"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next chapter explores how this same logic can be extended beyond epilepsy to entirely new therapeutic areas—such as neurodegeneration or neuropsychiatry—where excitability and network dysfunction play equally central roles.</w:t>
      </w:r>
    </w:p>
    <w:p w14:paraId="3538DAB1" w14:textId="77777777" w:rsidR="0063043F" w:rsidRDefault="003B2BA8" w:rsidP="0063043F">
      <w:pPr>
        <w:spacing w:after="0"/>
        <w:rPr>
          <w:rFonts w:ascii="Times" w:hAnsi="Times"/>
          <w:sz w:val="27"/>
          <w:szCs w:val="27"/>
        </w:rPr>
      </w:pPr>
      <w:r w:rsidRPr="003B2BA8">
        <w:rPr>
          <w:noProof/>
          <w14:ligatures w14:val="standardContextual"/>
        </w:rPr>
        <w:pict w14:anchorId="6BBE6399">
          <v:rect id="_x0000_i1124" alt="" style="width:468pt;height:.05pt;mso-width-percent:0;mso-height-percent:0;mso-width-percent:0;mso-height-percent:0" o:hralign="center" o:hrstd="t" o:hr="t" fillcolor="#a0a0a0" stroked="f"/>
        </w:pict>
      </w:r>
    </w:p>
    <w:p w14:paraId="612A791D" w14:textId="77777777" w:rsidR="0063043F" w:rsidRDefault="0063043F" w:rsidP="0063043F">
      <w:pPr>
        <w:pStyle w:val="Heading1"/>
        <w:rPr>
          <w:rFonts w:ascii="Times" w:hAnsi="Times"/>
          <w:color w:val="000000"/>
          <w:sz w:val="48"/>
          <w:szCs w:val="48"/>
        </w:rPr>
      </w:pPr>
      <w:r>
        <w:rPr>
          <w:rFonts w:ascii="Times" w:hAnsi="Times"/>
          <w:color w:val="000000"/>
        </w:rPr>
        <w:t>Chapter 7 — Appendix</w:t>
      </w:r>
    </w:p>
    <w:p w14:paraId="35752BF2" w14:textId="77777777" w:rsidR="0063043F" w:rsidRDefault="0063043F" w:rsidP="0063043F">
      <w:pPr>
        <w:pStyle w:val="Heading2"/>
        <w:rPr>
          <w:rFonts w:ascii="Times" w:hAnsi="Times"/>
          <w:color w:val="000000"/>
        </w:rPr>
      </w:pPr>
      <w:r>
        <w:rPr>
          <w:rFonts w:ascii="Times" w:hAnsi="Times"/>
          <w:color w:val="000000"/>
        </w:rPr>
        <w:t>Operational Workplan and Sapphire Query Specification for the Common-Nodes Project</w:t>
      </w:r>
    </w:p>
    <w:p w14:paraId="6B23B7A8" w14:textId="77777777" w:rsidR="0063043F" w:rsidRDefault="003B2BA8" w:rsidP="0063043F">
      <w:pPr>
        <w:rPr>
          <w:rFonts w:ascii="Times" w:hAnsi="Times"/>
          <w:sz w:val="27"/>
          <w:szCs w:val="27"/>
        </w:rPr>
      </w:pPr>
      <w:r w:rsidRPr="003B2BA8">
        <w:rPr>
          <w:noProof/>
          <w14:ligatures w14:val="standardContextual"/>
        </w:rPr>
        <w:pict w14:anchorId="32523829">
          <v:rect id="_x0000_i1123" alt="" style="width:468pt;height:.05pt;mso-width-percent:0;mso-height-percent:0;mso-width-percent:0;mso-height-percent:0" o:hralign="center" o:hrstd="t" o:hr="t" fillcolor="#a0a0a0" stroked="f"/>
        </w:pict>
      </w:r>
    </w:p>
    <w:p w14:paraId="54499294" w14:textId="77777777" w:rsidR="0063043F" w:rsidRDefault="0063043F" w:rsidP="0063043F">
      <w:pPr>
        <w:pStyle w:val="Heading2"/>
        <w:rPr>
          <w:rFonts w:ascii="Times" w:hAnsi="Times"/>
          <w:color w:val="000000"/>
          <w:sz w:val="36"/>
          <w:szCs w:val="36"/>
        </w:rPr>
      </w:pPr>
      <w:r>
        <w:rPr>
          <w:rFonts w:ascii="Times" w:hAnsi="Times"/>
          <w:color w:val="000000"/>
        </w:rPr>
        <w:t>7.A. End-to-end workplan (execution view)</w:t>
      </w:r>
    </w:p>
    <w:p w14:paraId="25891CD9" w14:textId="77777777" w:rsidR="0063043F" w:rsidRDefault="0063043F" w:rsidP="0063043F">
      <w:pPr>
        <w:pStyle w:val="Heading3"/>
        <w:rPr>
          <w:rFonts w:ascii="Times" w:hAnsi="Times"/>
          <w:color w:val="000000"/>
        </w:rPr>
      </w:pPr>
      <w:r>
        <w:rPr>
          <w:rFonts w:ascii="Times" w:hAnsi="Times"/>
          <w:color w:val="000000"/>
        </w:rPr>
        <w:t>Phase 0 — Scoping and readiness (Weeks 0–2)</w:t>
      </w:r>
    </w:p>
    <w:p w14:paraId="18246596"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Objectives</w:t>
      </w:r>
    </w:p>
    <w:p w14:paraId="4759DA2C" w14:textId="77777777" w:rsidR="0063043F" w:rsidRDefault="0063043F" w:rsidP="0063043F">
      <w:pPr>
        <w:numPr>
          <w:ilvl w:val="0"/>
          <w:numId w:val="77"/>
        </w:numPr>
        <w:spacing w:before="100" w:beforeAutospacing="1" w:after="100" w:afterAutospacing="1"/>
        <w:rPr>
          <w:rFonts w:ascii="Times" w:hAnsi="Times"/>
          <w:color w:val="000000"/>
          <w:sz w:val="27"/>
          <w:szCs w:val="27"/>
        </w:rPr>
      </w:pPr>
      <w:r>
        <w:rPr>
          <w:rFonts w:ascii="Times" w:hAnsi="Times"/>
          <w:color w:val="000000"/>
          <w:sz w:val="27"/>
          <w:szCs w:val="27"/>
        </w:rPr>
        <w:lastRenderedPageBreak/>
        <w:t>Define epilepsy gene universe</w:t>
      </w:r>
    </w:p>
    <w:p w14:paraId="5D13AA0A" w14:textId="77777777" w:rsidR="0063043F" w:rsidRDefault="0063043F" w:rsidP="0063043F">
      <w:pPr>
        <w:numPr>
          <w:ilvl w:val="0"/>
          <w:numId w:val="77"/>
        </w:numPr>
        <w:spacing w:before="100" w:beforeAutospacing="1" w:after="100" w:afterAutospacing="1"/>
        <w:rPr>
          <w:rFonts w:ascii="Times" w:hAnsi="Times"/>
          <w:color w:val="000000"/>
          <w:sz w:val="27"/>
          <w:szCs w:val="27"/>
        </w:rPr>
      </w:pPr>
      <w:r>
        <w:rPr>
          <w:rFonts w:ascii="Times" w:hAnsi="Times"/>
          <w:color w:val="000000"/>
          <w:sz w:val="27"/>
          <w:szCs w:val="27"/>
        </w:rPr>
        <w:t>Inventory existing Quiver data coverage</w:t>
      </w:r>
    </w:p>
    <w:p w14:paraId="566F3C97" w14:textId="77777777" w:rsidR="0063043F" w:rsidRDefault="0063043F" w:rsidP="0063043F">
      <w:pPr>
        <w:numPr>
          <w:ilvl w:val="0"/>
          <w:numId w:val="77"/>
        </w:numPr>
        <w:spacing w:before="100" w:beforeAutospacing="1" w:after="100" w:afterAutospacing="1"/>
        <w:rPr>
          <w:rFonts w:ascii="Times" w:hAnsi="Times"/>
          <w:color w:val="000000"/>
          <w:sz w:val="27"/>
          <w:szCs w:val="27"/>
        </w:rPr>
      </w:pPr>
      <w:r>
        <w:rPr>
          <w:rFonts w:ascii="Times" w:hAnsi="Times"/>
          <w:color w:val="000000"/>
          <w:sz w:val="27"/>
          <w:szCs w:val="27"/>
        </w:rPr>
        <w:t>Lock success criteria</w:t>
      </w:r>
    </w:p>
    <w:p w14:paraId="04744979"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Deliverables</w:t>
      </w:r>
    </w:p>
    <w:p w14:paraId="7C33478C" w14:textId="77777777" w:rsidR="0063043F" w:rsidRDefault="0063043F" w:rsidP="0063043F">
      <w:pPr>
        <w:numPr>
          <w:ilvl w:val="0"/>
          <w:numId w:val="78"/>
        </w:numPr>
        <w:spacing w:before="100" w:beforeAutospacing="1" w:after="100" w:afterAutospacing="1"/>
        <w:rPr>
          <w:rFonts w:ascii="Times" w:hAnsi="Times"/>
          <w:color w:val="000000"/>
          <w:sz w:val="27"/>
          <w:szCs w:val="27"/>
        </w:rPr>
      </w:pPr>
      <w:r>
        <w:rPr>
          <w:rFonts w:ascii="Times" w:hAnsi="Times"/>
          <w:color w:val="000000"/>
          <w:sz w:val="27"/>
          <w:szCs w:val="27"/>
        </w:rPr>
        <w:t>Versioned list of causal epilepsy monogenes</w:t>
      </w:r>
    </w:p>
    <w:p w14:paraId="564CC696" w14:textId="77777777" w:rsidR="0063043F" w:rsidRDefault="0063043F" w:rsidP="0063043F">
      <w:pPr>
        <w:numPr>
          <w:ilvl w:val="0"/>
          <w:numId w:val="78"/>
        </w:numPr>
        <w:spacing w:before="100" w:beforeAutospacing="1" w:after="100" w:afterAutospacing="1"/>
        <w:rPr>
          <w:rFonts w:ascii="Times" w:hAnsi="Times"/>
          <w:color w:val="000000"/>
          <w:sz w:val="27"/>
          <w:szCs w:val="27"/>
        </w:rPr>
      </w:pPr>
      <w:r>
        <w:rPr>
          <w:rFonts w:ascii="Times" w:hAnsi="Times"/>
          <w:color w:val="000000"/>
          <w:sz w:val="27"/>
          <w:szCs w:val="27"/>
        </w:rPr>
        <w:t>Coverage matrix: gene × oEP availability × CRISPR modality</w:t>
      </w:r>
    </w:p>
    <w:p w14:paraId="5A6B4494" w14:textId="77777777" w:rsidR="0063043F" w:rsidRDefault="0063043F" w:rsidP="0063043F">
      <w:pPr>
        <w:numPr>
          <w:ilvl w:val="0"/>
          <w:numId w:val="78"/>
        </w:numPr>
        <w:spacing w:before="100" w:beforeAutospacing="1" w:after="100" w:afterAutospacing="1"/>
        <w:rPr>
          <w:rFonts w:ascii="Times" w:hAnsi="Times"/>
          <w:color w:val="000000"/>
          <w:sz w:val="27"/>
          <w:szCs w:val="27"/>
        </w:rPr>
      </w:pPr>
      <w:r>
        <w:rPr>
          <w:rFonts w:ascii="Times" w:hAnsi="Times"/>
          <w:color w:val="000000"/>
          <w:sz w:val="27"/>
          <w:szCs w:val="27"/>
        </w:rPr>
        <w:t>Go / no-go gate for Phase 1</w:t>
      </w:r>
    </w:p>
    <w:p w14:paraId="6032C4AB" w14:textId="77777777" w:rsidR="0063043F" w:rsidRDefault="003B2BA8" w:rsidP="0063043F">
      <w:pPr>
        <w:spacing w:after="0"/>
        <w:rPr>
          <w:rFonts w:ascii="Times" w:hAnsi="Times"/>
          <w:sz w:val="27"/>
          <w:szCs w:val="27"/>
        </w:rPr>
      </w:pPr>
      <w:r w:rsidRPr="003B2BA8">
        <w:rPr>
          <w:noProof/>
          <w14:ligatures w14:val="standardContextual"/>
        </w:rPr>
        <w:pict w14:anchorId="4839FA0D">
          <v:rect id="_x0000_i1122" alt="" style="width:468pt;height:.05pt;mso-width-percent:0;mso-height-percent:0;mso-width-percent:0;mso-height-percent:0" o:hralign="center" o:hrstd="t" o:hr="t" fillcolor="#a0a0a0" stroked="f"/>
        </w:pict>
      </w:r>
    </w:p>
    <w:p w14:paraId="16AFCB56" w14:textId="77777777" w:rsidR="0063043F" w:rsidRDefault="0063043F" w:rsidP="0063043F">
      <w:pPr>
        <w:pStyle w:val="Heading3"/>
        <w:rPr>
          <w:rFonts w:ascii="Times" w:hAnsi="Times"/>
          <w:color w:val="000000"/>
          <w:sz w:val="27"/>
          <w:szCs w:val="27"/>
        </w:rPr>
      </w:pPr>
      <w:r>
        <w:rPr>
          <w:rFonts w:ascii="Times" w:hAnsi="Times"/>
          <w:color w:val="000000"/>
        </w:rPr>
        <w:t>Phase 1 — Functional geometry construction (Weeks 3–8)</w:t>
      </w:r>
    </w:p>
    <w:p w14:paraId="71185557"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Objectives</w:t>
      </w:r>
    </w:p>
    <w:p w14:paraId="4D8EE629" w14:textId="77777777" w:rsidR="0063043F" w:rsidRDefault="0063043F" w:rsidP="0063043F">
      <w:pPr>
        <w:numPr>
          <w:ilvl w:val="0"/>
          <w:numId w:val="79"/>
        </w:numPr>
        <w:spacing w:before="100" w:beforeAutospacing="1" w:after="100" w:afterAutospacing="1"/>
        <w:rPr>
          <w:rFonts w:ascii="Times" w:hAnsi="Times"/>
          <w:color w:val="000000"/>
          <w:sz w:val="27"/>
          <w:szCs w:val="27"/>
        </w:rPr>
      </w:pPr>
      <w:r>
        <w:rPr>
          <w:rFonts w:ascii="Times" w:hAnsi="Times"/>
          <w:color w:val="000000"/>
          <w:sz w:val="27"/>
          <w:szCs w:val="27"/>
        </w:rPr>
        <w:t>Embed monogenic epilepsy perturbations into oEP space</w:t>
      </w:r>
    </w:p>
    <w:p w14:paraId="7E20A0F6" w14:textId="77777777" w:rsidR="0063043F" w:rsidRDefault="0063043F" w:rsidP="0063043F">
      <w:pPr>
        <w:numPr>
          <w:ilvl w:val="0"/>
          <w:numId w:val="79"/>
        </w:numPr>
        <w:spacing w:before="100" w:beforeAutospacing="1" w:after="100" w:afterAutospacing="1"/>
        <w:rPr>
          <w:rFonts w:ascii="Times" w:hAnsi="Times"/>
          <w:color w:val="000000"/>
          <w:sz w:val="27"/>
          <w:szCs w:val="27"/>
        </w:rPr>
      </w:pPr>
      <w:r>
        <w:rPr>
          <w:rFonts w:ascii="Times" w:hAnsi="Times"/>
          <w:color w:val="000000"/>
          <w:sz w:val="27"/>
          <w:szCs w:val="27"/>
        </w:rPr>
        <w:t>Identify functional clusters</w:t>
      </w:r>
    </w:p>
    <w:p w14:paraId="44CBF70D" w14:textId="77777777" w:rsidR="0063043F" w:rsidRDefault="0063043F" w:rsidP="0063043F">
      <w:pPr>
        <w:numPr>
          <w:ilvl w:val="0"/>
          <w:numId w:val="79"/>
        </w:numPr>
        <w:spacing w:before="100" w:beforeAutospacing="1" w:after="100" w:afterAutospacing="1"/>
        <w:rPr>
          <w:rFonts w:ascii="Times" w:hAnsi="Times"/>
          <w:color w:val="000000"/>
          <w:sz w:val="27"/>
          <w:szCs w:val="27"/>
        </w:rPr>
      </w:pPr>
      <w:r>
        <w:rPr>
          <w:rFonts w:ascii="Times" w:hAnsi="Times"/>
          <w:color w:val="000000"/>
          <w:sz w:val="27"/>
          <w:szCs w:val="27"/>
        </w:rPr>
        <w:t>Test correspondence with clinical syndromes</w:t>
      </w:r>
    </w:p>
    <w:p w14:paraId="5FD186F6"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Deliverables</w:t>
      </w:r>
    </w:p>
    <w:p w14:paraId="04337206" w14:textId="77777777" w:rsidR="0063043F" w:rsidRDefault="0063043F" w:rsidP="0063043F">
      <w:pPr>
        <w:numPr>
          <w:ilvl w:val="0"/>
          <w:numId w:val="80"/>
        </w:numPr>
        <w:spacing w:before="100" w:beforeAutospacing="1" w:after="100" w:afterAutospacing="1"/>
        <w:rPr>
          <w:rFonts w:ascii="Times" w:hAnsi="Times"/>
          <w:color w:val="000000"/>
          <w:sz w:val="27"/>
          <w:szCs w:val="27"/>
        </w:rPr>
      </w:pPr>
      <w:r>
        <w:rPr>
          <w:rFonts w:ascii="Times" w:hAnsi="Times"/>
          <w:color w:val="000000"/>
          <w:sz w:val="27"/>
          <w:szCs w:val="27"/>
        </w:rPr>
        <w:t>oEP embedding space (frozen version)</w:t>
      </w:r>
    </w:p>
    <w:p w14:paraId="44A9FDD0" w14:textId="77777777" w:rsidR="0063043F" w:rsidRDefault="0063043F" w:rsidP="0063043F">
      <w:pPr>
        <w:numPr>
          <w:ilvl w:val="0"/>
          <w:numId w:val="80"/>
        </w:numPr>
        <w:spacing w:before="100" w:beforeAutospacing="1" w:after="100" w:afterAutospacing="1"/>
        <w:rPr>
          <w:rFonts w:ascii="Times" w:hAnsi="Times"/>
          <w:color w:val="000000"/>
          <w:sz w:val="27"/>
          <w:szCs w:val="27"/>
        </w:rPr>
      </w:pPr>
      <w:r>
        <w:rPr>
          <w:rFonts w:ascii="Times" w:hAnsi="Times"/>
          <w:color w:val="000000"/>
          <w:sz w:val="27"/>
          <w:szCs w:val="27"/>
        </w:rPr>
        <w:t>Cluster definitions with stability metrics</w:t>
      </w:r>
    </w:p>
    <w:p w14:paraId="487ADFCA" w14:textId="77777777" w:rsidR="0063043F" w:rsidRDefault="0063043F" w:rsidP="0063043F">
      <w:pPr>
        <w:numPr>
          <w:ilvl w:val="0"/>
          <w:numId w:val="80"/>
        </w:numPr>
        <w:spacing w:before="100" w:beforeAutospacing="1" w:after="100" w:afterAutospacing="1"/>
        <w:rPr>
          <w:rFonts w:ascii="Times" w:hAnsi="Times"/>
          <w:color w:val="000000"/>
          <w:sz w:val="27"/>
          <w:szCs w:val="27"/>
        </w:rPr>
      </w:pPr>
      <w:r>
        <w:rPr>
          <w:rFonts w:ascii="Times" w:hAnsi="Times"/>
          <w:color w:val="000000"/>
          <w:sz w:val="27"/>
          <w:szCs w:val="27"/>
        </w:rPr>
        <w:t>Syndrome–cluster correspondence report</w:t>
      </w:r>
    </w:p>
    <w:p w14:paraId="2CE8304F" w14:textId="77777777" w:rsidR="0063043F" w:rsidRDefault="003B2BA8" w:rsidP="0063043F">
      <w:pPr>
        <w:spacing w:after="0"/>
        <w:rPr>
          <w:rFonts w:ascii="Times" w:hAnsi="Times"/>
          <w:sz w:val="27"/>
          <w:szCs w:val="27"/>
        </w:rPr>
      </w:pPr>
      <w:r w:rsidRPr="003B2BA8">
        <w:rPr>
          <w:noProof/>
          <w14:ligatures w14:val="standardContextual"/>
        </w:rPr>
        <w:pict w14:anchorId="2BB747C4">
          <v:rect id="_x0000_i1121" alt="" style="width:468pt;height:.05pt;mso-width-percent:0;mso-height-percent:0;mso-width-percent:0;mso-height-percent:0" o:hralign="center" o:hrstd="t" o:hr="t" fillcolor="#a0a0a0" stroked="f"/>
        </w:pict>
      </w:r>
    </w:p>
    <w:p w14:paraId="62921E10" w14:textId="77777777" w:rsidR="0063043F" w:rsidRDefault="0063043F" w:rsidP="0063043F">
      <w:pPr>
        <w:pStyle w:val="Heading3"/>
        <w:rPr>
          <w:rFonts w:ascii="Times" w:hAnsi="Times"/>
          <w:color w:val="000000"/>
          <w:sz w:val="27"/>
          <w:szCs w:val="27"/>
        </w:rPr>
      </w:pPr>
      <w:r>
        <w:rPr>
          <w:rFonts w:ascii="Times" w:hAnsi="Times"/>
          <w:color w:val="000000"/>
        </w:rPr>
        <w:t>Phase 2 — Pharmacologic alignment (Weeks 9–12)</w:t>
      </w:r>
    </w:p>
    <w:p w14:paraId="1A984413"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Objectives</w:t>
      </w:r>
    </w:p>
    <w:p w14:paraId="5E7854D5" w14:textId="77777777" w:rsidR="0063043F" w:rsidRDefault="0063043F" w:rsidP="0063043F">
      <w:pPr>
        <w:numPr>
          <w:ilvl w:val="0"/>
          <w:numId w:val="81"/>
        </w:numPr>
        <w:spacing w:before="100" w:beforeAutospacing="1" w:after="100" w:afterAutospacing="1"/>
        <w:rPr>
          <w:rFonts w:ascii="Times" w:hAnsi="Times"/>
          <w:color w:val="000000"/>
          <w:sz w:val="27"/>
          <w:szCs w:val="27"/>
        </w:rPr>
      </w:pPr>
      <w:r>
        <w:rPr>
          <w:rFonts w:ascii="Times" w:hAnsi="Times"/>
          <w:color w:val="000000"/>
          <w:sz w:val="27"/>
          <w:szCs w:val="27"/>
        </w:rPr>
        <w:t>Position known AEDs in oEP space</w:t>
      </w:r>
    </w:p>
    <w:p w14:paraId="495B579B" w14:textId="77777777" w:rsidR="0063043F" w:rsidRDefault="0063043F" w:rsidP="0063043F">
      <w:pPr>
        <w:numPr>
          <w:ilvl w:val="0"/>
          <w:numId w:val="81"/>
        </w:numPr>
        <w:spacing w:before="100" w:beforeAutospacing="1" w:after="100" w:afterAutospacing="1"/>
        <w:rPr>
          <w:rFonts w:ascii="Times" w:hAnsi="Times"/>
          <w:color w:val="000000"/>
          <w:sz w:val="27"/>
          <w:szCs w:val="27"/>
        </w:rPr>
      </w:pPr>
      <w:r>
        <w:rPr>
          <w:rFonts w:ascii="Times" w:hAnsi="Times"/>
          <w:color w:val="000000"/>
          <w:sz w:val="27"/>
          <w:szCs w:val="27"/>
        </w:rPr>
        <w:t>Identify antipodal relationships</w:t>
      </w:r>
    </w:p>
    <w:p w14:paraId="503CA22F" w14:textId="77777777" w:rsidR="0063043F" w:rsidRDefault="0063043F" w:rsidP="0063043F">
      <w:pPr>
        <w:numPr>
          <w:ilvl w:val="0"/>
          <w:numId w:val="81"/>
        </w:numPr>
        <w:spacing w:before="100" w:beforeAutospacing="1" w:after="100" w:afterAutospacing="1"/>
        <w:rPr>
          <w:rFonts w:ascii="Times" w:hAnsi="Times"/>
          <w:color w:val="000000"/>
          <w:sz w:val="27"/>
          <w:szCs w:val="27"/>
        </w:rPr>
      </w:pPr>
      <w:r>
        <w:rPr>
          <w:rFonts w:ascii="Times" w:hAnsi="Times"/>
          <w:color w:val="000000"/>
          <w:sz w:val="27"/>
          <w:szCs w:val="27"/>
        </w:rPr>
        <w:t>Expand AED-like space via DFP2</w:t>
      </w:r>
    </w:p>
    <w:p w14:paraId="4126CCDA"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Deliverables</w:t>
      </w:r>
    </w:p>
    <w:p w14:paraId="088D90A1" w14:textId="77777777" w:rsidR="0063043F" w:rsidRDefault="0063043F" w:rsidP="0063043F">
      <w:pPr>
        <w:numPr>
          <w:ilvl w:val="0"/>
          <w:numId w:val="82"/>
        </w:numPr>
        <w:spacing w:before="100" w:beforeAutospacing="1" w:after="100" w:afterAutospacing="1"/>
        <w:rPr>
          <w:rFonts w:ascii="Times" w:hAnsi="Times"/>
          <w:color w:val="000000"/>
          <w:sz w:val="27"/>
          <w:szCs w:val="27"/>
        </w:rPr>
      </w:pPr>
      <w:r>
        <w:rPr>
          <w:rFonts w:ascii="Times" w:hAnsi="Times"/>
          <w:color w:val="000000"/>
          <w:sz w:val="27"/>
          <w:szCs w:val="27"/>
        </w:rPr>
        <w:t>AED antipodality scorecard</w:t>
      </w:r>
    </w:p>
    <w:p w14:paraId="39F22444" w14:textId="77777777" w:rsidR="0063043F" w:rsidRDefault="0063043F" w:rsidP="0063043F">
      <w:pPr>
        <w:numPr>
          <w:ilvl w:val="0"/>
          <w:numId w:val="82"/>
        </w:numPr>
        <w:spacing w:before="100" w:beforeAutospacing="1" w:after="100" w:afterAutospacing="1"/>
        <w:rPr>
          <w:rFonts w:ascii="Times" w:hAnsi="Times"/>
          <w:color w:val="000000"/>
          <w:sz w:val="27"/>
          <w:szCs w:val="27"/>
        </w:rPr>
      </w:pPr>
      <w:r>
        <w:rPr>
          <w:rFonts w:ascii="Times" w:hAnsi="Times"/>
          <w:color w:val="000000"/>
          <w:sz w:val="27"/>
          <w:szCs w:val="27"/>
        </w:rPr>
        <w:t>Ranked list of AED-like non-AED compounds</w:t>
      </w:r>
    </w:p>
    <w:p w14:paraId="19660BE3" w14:textId="77777777" w:rsidR="0063043F" w:rsidRDefault="0063043F" w:rsidP="0063043F">
      <w:pPr>
        <w:numPr>
          <w:ilvl w:val="0"/>
          <w:numId w:val="82"/>
        </w:numPr>
        <w:spacing w:before="100" w:beforeAutospacing="1" w:after="100" w:afterAutospacing="1"/>
        <w:rPr>
          <w:rFonts w:ascii="Times" w:hAnsi="Times"/>
          <w:color w:val="000000"/>
          <w:sz w:val="27"/>
          <w:szCs w:val="27"/>
        </w:rPr>
      </w:pPr>
      <w:r>
        <w:rPr>
          <w:rFonts w:ascii="Times" w:hAnsi="Times"/>
          <w:color w:val="000000"/>
          <w:sz w:val="27"/>
          <w:szCs w:val="27"/>
        </w:rPr>
        <w:t>Prioritized repurposing hypotheses</w:t>
      </w:r>
    </w:p>
    <w:p w14:paraId="7AE2CC5E" w14:textId="77777777" w:rsidR="0063043F" w:rsidRDefault="003B2BA8" w:rsidP="0063043F">
      <w:pPr>
        <w:spacing w:after="0"/>
        <w:rPr>
          <w:rFonts w:ascii="Times" w:hAnsi="Times"/>
          <w:sz w:val="27"/>
          <w:szCs w:val="27"/>
        </w:rPr>
      </w:pPr>
      <w:r w:rsidRPr="003B2BA8">
        <w:rPr>
          <w:noProof/>
          <w14:ligatures w14:val="standardContextual"/>
        </w:rPr>
        <w:pict w14:anchorId="71FCECD3">
          <v:rect id="_x0000_i1120" alt="" style="width:468pt;height:.05pt;mso-width-percent:0;mso-height-percent:0;mso-width-percent:0;mso-height-percent:0" o:hralign="center" o:hrstd="t" o:hr="t" fillcolor="#a0a0a0" stroked="f"/>
        </w:pict>
      </w:r>
    </w:p>
    <w:p w14:paraId="69C7283C" w14:textId="77777777" w:rsidR="0063043F" w:rsidRDefault="0063043F" w:rsidP="0063043F">
      <w:pPr>
        <w:pStyle w:val="Heading3"/>
        <w:rPr>
          <w:rFonts w:ascii="Times" w:hAnsi="Times"/>
          <w:color w:val="000000"/>
          <w:sz w:val="27"/>
          <w:szCs w:val="27"/>
        </w:rPr>
      </w:pPr>
      <w:r>
        <w:rPr>
          <w:rFonts w:ascii="Times" w:hAnsi="Times"/>
          <w:color w:val="000000"/>
        </w:rPr>
        <w:lastRenderedPageBreak/>
        <w:t>Phase 3 — Predictive generalization (Weeks 13–18)</w:t>
      </w:r>
    </w:p>
    <w:p w14:paraId="185F69D4"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Objectives</w:t>
      </w:r>
    </w:p>
    <w:p w14:paraId="1F6BB04D" w14:textId="77777777" w:rsidR="0063043F" w:rsidRDefault="0063043F" w:rsidP="0063043F">
      <w:pPr>
        <w:numPr>
          <w:ilvl w:val="0"/>
          <w:numId w:val="83"/>
        </w:numPr>
        <w:spacing w:before="100" w:beforeAutospacing="1" w:after="100" w:afterAutospacing="1"/>
        <w:rPr>
          <w:rFonts w:ascii="Times" w:hAnsi="Times"/>
          <w:color w:val="000000"/>
          <w:sz w:val="27"/>
          <w:szCs w:val="27"/>
        </w:rPr>
      </w:pPr>
      <w:r>
        <w:rPr>
          <w:rFonts w:ascii="Times" w:hAnsi="Times"/>
          <w:color w:val="000000"/>
          <w:sz w:val="27"/>
          <w:szCs w:val="27"/>
        </w:rPr>
        <w:t>Identify non-annotated genes clustering with epilepsy monogenes</w:t>
      </w:r>
    </w:p>
    <w:p w14:paraId="01573BFD" w14:textId="77777777" w:rsidR="0063043F" w:rsidRDefault="0063043F" w:rsidP="0063043F">
      <w:pPr>
        <w:numPr>
          <w:ilvl w:val="0"/>
          <w:numId w:val="83"/>
        </w:numPr>
        <w:spacing w:before="100" w:beforeAutospacing="1" w:after="100" w:afterAutospacing="1"/>
        <w:rPr>
          <w:rFonts w:ascii="Times" w:hAnsi="Times"/>
          <w:color w:val="000000"/>
          <w:sz w:val="27"/>
          <w:szCs w:val="27"/>
        </w:rPr>
      </w:pPr>
      <w:r>
        <w:rPr>
          <w:rFonts w:ascii="Times" w:hAnsi="Times"/>
          <w:color w:val="000000"/>
          <w:sz w:val="27"/>
          <w:szCs w:val="27"/>
        </w:rPr>
        <w:t>Generate candidate novel epilepsy genes</w:t>
      </w:r>
    </w:p>
    <w:p w14:paraId="0AA50D5D" w14:textId="77777777" w:rsidR="0063043F" w:rsidRDefault="0063043F" w:rsidP="0063043F">
      <w:pPr>
        <w:numPr>
          <w:ilvl w:val="0"/>
          <w:numId w:val="83"/>
        </w:numPr>
        <w:spacing w:before="100" w:beforeAutospacing="1" w:after="100" w:afterAutospacing="1"/>
        <w:rPr>
          <w:rFonts w:ascii="Times" w:hAnsi="Times"/>
          <w:color w:val="000000"/>
          <w:sz w:val="27"/>
          <w:szCs w:val="27"/>
        </w:rPr>
      </w:pPr>
      <w:r>
        <w:rPr>
          <w:rFonts w:ascii="Times" w:hAnsi="Times"/>
          <w:color w:val="000000"/>
          <w:sz w:val="27"/>
          <w:szCs w:val="27"/>
        </w:rPr>
        <w:t>Design validation experiments</w:t>
      </w:r>
    </w:p>
    <w:p w14:paraId="78FE61F4"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Deliverables</w:t>
      </w:r>
    </w:p>
    <w:p w14:paraId="5200C9AF" w14:textId="77777777" w:rsidR="0063043F" w:rsidRDefault="0063043F" w:rsidP="0063043F">
      <w:pPr>
        <w:numPr>
          <w:ilvl w:val="0"/>
          <w:numId w:val="84"/>
        </w:numPr>
        <w:spacing w:before="100" w:beforeAutospacing="1" w:after="100" w:afterAutospacing="1"/>
        <w:rPr>
          <w:rFonts w:ascii="Times" w:hAnsi="Times"/>
          <w:color w:val="000000"/>
          <w:sz w:val="27"/>
          <w:szCs w:val="27"/>
        </w:rPr>
      </w:pPr>
      <w:r>
        <w:rPr>
          <w:rFonts w:ascii="Times" w:hAnsi="Times"/>
          <w:color w:val="000000"/>
          <w:sz w:val="27"/>
          <w:szCs w:val="27"/>
        </w:rPr>
        <w:t>Ranked “putative epilepsy gene” list</w:t>
      </w:r>
    </w:p>
    <w:p w14:paraId="0346205C" w14:textId="77777777" w:rsidR="0063043F" w:rsidRDefault="0063043F" w:rsidP="0063043F">
      <w:pPr>
        <w:numPr>
          <w:ilvl w:val="0"/>
          <w:numId w:val="84"/>
        </w:numPr>
        <w:spacing w:before="100" w:beforeAutospacing="1" w:after="100" w:afterAutospacing="1"/>
        <w:rPr>
          <w:rFonts w:ascii="Times" w:hAnsi="Times"/>
          <w:color w:val="000000"/>
          <w:sz w:val="27"/>
          <w:szCs w:val="27"/>
        </w:rPr>
      </w:pPr>
      <w:r>
        <w:rPr>
          <w:rFonts w:ascii="Times" w:hAnsi="Times"/>
          <w:color w:val="000000"/>
          <w:sz w:val="27"/>
          <w:szCs w:val="27"/>
        </w:rPr>
        <w:t>Allelic series and perturbation plan</w:t>
      </w:r>
    </w:p>
    <w:p w14:paraId="34541E79" w14:textId="77777777" w:rsidR="0063043F" w:rsidRDefault="0063043F" w:rsidP="0063043F">
      <w:pPr>
        <w:numPr>
          <w:ilvl w:val="0"/>
          <w:numId w:val="84"/>
        </w:numPr>
        <w:spacing w:before="100" w:beforeAutospacing="1" w:after="100" w:afterAutospacing="1"/>
        <w:rPr>
          <w:rFonts w:ascii="Times" w:hAnsi="Times"/>
          <w:color w:val="000000"/>
          <w:sz w:val="27"/>
          <w:szCs w:val="27"/>
        </w:rPr>
      </w:pPr>
      <w:r>
        <w:rPr>
          <w:rFonts w:ascii="Times" w:hAnsi="Times"/>
          <w:color w:val="000000"/>
          <w:sz w:val="27"/>
          <w:szCs w:val="27"/>
        </w:rPr>
        <w:t>Experimental design review</w:t>
      </w:r>
    </w:p>
    <w:p w14:paraId="1A21D284" w14:textId="77777777" w:rsidR="0063043F" w:rsidRDefault="003B2BA8" w:rsidP="0063043F">
      <w:pPr>
        <w:spacing w:after="0"/>
        <w:rPr>
          <w:rFonts w:ascii="Times" w:hAnsi="Times"/>
          <w:sz w:val="27"/>
          <w:szCs w:val="27"/>
        </w:rPr>
      </w:pPr>
      <w:r w:rsidRPr="003B2BA8">
        <w:rPr>
          <w:noProof/>
          <w14:ligatures w14:val="standardContextual"/>
        </w:rPr>
        <w:pict w14:anchorId="54B12510">
          <v:rect id="_x0000_i1119" alt="" style="width:468pt;height:.05pt;mso-width-percent:0;mso-height-percent:0;mso-width-percent:0;mso-height-percent:0" o:hralign="center" o:hrstd="t" o:hr="t" fillcolor="#a0a0a0" stroked="f"/>
        </w:pict>
      </w:r>
    </w:p>
    <w:p w14:paraId="1E95D22B" w14:textId="77777777" w:rsidR="0063043F" w:rsidRDefault="0063043F" w:rsidP="0063043F">
      <w:pPr>
        <w:pStyle w:val="Heading3"/>
        <w:rPr>
          <w:rFonts w:ascii="Times" w:hAnsi="Times"/>
          <w:color w:val="000000"/>
          <w:sz w:val="27"/>
          <w:szCs w:val="27"/>
        </w:rPr>
      </w:pPr>
      <w:r>
        <w:rPr>
          <w:rFonts w:ascii="Times" w:hAnsi="Times"/>
          <w:color w:val="000000"/>
        </w:rPr>
        <w:t>Phase 4 — Refinement and convergence (Weeks 19–28)</w:t>
      </w:r>
    </w:p>
    <w:p w14:paraId="74AC88A5"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Objectives</w:t>
      </w:r>
    </w:p>
    <w:p w14:paraId="1A0317A8" w14:textId="77777777" w:rsidR="0063043F" w:rsidRDefault="0063043F" w:rsidP="0063043F">
      <w:pPr>
        <w:numPr>
          <w:ilvl w:val="0"/>
          <w:numId w:val="85"/>
        </w:numPr>
        <w:spacing w:before="100" w:beforeAutospacing="1" w:after="100" w:afterAutospacing="1"/>
        <w:rPr>
          <w:rFonts w:ascii="Times" w:hAnsi="Times"/>
          <w:color w:val="000000"/>
          <w:sz w:val="27"/>
          <w:szCs w:val="27"/>
        </w:rPr>
      </w:pPr>
      <w:r>
        <w:rPr>
          <w:rFonts w:ascii="Times" w:hAnsi="Times"/>
          <w:color w:val="000000"/>
          <w:sz w:val="27"/>
          <w:szCs w:val="27"/>
        </w:rPr>
        <w:t>Run new CRISPR allelic series</w:t>
      </w:r>
    </w:p>
    <w:p w14:paraId="03AF494C" w14:textId="77777777" w:rsidR="0063043F" w:rsidRDefault="0063043F" w:rsidP="0063043F">
      <w:pPr>
        <w:numPr>
          <w:ilvl w:val="0"/>
          <w:numId w:val="85"/>
        </w:numPr>
        <w:spacing w:before="100" w:beforeAutospacing="1" w:after="100" w:afterAutospacing="1"/>
        <w:rPr>
          <w:rFonts w:ascii="Times" w:hAnsi="Times"/>
          <w:color w:val="000000"/>
          <w:sz w:val="27"/>
          <w:szCs w:val="27"/>
        </w:rPr>
      </w:pPr>
      <w:r>
        <w:rPr>
          <w:rFonts w:ascii="Times" w:hAnsi="Times"/>
          <w:color w:val="000000"/>
          <w:sz w:val="27"/>
          <w:szCs w:val="27"/>
        </w:rPr>
        <w:t>Expand drug panels and combinations</w:t>
      </w:r>
    </w:p>
    <w:p w14:paraId="769BA419" w14:textId="77777777" w:rsidR="0063043F" w:rsidRDefault="0063043F" w:rsidP="0063043F">
      <w:pPr>
        <w:numPr>
          <w:ilvl w:val="0"/>
          <w:numId w:val="85"/>
        </w:numPr>
        <w:spacing w:before="100" w:beforeAutospacing="1" w:after="100" w:afterAutospacing="1"/>
        <w:rPr>
          <w:rFonts w:ascii="Times" w:hAnsi="Times"/>
          <w:color w:val="000000"/>
          <w:sz w:val="27"/>
          <w:szCs w:val="27"/>
        </w:rPr>
      </w:pPr>
      <w:r>
        <w:rPr>
          <w:rFonts w:ascii="Times" w:hAnsi="Times"/>
          <w:color w:val="000000"/>
          <w:sz w:val="27"/>
          <w:szCs w:val="27"/>
        </w:rPr>
        <w:t>Integrate transcriptomics</w:t>
      </w:r>
    </w:p>
    <w:p w14:paraId="4BF35BD3"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Deliverables</w:t>
      </w:r>
    </w:p>
    <w:p w14:paraId="52169A86" w14:textId="77777777" w:rsidR="0063043F" w:rsidRDefault="0063043F" w:rsidP="0063043F">
      <w:pPr>
        <w:numPr>
          <w:ilvl w:val="0"/>
          <w:numId w:val="86"/>
        </w:numPr>
        <w:spacing w:before="100" w:beforeAutospacing="1" w:after="100" w:afterAutospacing="1"/>
        <w:rPr>
          <w:rFonts w:ascii="Times" w:hAnsi="Times"/>
          <w:color w:val="000000"/>
          <w:sz w:val="27"/>
          <w:szCs w:val="27"/>
        </w:rPr>
      </w:pPr>
      <w:r>
        <w:rPr>
          <w:rFonts w:ascii="Times" w:hAnsi="Times"/>
          <w:color w:val="000000"/>
          <w:sz w:val="27"/>
          <w:szCs w:val="27"/>
        </w:rPr>
        <w:t>Refined cluster geometry</w:t>
      </w:r>
    </w:p>
    <w:p w14:paraId="4832DD99" w14:textId="77777777" w:rsidR="0063043F" w:rsidRDefault="0063043F" w:rsidP="0063043F">
      <w:pPr>
        <w:numPr>
          <w:ilvl w:val="0"/>
          <w:numId w:val="86"/>
        </w:numPr>
        <w:spacing w:before="100" w:beforeAutospacing="1" w:after="100" w:afterAutospacing="1"/>
        <w:rPr>
          <w:rFonts w:ascii="Times" w:hAnsi="Times"/>
          <w:color w:val="000000"/>
          <w:sz w:val="27"/>
          <w:szCs w:val="27"/>
        </w:rPr>
      </w:pPr>
      <w:r>
        <w:rPr>
          <w:rFonts w:ascii="Times" w:hAnsi="Times"/>
          <w:color w:val="000000"/>
          <w:sz w:val="27"/>
          <w:szCs w:val="27"/>
        </w:rPr>
        <w:t>Multimodal (oEP + RNA) embeddings</w:t>
      </w:r>
    </w:p>
    <w:p w14:paraId="626C0508" w14:textId="77777777" w:rsidR="0063043F" w:rsidRDefault="0063043F" w:rsidP="0063043F">
      <w:pPr>
        <w:numPr>
          <w:ilvl w:val="0"/>
          <w:numId w:val="86"/>
        </w:numPr>
        <w:spacing w:before="100" w:beforeAutospacing="1" w:after="100" w:afterAutospacing="1"/>
        <w:rPr>
          <w:rFonts w:ascii="Times" w:hAnsi="Times"/>
          <w:color w:val="000000"/>
          <w:sz w:val="27"/>
          <w:szCs w:val="27"/>
        </w:rPr>
      </w:pPr>
      <w:r>
        <w:rPr>
          <w:rFonts w:ascii="Times" w:hAnsi="Times"/>
          <w:color w:val="000000"/>
          <w:sz w:val="27"/>
          <w:szCs w:val="27"/>
        </w:rPr>
        <w:t>Updated common-node hypotheses</w:t>
      </w:r>
    </w:p>
    <w:p w14:paraId="6509E490" w14:textId="77777777" w:rsidR="0063043F" w:rsidRDefault="003B2BA8" w:rsidP="0063043F">
      <w:pPr>
        <w:spacing w:after="0"/>
        <w:rPr>
          <w:rFonts w:ascii="Times" w:hAnsi="Times"/>
          <w:sz w:val="27"/>
          <w:szCs w:val="27"/>
        </w:rPr>
      </w:pPr>
      <w:r w:rsidRPr="003B2BA8">
        <w:rPr>
          <w:noProof/>
          <w14:ligatures w14:val="standardContextual"/>
        </w:rPr>
        <w:pict w14:anchorId="272AFA5F">
          <v:rect id="_x0000_i1118" alt="" style="width:468pt;height:.05pt;mso-width-percent:0;mso-height-percent:0;mso-width-percent:0;mso-height-percent:0" o:hralign="center" o:hrstd="t" o:hr="t" fillcolor="#a0a0a0" stroked="f"/>
        </w:pict>
      </w:r>
    </w:p>
    <w:p w14:paraId="47924E4A" w14:textId="77777777" w:rsidR="0063043F" w:rsidRDefault="0063043F" w:rsidP="0063043F">
      <w:pPr>
        <w:pStyle w:val="Heading3"/>
        <w:rPr>
          <w:rFonts w:ascii="Times" w:hAnsi="Times"/>
          <w:color w:val="000000"/>
          <w:sz w:val="27"/>
          <w:szCs w:val="27"/>
        </w:rPr>
      </w:pPr>
      <w:r>
        <w:rPr>
          <w:rFonts w:ascii="Times" w:hAnsi="Times"/>
          <w:color w:val="000000"/>
        </w:rPr>
        <w:t>Phase 5 — Common-node testing (Weeks 29–40)</w:t>
      </w:r>
    </w:p>
    <w:p w14:paraId="52D24EE3"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Objectives</w:t>
      </w:r>
    </w:p>
    <w:p w14:paraId="69294AC8" w14:textId="77777777" w:rsidR="0063043F" w:rsidRDefault="0063043F" w:rsidP="0063043F">
      <w:pPr>
        <w:numPr>
          <w:ilvl w:val="0"/>
          <w:numId w:val="87"/>
        </w:numPr>
        <w:spacing w:before="100" w:beforeAutospacing="1" w:after="100" w:afterAutospacing="1"/>
        <w:rPr>
          <w:rFonts w:ascii="Times" w:hAnsi="Times"/>
          <w:color w:val="000000"/>
          <w:sz w:val="27"/>
          <w:szCs w:val="27"/>
        </w:rPr>
      </w:pPr>
      <w:r>
        <w:rPr>
          <w:rFonts w:ascii="Times" w:hAnsi="Times"/>
          <w:color w:val="000000"/>
          <w:sz w:val="27"/>
          <w:szCs w:val="27"/>
        </w:rPr>
        <w:t>Directly test predicted common nodes</w:t>
      </w:r>
    </w:p>
    <w:p w14:paraId="7026BF35" w14:textId="77777777" w:rsidR="0063043F" w:rsidRDefault="0063043F" w:rsidP="0063043F">
      <w:pPr>
        <w:numPr>
          <w:ilvl w:val="0"/>
          <w:numId w:val="87"/>
        </w:numPr>
        <w:spacing w:before="100" w:beforeAutospacing="1" w:after="100" w:afterAutospacing="1"/>
        <w:rPr>
          <w:rFonts w:ascii="Times" w:hAnsi="Times"/>
          <w:color w:val="000000"/>
          <w:sz w:val="27"/>
          <w:szCs w:val="27"/>
        </w:rPr>
      </w:pPr>
      <w:r>
        <w:rPr>
          <w:rFonts w:ascii="Times" w:hAnsi="Times"/>
          <w:color w:val="000000"/>
          <w:sz w:val="27"/>
          <w:szCs w:val="27"/>
        </w:rPr>
        <w:t>Evaluate cross-genotype rescue</w:t>
      </w:r>
    </w:p>
    <w:p w14:paraId="19824B51" w14:textId="77777777" w:rsidR="0063043F" w:rsidRDefault="0063043F" w:rsidP="0063043F">
      <w:pPr>
        <w:pStyle w:val="NormalWeb"/>
        <w:rPr>
          <w:rFonts w:ascii="Times" w:hAnsi="Times"/>
          <w:color w:val="000000"/>
          <w:sz w:val="27"/>
          <w:szCs w:val="27"/>
        </w:rPr>
      </w:pPr>
      <w:r>
        <w:rPr>
          <w:rStyle w:val="Strong"/>
          <w:rFonts w:ascii="Times" w:hAnsi="Times"/>
          <w:color w:val="000000"/>
          <w:sz w:val="27"/>
          <w:szCs w:val="27"/>
        </w:rPr>
        <w:t>Deliverables</w:t>
      </w:r>
    </w:p>
    <w:p w14:paraId="36902E08" w14:textId="77777777" w:rsidR="0063043F" w:rsidRDefault="0063043F" w:rsidP="0063043F">
      <w:pPr>
        <w:numPr>
          <w:ilvl w:val="0"/>
          <w:numId w:val="88"/>
        </w:numPr>
        <w:spacing w:before="100" w:beforeAutospacing="1" w:after="100" w:afterAutospacing="1"/>
        <w:rPr>
          <w:rFonts w:ascii="Times" w:hAnsi="Times"/>
          <w:color w:val="000000"/>
          <w:sz w:val="27"/>
          <w:szCs w:val="27"/>
        </w:rPr>
      </w:pPr>
      <w:r>
        <w:rPr>
          <w:rFonts w:ascii="Times" w:hAnsi="Times"/>
          <w:color w:val="000000"/>
          <w:sz w:val="27"/>
          <w:szCs w:val="27"/>
        </w:rPr>
        <w:t>Common-node validation report</w:t>
      </w:r>
    </w:p>
    <w:p w14:paraId="5442A6F2" w14:textId="77777777" w:rsidR="0063043F" w:rsidRDefault="0063043F" w:rsidP="0063043F">
      <w:pPr>
        <w:numPr>
          <w:ilvl w:val="0"/>
          <w:numId w:val="88"/>
        </w:numPr>
        <w:spacing w:before="100" w:beforeAutospacing="1" w:after="100" w:afterAutospacing="1"/>
        <w:rPr>
          <w:rFonts w:ascii="Times" w:hAnsi="Times"/>
          <w:color w:val="000000"/>
          <w:sz w:val="27"/>
          <w:szCs w:val="27"/>
        </w:rPr>
      </w:pPr>
      <w:r>
        <w:rPr>
          <w:rFonts w:ascii="Times" w:hAnsi="Times"/>
          <w:color w:val="000000"/>
          <w:sz w:val="27"/>
          <w:szCs w:val="27"/>
        </w:rPr>
        <w:t>Asset-ready target and pathway packages</w:t>
      </w:r>
    </w:p>
    <w:p w14:paraId="1C0B7B0A" w14:textId="77777777" w:rsidR="0063043F" w:rsidRDefault="0063043F" w:rsidP="0063043F">
      <w:pPr>
        <w:numPr>
          <w:ilvl w:val="0"/>
          <w:numId w:val="88"/>
        </w:numPr>
        <w:spacing w:before="100" w:beforeAutospacing="1" w:after="100" w:afterAutospacing="1"/>
        <w:rPr>
          <w:rFonts w:ascii="Times" w:hAnsi="Times"/>
          <w:color w:val="000000"/>
          <w:sz w:val="27"/>
          <w:szCs w:val="27"/>
        </w:rPr>
      </w:pPr>
      <w:r>
        <w:rPr>
          <w:rFonts w:ascii="Times" w:hAnsi="Times"/>
          <w:color w:val="000000"/>
          <w:sz w:val="27"/>
          <w:szCs w:val="27"/>
        </w:rPr>
        <w:t>Decision memo for program spin-outs / partnerships</w:t>
      </w:r>
    </w:p>
    <w:p w14:paraId="7F7C0266" w14:textId="77777777" w:rsidR="0063043F" w:rsidRDefault="003B2BA8" w:rsidP="0063043F">
      <w:pPr>
        <w:spacing w:after="0"/>
        <w:rPr>
          <w:rFonts w:ascii="Times" w:hAnsi="Times"/>
          <w:sz w:val="27"/>
          <w:szCs w:val="27"/>
        </w:rPr>
      </w:pPr>
      <w:r w:rsidRPr="003B2BA8">
        <w:rPr>
          <w:noProof/>
          <w14:ligatures w14:val="standardContextual"/>
        </w:rPr>
        <w:lastRenderedPageBreak/>
        <w:pict w14:anchorId="399ECB88">
          <v:rect id="_x0000_i1117" alt="" style="width:468pt;height:.05pt;mso-width-percent:0;mso-height-percent:0;mso-width-percent:0;mso-height-percent:0" o:hralign="center" o:hrstd="t" o:hr="t" fillcolor="#a0a0a0" stroked="f"/>
        </w:pict>
      </w:r>
    </w:p>
    <w:p w14:paraId="5375061A" w14:textId="77777777" w:rsidR="0063043F" w:rsidRDefault="0063043F" w:rsidP="0063043F">
      <w:pPr>
        <w:pStyle w:val="Heading2"/>
        <w:rPr>
          <w:rFonts w:ascii="Times" w:hAnsi="Times"/>
          <w:color w:val="000000"/>
          <w:sz w:val="36"/>
          <w:szCs w:val="36"/>
        </w:rPr>
      </w:pPr>
      <w:r>
        <w:rPr>
          <w:rFonts w:ascii="Times" w:hAnsi="Times"/>
          <w:color w:val="000000"/>
        </w:rPr>
        <w:t>7.B. Sapphire query specification table (core deliverable)</w:t>
      </w:r>
    </w:p>
    <w:p w14:paraId="4B7807CF"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table defines the </w:t>
      </w:r>
      <w:r>
        <w:rPr>
          <w:rStyle w:val="Strong"/>
          <w:rFonts w:ascii="Times" w:hAnsi="Times"/>
          <w:color w:val="000000"/>
          <w:sz w:val="27"/>
          <w:szCs w:val="27"/>
        </w:rPr>
        <w:t>exact prompts/queries Sapphire must support</w:t>
      </w:r>
      <w:r>
        <w:rPr>
          <w:rFonts w:ascii="Times" w:hAnsi="Times"/>
          <w:color w:val="000000"/>
          <w:sz w:val="27"/>
          <w:szCs w:val="27"/>
        </w:rPr>
        <w:t>.</w:t>
      </w:r>
      <w:r>
        <w:rPr>
          <w:rFonts w:ascii="Times" w:hAnsi="Times"/>
          <w:color w:val="000000"/>
          <w:sz w:val="27"/>
          <w:szCs w:val="27"/>
        </w:rPr>
        <w:br/>
        <w:t>Each row is a </w:t>
      </w:r>
      <w:r>
        <w:rPr>
          <w:rStyle w:val="Emphasis"/>
          <w:rFonts w:ascii="Times" w:hAnsi="Times"/>
          <w:color w:val="000000"/>
          <w:sz w:val="27"/>
          <w:szCs w:val="27"/>
        </w:rPr>
        <w:t>contract</w:t>
      </w:r>
      <w:r>
        <w:rPr>
          <w:rFonts w:ascii="Times" w:hAnsi="Times"/>
          <w:color w:val="000000"/>
          <w:sz w:val="27"/>
          <w:szCs w:val="27"/>
        </w:rPr>
        <w:t>: if Sapphire cannot answer it reproducibly, the platform is incomplete.</w:t>
      </w:r>
    </w:p>
    <w:p w14:paraId="56D06D69" w14:textId="77777777" w:rsidR="0063043F" w:rsidRDefault="003B2BA8" w:rsidP="0063043F">
      <w:pPr>
        <w:rPr>
          <w:rFonts w:ascii="Times" w:hAnsi="Times"/>
          <w:sz w:val="27"/>
          <w:szCs w:val="27"/>
        </w:rPr>
      </w:pPr>
      <w:r w:rsidRPr="003B2BA8">
        <w:rPr>
          <w:noProof/>
          <w14:ligatures w14:val="standardContextual"/>
        </w:rPr>
        <w:pict w14:anchorId="6945E9E6">
          <v:rect id="_x0000_i1116" alt="" style="width:468pt;height:.05pt;mso-width-percent:0;mso-height-percent:0;mso-width-percent:0;mso-height-percent:0" o:hralign="center" o:hrstd="t" o:hr="t" fillcolor="#a0a0a0" stroked="f"/>
        </w:pict>
      </w:r>
    </w:p>
    <w:p w14:paraId="15022D7D" w14:textId="77777777" w:rsidR="0063043F" w:rsidRPr="00BE5F7B" w:rsidRDefault="0063043F" w:rsidP="0063043F">
      <w:pPr>
        <w:pStyle w:val="Heading3"/>
        <w:rPr>
          <w:rFonts w:ascii="Times" w:hAnsi="Times"/>
          <w:color w:val="000000"/>
          <w:sz w:val="18"/>
          <w:szCs w:val="18"/>
        </w:rPr>
      </w:pPr>
      <w:r w:rsidRPr="00BE5F7B">
        <w:rPr>
          <w:rFonts w:ascii="Times" w:hAnsi="Times"/>
          <w:color w:val="000000"/>
          <w:sz w:val="18"/>
          <w:szCs w:val="18"/>
        </w:rPr>
        <w:t>Common-Nodes Project — Sapphire Query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686"/>
        <w:gridCol w:w="3571"/>
        <w:gridCol w:w="2508"/>
      </w:tblGrid>
      <w:tr w:rsidR="0063043F" w:rsidRPr="00BE5F7B" w14:paraId="2E2D4A2D" w14:textId="77777777" w:rsidTr="00DB7E68">
        <w:trPr>
          <w:tblHeader/>
          <w:tblCellSpacing w:w="15" w:type="dxa"/>
        </w:trPr>
        <w:tc>
          <w:tcPr>
            <w:tcW w:w="0" w:type="auto"/>
            <w:vAlign w:val="center"/>
            <w:hideMark/>
          </w:tcPr>
          <w:p w14:paraId="0F97CDCF" w14:textId="77777777" w:rsidR="0063043F" w:rsidRPr="00BE5F7B" w:rsidRDefault="0063043F" w:rsidP="00DB7E68">
            <w:pPr>
              <w:jc w:val="center"/>
              <w:rPr>
                <w:rFonts w:ascii="Times" w:hAnsi="Times"/>
                <w:b/>
                <w:bCs/>
                <w:sz w:val="18"/>
                <w:szCs w:val="18"/>
              </w:rPr>
            </w:pPr>
            <w:r w:rsidRPr="00BE5F7B">
              <w:rPr>
                <w:rFonts w:ascii="Times" w:hAnsi="Times"/>
                <w:b/>
                <w:bCs/>
                <w:sz w:val="18"/>
                <w:szCs w:val="18"/>
              </w:rPr>
              <w:t>Logic Step</w:t>
            </w:r>
          </w:p>
        </w:tc>
        <w:tc>
          <w:tcPr>
            <w:tcW w:w="0" w:type="auto"/>
            <w:vAlign w:val="center"/>
            <w:hideMark/>
          </w:tcPr>
          <w:p w14:paraId="4DBF36EB" w14:textId="77777777" w:rsidR="0063043F" w:rsidRPr="00BE5F7B" w:rsidRDefault="0063043F"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3BAAC278" w14:textId="77777777" w:rsidR="0063043F" w:rsidRPr="00BE5F7B" w:rsidRDefault="0063043F" w:rsidP="00DB7E68">
            <w:pPr>
              <w:jc w:val="center"/>
              <w:rPr>
                <w:rFonts w:ascii="Times" w:hAnsi="Times"/>
                <w:b/>
                <w:bCs/>
                <w:sz w:val="18"/>
                <w:szCs w:val="18"/>
              </w:rPr>
            </w:pPr>
            <w:r w:rsidRPr="00BE5F7B">
              <w:rPr>
                <w:rFonts w:ascii="Times" w:hAnsi="Times"/>
                <w:b/>
                <w:bCs/>
                <w:sz w:val="18"/>
                <w:szCs w:val="18"/>
              </w:rPr>
              <w:t>Precise Query / Prompt Logic</w:t>
            </w:r>
          </w:p>
        </w:tc>
        <w:tc>
          <w:tcPr>
            <w:tcW w:w="0" w:type="auto"/>
            <w:vAlign w:val="center"/>
            <w:hideMark/>
          </w:tcPr>
          <w:p w14:paraId="20F33B0E" w14:textId="77777777" w:rsidR="0063043F" w:rsidRPr="00BE5F7B" w:rsidRDefault="0063043F" w:rsidP="00DB7E68">
            <w:pPr>
              <w:jc w:val="center"/>
              <w:rPr>
                <w:rFonts w:ascii="Times" w:hAnsi="Times"/>
                <w:b/>
                <w:bCs/>
                <w:sz w:val="18"/>
                <w:szCs w:val="18"/>
              </w:rPr>
            </w:pPr>
            <w:r w:rsidRPr="00BE5F7B">
              <w:rPr>
                <w:rFonts w:ascii="Times" w:hAnsi="Times"/>
                <w:b/>
                <w:bCs/>
                <w:sz w:val="18"/>
                <w:szCs w:val="18"/>
              </w:rPr>
              <w:t>Sapphire Resources Used</w:t>
            </w:r>
          </w:p>
        </w:tc>
      </w:tr>
      <w:tr w:rsidR="0063043F" w:rsidRPr="00BE5F7B" w14:paraId="06BED014" w14:textId="77777777" w:rsidTr="00DB7E68">
        <w:trPr>
          <w:tblCellSpacing w:w="15" w:type="dxa"/>
        </w:trPr>
        <w:tc>
          <w:tcPr>
            <w:tcW w:w="0" w:type="auto"/>
            <w:vAlign w:val="center"/>
            <w:hideMark/>
          </w:tcPr>
          <w:p w14:paraId="1A835BC5" w14:textId="77777777" w:rsidR="0063043F" w:rsidRPr="00BE5F7B" w:rsidRDefault="0063043F" w:rsidP="00DB7E68">
            <w:pPr>
              <w:rPr>
                <w:rFonts w:ascii="Times" w:hAnsi="Times"/>
                <w:sz w:val="18"/>
                <w:szCs w:val="18"/>
              </w:rPr>
            </w:pPr>
            <w:r w:rsidRPr="00BE5F7B">
              <w:rPr>
                <w:rStyle w:val="Strong"/>
                <w:rFonts w:ascii="Times" w:hAnsi="Times"/>
                <w:sz w:val="18"/>
                <w:szCs w:val="18"/>
              </w:rPr>
              <w:t>1. Epilepsy gene universe</w:t>
            </w:r>
          </w:p>
        </w:tc>
        <w:tc>
          <w:tcPr>
            <w:tcW w:w="0" w:type="auto"/>
            <w:vAlign w:val="center"/>
            <w:hideMark/>
          </w:tcPr>
          <w:p w14:paraId="3C64499E" w14:textId="77777777" w:rsidR="0063043F" w:rsidRPr="00BE5F7B" w:rsidRDefault="0063043F" w:rsidP="00DB7E68">
            <w:pPr>
              <w:rPr>
                <w:rFonts w:ascii="Times" w:hAnsi="Times"/>
                <w:sz w:val="18"/>
                <w:szCs w:val="18"/>
              </w:rPr>
            </w:pPr>
            <w:r w:rsidRPr="00BE5F7B">
              <w:rPr>
                <w:rFonts w:ascii="Times" w:hAnsi="Times"/>
                <w:sz w:val="18"/>
                <w:szCs w:val="18"/>
              </w:rPr>
              <w:t>Enumerate all known causal epilepsy monogenes</w:t>
            </w:r>
          </w:p>
        </w:tc>
        <w:tc>
          <w:tcPr>
            <w:tcW w:w="0" w:type="auto"/>
            <w:vAlign w:val="center"/>
            <w:hideMark/>
          </w:tcPr>
          <w:p w14:paraId="6E68FCF3" w14:textId="77777777" w:rsidR="0063043F" w:rsidRPr="00BE5F7B" w:rsidRDefault="0063043F" w:rsidP="00DB7E68">
            <w:pPr>
              <w:rPr>
                <w:rFonts w:ascii="Times" w:hAnsi="Times"/>
                <w:sz w:val="18"/>
                <w:szCs w:val="18"/>
              </w:rPr>
            </w:pPr>
            <w:r w:rsidRPr="00BE5F7B">
              <w:rPr>
                <w:rFonts w:ascii="Times" w:hAnsi="Times"/>
                <w:sz w:val="18"/>
                <w:szCs w:val="18"/>
              </w:rPr>
              <w:t>“Return all genes with strong or definitive evidence for monogenic epilepsy. Include syndrome, inheritance, penetrance, and citation strength.”</w:t>
            </w:r>
          </w:p>
        </w:tc>
        <w:tc>
          <w:tcPr>
            <w:tcW w:w="0" w:type="auto"/>
            <w:vAlign w:val="center"/>
            <w:hideMark/>
          </w:tcPr>
          <w:p w14:paraId="4CBCEC37" w14:textId="77777777" w:rsidR="0063043F" w:rsidRPr="00BE5F7B" w:rsidRDefault="0063043F" w:rsidP="00DB7E68">
            <w:pPr>
              <w:rPr>
                <w:rFonts w:ascii="Times" w:hAnsi="Times"/>
                <w:sz w:val="18"/>
                <w:szCs w:val="18"/>
              </w:rPr>
            </w:pPr>
            <w:r w:rsidRPr="00BE5F7B">
              <w:rPr>
                <w:rFonts w:ascii="Times" w:hAnsi="Times"/>
                <w:sz w:val="18"/>
                <w:szCs w:val="18"/>
              </w:rPr>
              <w:t>Curated literature graph; OMIM/ClinGen ingestion; internal gene–disease ontology</w:t>
            </w:r>
          </w:p>
        </w:tc>
      </w:tr>
      <w:tr w:rsidR="0063043F" w:rsidRPr="00BE5F7B" w14:paraId="66573518" w14:textId="77777777" w:rsidTr="00DB7E68">
        <w:trPr>
          <w:tblCellSpacing w:w="15" w:type="dxa"/>
        </w:trPr>
        <w:tc>
          <w:tcPr>
            <w:tcW w:w="0" w:type="auto"/>
            <w:vAlign w:val="center"/>
            <w:hideMark/>
          </w:tcPr>
          <w:p w14:paraId="6141376D" w14:textId="77777777" w:rsidR="0063043F" w:rsidRPr="00BE5F7B" w:rsidRDefault="0063043F" w:rsidP="00DB7E68">
            <w:pPr>
              <w:rPr>
                <w:rFonts w:ascii="Times" w:hAnsi="Times"/>
                <w:sz w:val="18"/>
                <w:szCs w:val="18"/>
              </w:rPr>
            </w:pPr>
            <w:r w:rsidRPr="00BE5F7B">
              <w:rPr>
                <w:rStyle w:val="Strong"/>
                <w:rFonts w:ascii="Times" w:hAnsi="Times"/>
                <w:sz w:val="18"/>
                <w:szCs w:val="18"/>
              </w:rPr>
              <w:t>2. Data coverage audit</w:t>
            </w:r>
          </w:p>
        </w:tc>
        <w:tc>
          <w:tcPr>
            <w:tcW w:w="0" w:type="auto"/>
            <w:vAlign w:val="center"/>
            <w:hideMark/>
          </w:tcPr>
          <w:p w14:paraId="1DF8383A" w14:textId="77777777" w:rsidR="0063043F" w:rsidRPr="00BE5F7B" w:rsidRDefault="0063043F" w:rsidP="00DB7E68">
            <w:pPr>
              <w:rPr>
                <w:rFonts w:ascii="Times" w:hAnsi="Times"/>
                <w:sz w:val="18"/>
                <w:szCs w:val="18"/>
              </w:rPr>
            </w:pPr>
            <w:r w:rsidRPr="00BE5F7B">
              <w:rPr>
                <w:rFonts w:ascii="Times" w:hAnsi="Times"/>
                <w:sz w:val="18"/>
                <w:szCs w:val="18"/>
              </w:rPr>
              <w:t>Identify genes with existing functional data</w:t>
            </w:r>
          </w:p>
        </w:tc>
        <w:tc>
          <w:tcPr>
            <w:tcW w:w="0" w:type="auto"/>
            <w:vAlign w:val="center"/>
            <w:hideMark/>
          </w:tcPr>
          <w:p w14:paraId="5691C490" w14:textId="77777777" w:rsidR="0063043F" w:rsidRPr="00BE5F7B" w:rsidRDefault="0063043F" w:rsidP="00DB7E68">
            <w:pPr>
              <w:rPr>
                <w:rFonts w:ascii="Times" w:hAnsi="Times"/>
                <w:sz w:val="18"/>
                <w:szCs w:val="18"/>
              </w:rPr>
            </w:pPr>
            <w:r w:rsidRPr="00BE5F7B">
              <w:rPr>
                <w:rFonts w:ascii="Times" w:hAnsi="Times"/>
                <w:sz w:val="18"/>
                <w:szCs w:val="18"/>
              </w:rPr>
              <w:t>“Intersect epilepsy gene list with internal CRISPRn KO dataset. Return genes with valid oEP signatures, QC status, and experimental metadata.”</w:t>
            </w:r>
          </w:p>
        </w:tc>
        <w:tc>
          <w:tcPr>
            <w:tcW w:w="0" w:type="auto"/>
            <w:vAlign w:val="center"/>
            <w:hideMark/>
          </w:tcPr>
          <w:p w14:paraId="312EAAB2" w14:textId="77777777" w:rsidR="0063043F" w:rsidRPr="00BE5F7B" w:rsidRDefault="0063043F" w:rsidP="00DB7E68">
            <w:pPr>
              <w:rPr>
                <w:rFonts w:ascii="Times" w:hAnsi="Times"/>
                <w:sz w:val="18"/>
                <w:szCs w:val="18"/>
              </w:rPr>
            </w:pPr>
            <w:r w:rsidRPr="00BE5F7B">
              <w:rPr>
                <w:rFonts w:ascii="Times" w:hAnsi="Times"/>
                <w:sz w:val="18"/>
                <w:szCs w:val="18"/>
              </w:rPr>
              <w:t>Quiver CRISPRn registry; oEP phenotype database; QC logs</w:t>
            </w:r>
          </w:p>
        </w:tc>
      </w:tr>
      <w:tr w:rsidR="0063043F" w:rsidRPr="00BE5F7B" w14:paraId="7EA11FA9" w14:textId="77777777" w:rsidTr="00DB7E68">
        <w:trPr>
          <w:tblCellSpacing w:w="15" w:type="dxa"/>
        </w:trPr>
        <w:tc>
          <w:tcPr>
            <w:tcW w:w="0" w:type="auto"/>
            <w:vAlign w:val="center"/>
            <w:hideMark/>
          </w:tcPr>
          <w:p w14:paraId="3A9CD008" w14:textId="77777777" w:rsidR="0063043F" w:rsidRPr="00BE5F7B" w:rsidRDefault="0063043F" w:rsidP="00DB7E68">
            <w:pPr>
              <w:rPr>
                <w:rFonts w:ascii="Times" w:hAnsi="Times"/>
                <w:sz w:val="18"/>
                <w:szCs w:val="18"/>
              </w:rPr>
            </w:pPr>
            <w:r w:rsidRPr="00BE5F7B">
              <w:rPr>
                <w:rStyle w:val="Strong"/>
                <w:rFonts w:ascii="Times" w:hAnsi="Times"/>
                <w:sz w:val="18"/>
                <w:szCs w:val="18"/>
              </w:rPr>
              <w:t>3. Functional embedding</w:t>
            </w:r>
          </w:p>
        </w:tc>
        <w:tc>
          <w:tcPr>
            <w:tcW w:w="0" w:type="auto"/>
            <w:vAlign w:val="center"/>
            <w:hideMark/>
          </w:tcPr>
          <w:p w14:paraId="2CE5957B" w14:textId="77777777" w:rsidR="0063043F" w:rsidRPr="00BE5F7B" w:rsidRDefault="0063043F" w:rsidP="00DB7E68">
            <w:pPr>
              <w:rPr>
                <w:rFonts w:ascii="Times" w:hAnsi="Times"/>
                <w:sz w:val="18"/>
                <w:szCs w:val="18"/>
              </w:rPr>
            </w:pPr>
            <w:r w:rsidRPr="00BE5F7B">
              <w:rPr>
                <w:rFonts w:ascii="Times" w:hAnsi="Times"/>
                <w:sz w:val="18"/>
                <w:szCs w:val="18"/>
              </w:rPr>
              <w:t>Embed monogenic perturbations</w:t>
            </w:r>
          </w:p>
        </w:tc>
        <w:tc>
          <w:tcPr>
            <w:tcW w:w="0" w:type="auto"/>
            <w:vAlign w:val="center"/>
            <w:hideMark/>
          </w:tcPr>
          <w:p w14:paraId="7EA4499A" w14:textId="77777777" w:rsidR="0063043F" w:rsidRPr="00BE5F7B" w:rsidRDefault="0063043F" w:rsidP="00DB7E68">
            <w:pPr>
              <w:rPr>
                <w:rFonts w:ascii="Times" w:hAnsi="Times"/>
                <w:sz w:val="18"/>
                <w:szCs w:val="18"/>
              </w:rPr>
            </w:pPr>
            <w:r w:rsidRPr="00BE5F7B">
              <w:rPr>
                <w:rFonts w:ascii="Times" w:hAnsi="Times"/>
                <w:sz w:val="18"/>
                <w:szCs w:val="18"/>
              </w:rPr>
              <w:t>“Project all epilepsy-gene oEP phenotypes into the current normalized oEP embedding space. Preserve single-cell distributions.”</w:t>
            </w:r>
          </w:p>
        </w:tc>
        <w:tc>
          <w:tcPr>
            <w:tcW w:w="0" w:type="auto"/>
            <w:vAlign w:val="center"/>
            <w:hideMark/>
          </w:tcPr>
          <w:p w14:paraId="7FA88271" w14:textId="77777777" w:rsidR="0063043F" w:rsidRPr="00BE5F7B" w:rsidRDefault="0063043F" w:rsidP="00DB7E68">
            <w:pPr>
              <w:rPr>
                <w:rFonts w:ascii="Times" w:hAnsi="Times"/>
                <w:sz w:val="18"/>
                <w:szCs w:val="18"/>
              </w:rPr>
            </w:pPr>
            <w:r w:rsidRPr="00BE5F7B">
              <w:rPr>
                <w:rFonts w:ascii="Times" w:hAnsi="Times"/>
                <w:sz w:val="18"/>
                <w:szCs w:val="18"/>
              </w:rPr>
              <w:t>oEP feature store; embedding models; normalization pipelines</w:t>
            </w:r>
          </w:p>
        </w:tc>
      </w:tr>
      <w:tr w:rsidR="0063043F" w:rsidRPr="00BE5F7B" w14:paraId="54D495BA" w14:textId="77777777" w:rsidTr="00DB7E68">
        <w:trPr>
          <w:tblCellSpacing w:w="15" w:type="dxa"/>
        </w:trPr>
        <w:tc>
          <w:tcPr>
            <w:tcW w:w="0" w:type="auto"/>
            <w:vAlign w:val="center"/>
            <w:hideMark/>
          </w:tcPr>
          <w:p w14:paraId="064884EB" w14:textId="77777777" w:rsidR="0063043F" w:rsidRPr="00BE5F7B" w:rsidRDefault="0063043F" w:rsidP="00DB7E68">
            <w:pPr>
              <w:rPr>
                <w:rFonts w:ascii="Times" w:hAnsi="Times"/>
                <w:sz w:val="18"/>
                <w:szCs w:val="18"/>
              </w:rPr>
            </w:pPr>
            <w:r w:rsidRPr="00BE5F7B">
              <w:rPr>
                <w:rStyle w:val="Strong"/>
                <w:rFonts w:ascii="Times" w:hAnsi="Times"/>
                <w:sz w:val="18"/>
                <w:szCs w:val="18"/>
              </w:rPr>
              <w:t>4. Clustering</w:t>
            </w:r>
          </w:p>
        </w:tc>
        <w:tc>
          <w:tcPr>
            <w:tcW w:w="0" w:type="auto"/>
            <w:vAlign w:val="center"/>
            <w:hideMark/>
          </w:tcPr>
          <w:p w14:paraId="271FDBDA" w14:textId="77777777" w:rsidR="0063043F" w:rsidRPr="00BE5F7B" w:rsidRDefault="0063043F" w:rsidP="00DB7E68">
            <w:pPr>
              <w:rPr>
                <w:rFonts w:ascii="Times" w:hAnsi="Times"/>
                <w:sz w:val="18"/>
                <w:szCs w:val="18"/>
              </w:rPr>
            </w:pPr>
            <w:r w:rsidRPr="00BE5F7B">
              <w:rPr>
                <w:rFonts w:ascii="Times" w:hAnsi="Times"/>
                <w:sz w:val="18"/>
                <w:szCs w:val="18"/>
              </w:rPr>
              <w:t>Identify functional clusters</w:t>
            </w:r>
          </w:p>
        </w:tc>
        <w:tc>
          <w:tcPr>
            <w:tcW w:w="0" w:type="auto"/>
            <w:vAlign w:val="center"/>
            <w:hideMark/>
          </w:tcPr>
          <w:p w14:paraId="0C4201AE" w14:textId="77777777" w:rsidR="0063043F" w:rsidRPr="00BE5F7B" w:rsidRDefault="0063043F" w:rsidP="00DB7E68">
            <w:pPr>
              <w:rPr>
                <w:rFonts w:ascii="Times" w:hAnsi="Times"/>
                <w:sz w:val="18"/>
                <w:szCs w:val="18"/>
              </w:rPr>
            </w:pPr>
            <w:r w:rsidRPr="00BE5F7B">
              <w:rPr>
                <w:rFonts w:ascii="Times" w:hAnsi="Times"/>
                <w:sz w:val="18"/>
                <w:szCs w:val="18"/>
              </w:rPr>
              <w:t>“Perform unsupervised clustering on epilepsy-gene embeddings. Return cluster membership, silhouette scores, and stability across bootstraps.”</w:t>
            </w:r>
          </w:p>
        </w:tc>
        <w:tc>
          <w:tcPr>
            <w:tcW w:w="0" w:type="auto"/>
            <w:vAlign w:val="center"/>
            <w:hideMark/>
          </w:tcPr>
          <w:p w14:paraId="5B472EA0" w14:textId="77777777" w:rsidR="0063043F" w:rsidRPr="00BE5F7B" w:rsidRDefault="0063043F" w:rsidP="00DB7E68">
            <w:pPr>
              <w:rPr>
                <w:rFonts w:ascii="Times" w:hAnsi="Times"/>
                <w:sz w:val="18"/>
                <w:szCs w:val="18"/>
              </w:rPr>
            </w:pPr>
            <w:r w:rsidRPr="00BE5F7B">
              <w:rPr>
                <w:rFonts w:ascii="Times" w:hAnsi="Times"/>
                <w:sz w:val="18"/>
                <w:szCs w:val="18"/>
              </w:rPr>
              <w:t>ML clustering library; embedding space; statistical validation tools</w:t>
            </w:r>
          </w:p>
        </w:tc>
      </w:tr>
      <w:tr w:rsidR="0063043F" w:rsidRPr="00BE5F7B" w14:paraId="5F0A1AFB" w14:textId="77777777" w:rsidTr="00DB7E68">
        <w:trPr>
          <w:tblCellSpacing w:w="15" w:type="dxa"/>
        </w:trPr>
        <w:tc>
          <w:tcPr>
            <w:tcW w:w="0" w:type="auto"/>
            <w:vAlign w:val="center"/>
            <w:hideMark/>
          </w:tcPr>
          <w:p w14:paraId="7A80E618" w14:textId="77777777" w:rsidR="0063043F" w:rsidRPr="00BE5F7B" w:rsidRDefault="0063043F" w:rsidP="00DB7E68">
            <w:pPr>
              <w:rPr>
                <w:rFonts w:ascii="Times" w:hAnsi="Times"/>
                <w:sz w:val="18"/>
                <w:szCs w:val="18"/>
              </w:rPr>
            </w:pPr>
            <w:r w:rsidRPr="00BE5F7B">
              <w:rPr>
                <w:rStyle w:val="Strong"/>
                <w:rFonts w:ascii="Times" w:hAnsi="Times"/>
                <w:sz w:val="18"/>
                <w:szCs w:val="18"/>
              </w:rPr>
              <w:t>5. Clinical correspondence test</w:t>
            </w:r>
          </w:p>
        </w:tc>
        <w:tc>
          <w:tcPr>
            <w:tcW w:w="0" w:type="auto"/>
            <w:vAlign w:val="center"/>
            <w:hideMark/>
          </w:tcPr>
          <w:p w14:paraId="3E082BA4" w14:textId="77777777" w:rsidR="0063043F" w:rsidRPr="00BE5F7B" w:rsidRDefault="0063043F" w:rsidP="00DB7E68">
            <w:pPr>
              <w:rPr>
                <w:rFonts w:ascii="Times" w:hAnsi="Times"/>
                <w:sz w:val="18"/>
                <w:szCs w:val="18"/>
              </w:rPr>
            </w:pPr>
            <w:r w:rsidRPr="00BE5F7B">
              <w:rPr>
                <w:rFonts w:ascii="Times" w:hAnsi="Times"/>
                <w:sz w:val="18"/>
                <w:szCs w:val="18"/>
              </w:rPr>
              <w:t>Test genotype–phenotype alignment</w:t>
            </w:r>
          </w:p>
        </w:tc>
        <w:tc>
          <w:tcPr>
            <w:tcW w:w="0" w:type="auto"/>
            <w:vAlign w:val="center"/>
            <w:hideMark/>
          </w:tcPr>
          <w:p w14:paraId="5A7F1542" w14:textId="77777777" w:rsidR="0063043F" w:rsidRPr="00BE5F7B" w:rsidRDefault="0063043F" w:rsidP="00DB7E68">
            <w:pPr>
              <w:rPr>
                <w:rFonts w:ascii="Times" w:hAnsi="Times"/>
                <w:sz w:val="18"/>
                <w:szCs w:val="18"/>
              </w:rPr>
            </w:pPr>
            <w:r w:rsidRPr="00BE5F7B">
              <w:rPr>
                <w:rFonts w:ascii="Times" w:hAnsi="Times"/>
                <w:sz w:val="18"/>
                <w:szCs w:val="18"/>
              </w:rPr>
              <w:t>“For each cluster, compute enrichment for shared clinical syndromes vs random expectation.”</w:t>
            </w:r>
          </w:p>
        </w:tc>
        <w:tc>
          <w:tcPr>
            <w:tcW w:w="0" w:type="auto"/>
            <w:vAlign w:val="center"/>
            <w:hideMark/>
          </w:tcPr>
          <w:p w14:paraId="585F6748" w14:textId="77777777" w:rsidR="0063043F" w:rsidRPr="00BE5F7B" w:rsidRDefault="0063043F" w:rsidP="00DB7E68">
            <w:pPr>
              <w:rPr>
                <w:rFonts w:ascii="Times" w:hAnsi="Times"/>
                <w:sz w:val="18"/>
                <w:szCs w:val="18"/>
              </w:rPr>
            </w:pPr>
            <w:r w:rsidRPr="00BE5F7B">
              <w:rPr>
                <w:rFonts w:ascii="Times" w:hAnsi="Times"/>
                <w:sz w:val="18"/>
                <w:szCs w:val="18"/>
              </w:rPr>
              <w:t>Gene–syndrome ontology; clustering output; statistical testing</w:t>
            </w:r>
          </w:p>
        </w:tc>
      </w:tr>
      <w:tr w:rsidR="0063043F" w:rsidRPr="00BE5F7B" w14:paraId="6CEAEC2F" w14:textId="77777777" w:rsidTr="00DB7E68">
        <w:trPr>
          <w:tblCellSpacing w:w="15" w:type="dxa"/>
        </w:trPr>
        <w:tc>
          <w:tcPr>
            <w:tcW w:w="0" w:type="auto"/>
            <w:vAlign w:val="center"/>
            <w:hideMark/>
          </w:tcPr>
          <w:p w14:paraId="21BA099E" w14:textId="77777777" w:rsidR="0063043F" w:rsidRPr="00BE5F7B" w:rsidRDefault="0063043F" w:rsidP="00DB7E68">
            <w:pPr>
              <w:rPr>
                <w:rFonts w:ascii="Times" w:hAnsi="Times"/>
                <w:sz w:val="18"/>
                <w:szCs w:val="18"/>
              </w:rPr>
            </w:pPr>
            <w:r w:rsidRPr="00BE5F7B">
              <w:rPr>
                <w:rStyle w:val="Strong"/>
                <w:rFonts w:ascii="Times" w:hAnsi="Times"/>
                <w:sz w:val="18"/>
                <w:szCs w:val="18"/>
              </w:rPr>
              <w:t>6. AED positioning</w:t>
            </w:r>
          </w:p>
        </w:tc>
        <w:tc>
          <w:tcPr>
            <w:tcW w:w="0" w:type="auto"/>
            <w:vAlign w:val="center"/>
            <w:hideMark/>
          </w:tcPr>
          <w:p w14:paraId="790FC497" w14:textId="77777777" w:rsidR="0063043F" w:rsidRPr="00BE5F7B" w:rsidRDefault="0063043F" w:rsidP="00DB7E68">
            <w:pPr>
              <w:rPr>
                <w:rFonts w:ascii="Times" w:hAnsi="Times"/>
                <w:sz w:val="18"/>
                <w:szCs w:val="18"/>
              </w:rPr>
            </w:pPr>
            <w:r w:rsidRPr="00BE5F7B">
              <w:rPr>
                <w:rFonts w:ascii="Times" w:hAnsi="Times"/>
                <w:sz w:val="18"/>
                <w:szCs w:val="18"/>
              </w:rPr>
              <w:t>Validate rescue geometry</w:t>
            </w:r>
          </w:p>
        </w:tc>
        <w:tc>
          <w:tcPr>
            <w:tcW w:w="0" w:type="auto"/>
            <w:vAlign w:val="center"/>
            <w:hideMark/>
          </w:tcPr>
          <w:p w14:paraId="6CF5DF05" w14:textId="77777777" w:rsidR="0063043F" w:rsidRPr="00BE5F7B" w:rsidRDefault="0063043F" w:rsidP="00DB7E68">
            <w:pPr>
              <w:rPr>
                <w:rFonts w:ascii="Times" w:hAnsi="Times"/>
                <w:sz w:val="18"/>
                <w:szCs w:val="18"/>
              </w:rPr>
            </w:pPr>
            <w:r w:rsidRPr="00BE5F7B">
              <w:rPr>
                <w:rFonts w:ascii="Times" w:hAnsi="Times"/>
                <w:sz w:val="18"/>
                <w:szCs w:val="18"/>
              </w:rPr>
              <w:t>“Project known AED oEP signatures into the same embedding. Compute vector antipodality to epilepsy gene clusters.”</w:t>
            </w:r>
          </w:p>
        </w:tc>
        <w:tc>
          <w:tcPr>
            <w:tcW w:w="0" w:type="auto"/>
            <w:vAlign w:val="center"/>
            <w:hideMark/>
          </w:tcPr>
          <w:p w14:paraId="2F79C0EC" w14:textId="77777777" w:rsidR="0063043F" w:rsidRPr="00BE5F7B" w:rsidRDefault="0063043F" w:rsidP="00DB7E68">
            <w:pPr>
              <w:rPr>
                <w:rFonts w:ascii="Times" w:hAnsi="Times"/>
                <w:sz w:val="18"/>
                <w:szCs w:val="18"/>
              </w:rPr>
            </w:pPr>
            <w:r w:rsidRPr="00BE5F7B">
              <w:rPr>
                <w:rFonts w:ascii="Times" w:hAnsi="Times"/>
                <w:sz w:val="18"/>
                <w:szCs w:val="18"/>
              </w:rPr>
              <w:t>DFP2 drug signatures; oEP embeddings; vector similarity engine</w:t>
            </w:r>
          </w:p>
        </w:tc>
      </w:tr>
      <w:tr w:rsidR="0063043F" w:rsidRPr="00BE5F7B" w14:paraId="5CE56250" w14:textId="77777777" w:rsidTr="00DB7E68">
        <w:trPr>
          <w:tblCellSpacing w:w="15" w:type="dxa"/>
        </w:trPr>
        <w:tc>
          <w:tcPr>
            <w:tcW w:w="0" w:type="auto"/>
            <w:vAlign w:val="center"/>
            <w:hideMark/>
          </w:tcPr>
          <w:p w14:paraId="0B73A7BC" w14:textId="77777777" w:rsidR="0063043F" w:rsidRPr="00BE5F7B" w:rsidRDefault="0063043F" w:rsidP="00DB7E68">
            <w:pPr>
              <w:rPr>
                <w:rFonts w:ascii="Times" w:hAnsi="Times"/>
                <w:sz w:val="18"/>
                <w:szCs w:val="18"/>
              </w:rPr>
            </w:pPr>
            <w:r w:rsidRPr="00BE5F7B">
              <w:rPr>
                <w:rStyle w:val="Strong"/>
                <w:rFonts w:ascii="Times" w:hAnsi="Times"/>
                <w:sz w:val="18"/>
                <w:szCs w:val="18"/>
              </w:rPr>
              <w:t>7. AED concordance check</w:t>
            </w:r>
          </w:p>
        </w:tc>
        <w:tc>
          <w:tcPr>
            <w:tcW w:w="0" w:type="auto"/>
            <w:vAlign w:val="center"/>
            <w:hideMark/>
          </w:tcPr>
          <w:p w14:paraId="6EF696E9" w14:textId="77777777" w:rsidR="0063043F" w:rsidRPr="00BE5F7B" w:rsidRDefault="0063043F" w:rsidP="00DB7E68">
            <w:pPr>
              <w:rPr>
                <w:rFonts w:ascii="Times" w:hAnsi="Times"/>
                <w:sz w:val="18"/>
                <w:szCs w:val="18"/>
              </w:rPr>
            </w:pPr>
            <w:r w:rsidRPr="00BE5F7B">
              <w:rPr>
                <w:rFonts w:ascii="Times" w:hAnsi="Times"/>
                <w:sz w:val="18"/>
                <w:szCs w:val="18"/>
              </w:rPr>
              <w:t>Test clinical alignment</w:t>
            </w:r>
          </w:p>
        </w:tc>
        <w:tc>
          <w:tcPr>
            <w:tcW w:w="0" w:type="auto"/>
            <w:vAlign w:val="center"/>
            <w:hideMark/>
          </w:tcPr>
          <w:p w14:paraId="05084AA8" w14:textId="77777777" w:rsidR="0063043F" w:rsidRPr="00BE5F7B" w:rsidRDefault="0063043F" w:rsidP="00DB7E68">
            <w:pPr>
              <w:rPr>
                <w:rFonts w:ascii="Times" w:hAnsi="Times"/>
                <w:sz w:val="18"/>
                <w:szCs w:val="18"/>
              </w:rPr>
            </w:pPr>
            <w:r w:rsidRPr="00BE5F7B">
              <w:rPr>
                <w:rFonts w:ascii="Times" w:hAnsi="Times"/>
                <w:sz w:val="18"/>
                <w:szCs w:val="18"/>
              </w:rPr>
              <w:t>“Rank AEDs by antipodality score. Compare with known clinical efficacy across epilepsy syndromes.”</w:t>
            </w:r>
          </w:p>
        </w:tc>
        <w:tc>
          <w:tcPr>
            <w:tcW w:w="0" w:type="auto"/>
            <w:vAlign w:val="center"/>
            <w:hideMark/>
          </w:tcPr>
          <w:p w14:paraId="2A24B2A0" w14:textId="77777777" w:rsidR="0063043F" w:rsidRPr="00BE5F7B" w:rsidRDefault="0063043F" w:rsidP="00DB7E68">
            <w:pPr>
              <w:rPr>
                <w:rFonts w:ascii="Times" w:hAnsi="Times"/>
                <w:sz w:val="18"/>
                <w:szCs w:val="18"/>
              </w:rPr>
            </w:pPr>
            <w:r w:rsidRPr="00BE5F7B">
              <w:rPr>
                <w:rFonts w:ascii="Times" w:hAnsi="Times"/>
                <w:sz w:val="18"/>
                <w:szCs w:val="18"/>
              </w:rPr>
              <w:t>Clinical drug annotations; DFP2; similarity metrics</w:t>
            </w:r>
          </w:p>
        </w:tc>
      </w:tr>
      <w:tr w:rsidR="0063043F" w:rsidRPr="00BE5F7B" w14:paraId="5FCE8632" w14:textId="77777777" w:rsidTr="00DB7E68">
        <w:trPr>
          <w:tblCellSpacing w:w="15" w:type="dxa"/>
        </w:trPr>
        <w:tc>
          <w:tcPr>
            <w:tcW w:w="0" w:type="auto"/>
            <w:vAlign w:val="center"/>
            <w:hideMark/>
          </w:tcPr>
          <w:p w14:paraId="66F98E1F" w14:textId="77777777" w:rsidR="0063043F" w:rsidRPr="00BE5F7B" w:rsidRDefault="0063043F" w:rsidP="00DB7E68">
            <w:pPr>
              <w:rPr>
                <w:rFonts w:ascii="Times" w:hAnsi="Times"/>
                <w:sz w:val="18"/>
                <w:szCs w:val="18"/>
              </w:rPr>
            </w:pPr>
            <w:r w:rsidRPr="00BE5F7B">
              <w:rPr>
                <w:rStyle w:val="Strong"/>
                <w:rFonts w:ascii="Times" w:hAnsi="Times"/>
                <w:sz w:val="18"/>
                <w:szCs w:val="18"/>
              </w:rPr>
              <w:t>8. AED-like expansion</w:t>
            </w:r>
          </w:p>
        </w:tc>
        <w:tc>
          <w:tcPr>
            <w:tcW w:w="0" w:type="auto"/>
            <w:vAlign w:val="center"/>
            <w:hideMark/>
          </w:tcPr>
          <w:p w14:paraId="0ECE2D28" w14:textId="77777777" w:rsidR="0063043F" w:rsidRPr="00BE5F7B" w:rsidRDefault="0063043F" w:rsidP="00DB7E68">
            <w:pPr>
              <w:rPr>
                <w:rFonts w:ascii="Times" w:hAnsi="Times"/>
                <w:sz w:val="18"/>
                <w:szCs w:val="18"/>
              </w:rPr>
            </w:pPr>
            <w:r w:rsidRPr="00BE5F7B">
              <w:rPr>
                <w:rFonts w:ascii="Times" w:hAnsi="Times"/>
                <w:sz w:val="18"/>
                <w:szCs w:val="18"/>
              </w:rPr>
              <w:t>Identify novel drug candidates</w:t>
            </w:r>
          </w:p>
        </w:tc>
        <w:tc>
          <w:tcPr>
            <w:tcW w:w="0" w:type="auto"/>
            <w:vAlign w:val="center"/>
            <w:hideMark/>
          </w:tcPr>
          <w:p w14:paraId="16A70E9B" w14:textId="77777777" w:rsidR="0063043F" w:rsidRPr="00BE5F7B" w:rsidRDefault="0063043F" w:rsidP="00DB7E68">
            <w:pPr>
              <w:rPr>
                <w:rFonts w:ascii="Times" w:hAnsi="Times"/>
                <w:sz w:val="18"/>
                <w:szCs w:val="18"/>
              </w:rPr>
            </w:pPr>
            <w:r w:rsidRPr="00BE5F7B">
              <w:rPr>
                <w:rFonts w:ascii="Times" w:hAnsi="Times"/>
                <w:sz w:val="18"/>
                <w:szCs w:val="18"/>
              </w:rPr>
              <w:t>“Return all compounds whose DFP2 signatures cluster within ε of known AEDs in oEP space, regardless of annotated MOA.”</w:t>
            </w:r>
          </w:p>
        </w:tc>
        <w:tc>
          <w:tcPr>
            <w:tcW w:w="0" w:type="auto"/>
            <w:vAlign w:val="center"/>
            <w:hideMark/>
          </w:tcPr>
          <w:p w14:paraId="21E81731" w14:textId="77777777" w:rsidR="0063043F" w:rsidRPr="00BE5F7B" w:rsidRDefault="0063043F" w:rsidP="00DB7E68">
            <w:pPr>
              <w:rPr>
                <w:rFonts w:ascii="Times" w:hAnsi="Times"/>
                <w:sz w:val="18"/>
                <w:szCs w:val="18"/>
              </w:rPr>
            </w:pPr>
            <w:r w:rsidRPr="00BE5F7B">
              <w:rPr>
                <w:rFonts w:ascii="Times" w:hAnsi="Times"/>
                <w:sz w:val="18"/>
                <w:szCs w:val="18"/>
              </w:rPr>
              <w:t>DFP2 library; similarity search; compound metadata</w:t>
            </w:r>
          </w:p>
        </w:tc>
      </w:tr>
      <w:tr w:rsidR="0063043F" w:rsidRPr="00BE5F7B" w14:paraId="27FA1EE1" w14:textId="77777777" w:rsidTr="00DB7E68">
        <w:trPr>
          <w:tblCellSpacing w:w="15" w:type="dxa"/>
        </w:trPr>
        <w:tc>
          <w:tcPr>
            <w:tcW w:w="0" w:type="auto"/>
            <w:vAlign w:val="center"/>
            <w:hideMark/>
          </w:tcPr>
          <w:p w14:paraId="10FF0C60" w14:textId="77777777" w:rsidR="0063043F" w:rsidRPr="00BE5F7B" w:rsidRDefault="0063043F" w:rsidP="00DB7E68">
            <w:pPr>
              <w:rPr>
                <w:rFonts w:ascii="Times" w:hAnsi="Times"/>
                <w:sz w:val="18"/>
                <w:szCs w:val="18"/>
              </w:rPr>
            </w:pPr>
            <w:r w:rsidRPr="00BE5F7B">
              <w:rPr>
                <w:rStyle w:val="Strong"/>
                <w:rFonts w:ascii="Times" w:hAnsi="Times"/>
                <w:sz w:val="18"/>
                <w:szCs w:val="18"/>
              </w:rPr>
              <w:t>9. Gene prediction</w:t>
            </w:r>
          </w:p>
        </w:tc>
        <w:tc>
          <w:tcPr>
            <w:tcW w:w="0" w:type="auto"/>
            <w:vAlign w:val="center"/>
            <w:hideMark/>
          </w:tcPr>
          <w:p w14:paraId="238A7B0B" w14:textId="77777777" w:rsidR="0063043F" w:rsidRPr="00BE5F7B" w:rsidRDefault="0063043F" w:rsidP="00DB7E68">
            <w:pPr>
              <w:rPr>
                <w:rFonts w:ascii="Times" w:hAnsi="Times"/>
                <w:sz w:val="18"/>
                <w:szCs w:val="18"/>
              </w:rPr>
            </w:pPr>
            <w:r w:rsidRPr="00BE5F7B">
              <w:rPr>
                <w:rFonts w:ascii="Times" w:hAnsi="Times"/>
                <w:sz w:val="18"/>
                <w:szCs w:val="18"/>
              </w:rPr>
              <w:t>Identify new epilepsy candidates</w:t>
            </w:r>
          </w:p>
        </w:tc>
        <w:tc>
          <w:tcPr>
            <w:tcW w:w="0" w:type="auto"/>
            <w:vAlign w:val="center"/>
            <w:hideMark/>
          </w:tcPr>
          <w:p w14:paraId="129F295E" w14:textId="77777777" w:rsidR="0063043F" w:rsidRPr="00BE5F7B" w:rsidRDefault="0063043F" w:rsidP="00DB7E68">
            <w:pPr>
              <w:rPr>
                <w:rFonts w:ascii="Times" w:hAnsi="Times"/>
                <w:sz w:val="18"/>
                <w:szCs w:val="18"/>
              </w:rPr>
            </w:pPr>
            <w:r w:rsidRPr="00BE5F7B">
              <w:rPr>
                <w:rFonts w:ascii="Times" w:hAnsi="Times"/>
                <w:sz w:val="18"/>
                <w:szCs w:val="18"/>
              </w:rPr>
              <w:t>“Identify genes whose oEP signatures cluster with causal epilepsy genes but lack epilepsy annotation. Rank by proximity and robustness.”</w:t>
            </w:r>
          </w:p>
        </w:tc>
        <w:tc>
          <w:tcPr>
            <w:tcW w:w="0" w:type="auto"/>
            <w:vAlign w:val="center"/>
            <w:hideMark/>
          </w:tcPr>
          <w:p w14:paraId="7F02C2DA" w14:textId="77777777" w:rsidR="0063043F" w:rsidRPr="00BE5F7B" w:rsidRDefault="0063043F" w:rsidP="00DB7E68">
            <w:pPr>
              <w:rPr>
                <w:rFonts w:ascii="Times" w:hAnsi="Times"/>
                <w:sz w:val="18"/>
                <w:szCs w:val="18"/>
              </w:rPr>
            </w:pPr>
            <w:r w:rsidRPr="00BE5F7B">
              <w:rPr>
                <w:rFonts w:ascii="Times" w:hAnsi="Times"/>
                <w:sz w:val="18"/>
                <w:szCs w:val="18"/>
              </w:rPr>
              <w:t>CRISPRn phenotypes; gene ontology; embedding space</w:t>
            </w:r>
          </w:p>
        </w:tc>
      </w:tr>
      <w:tr w:rsidR="0063043F" w:rsidRPr="00BE5F7B" w14:paraId="49FABF93" w14:textId="77777777" w:rsidTr="00DB7E68">
        <w:trPr>
          <w:tblCellSpacing w:w="15" w:type="dxa"/>
        </w:trPr>
        <w:tc>
          <w:tcPr>
            <w:tcW w:w="0" w:type="auto"/>
            <w:vAlign w:val="center"/>
            <w:hideMark/>
          </w:tcPr>
          <w:p w14:paraId="417F76FA" w14:textId="77777777" w:rsidR="0063043F" w:rsidRPr="00BE5F7B" w:rsidRDefault="0063043F" w:rsidP="00DB7E68">
            <w:pPr>
              <w:rPr>
                <w:rFonts w:ascii="Times" w:hAnsi="Times"/>
                <w:sz w:val="18"/>
                <w:szCs w:val="18"/>
              </w:rPr>
            </w:pPr>
            <w:r w:rsidRPr="00BE5F7B">
              <w:rPr>
                <w:rStyle w:val="Strong"/>
                <w:rFonts w:ascii="Times" w:hAnsi="Times"/>
                <w:sz w:val="18"/>
                <w:szCs w:val="18"/>
              </w:rPr>
              <w:lastRenderedPageBreak/>
              <w:t>10. Experimental prioritization</w:t>
            </w:r>
          </w:p>
        </w:tc>
        <w:tc>
          <w:tcPr>
            <w:tcW w:w="0" w:type="auto"/>
            <w:vAlign w:val="center"/>
            <w:hideMark/>
          </w:tcPr>
          <w:p w14:paraId="52043B79" w14:textId="77777777" w:rsidR="0063043F" w:rsidRPr="00BE5F7B" w:rsidRDefault="0063043F" w:rsidP="00DB7E68">
            <w:pPr>
              <w:rPr>
                <w:rFonts w:ascii="Times" w:hAnsi="Times"/>
                <w:sz w:val="18"/>
                <w:szCs w:val="18"/>
              </w:rPr>
            </w:pPr>
            <w:r w:rsidRPr="00BE5F7B">
              <w:rPr>
                <w:rFonts w:ascii="Times" w:hAnsi="Times"/>
                <w:sz w:val="18"/>
                <w:szCs w:val="18"/>
              </w:rPr>
              <w:t>Design follow-up experiments</w:t>
            </w:r>
          </w:p>
        </w:tc>
        <w:tc>
          <w:tcPr>
            <w:tcW w:w="0" w:type="auto"/>
            <w:vAlign w:val="center"/>
            <w:hideMark/>
          </w:tcPr>
          <w:p w14:paraId="076A64F5" w14:textId="77777777" w:rsidR="0063043F" w:rsidRPr="00BE5F7B" w:rsidRDefault="0063043F" w:rsidP="00DB7E68">
            <w:pPr>
              <w:rPr>
                <w:rFonts w:ascii="Times" w:hAnsi="Times"/>
                <w:sz w:val="18"/>
                <w:szCs w:val="18"/>
              </w:rPr>
            </w:pPr>
            <w:r w:rsidRPr="00BE5F7B">
              <w:rPr>
                <w:rFonts w:ascii="Times" w:hAnsi="Times"/>
                <w:sz w:val="18"/>
                <w:szCs w:val="18"/>
              </w:rPr>
              <w:t>“For top predicted genes and drugs, propose allelic series, dose ranges, and combination experiments to maximize discriminatory power.”</w:t>
            </w:r>
          </w:p>
        </w:tc>
        <w:tc>
          <w:tcPr>
            <w:tcW w:w="0" w:type="auto"/>
            <w:vAlign w:val="center"/>
            <w:hideMark/>
          </w:tcPr>
          <w:p w14:paraId="17AFAFDF" w14:textId="77777777" w:rsidR="0063043F" w:rsidRPr="00BE5F7B" w:rsidRDefault="0063043F" w:rsidP="00DB7E68">
            <w:pPr>
              <w:rPr>
                <w:rFonts w:ascii="Times" w:hAnsi="Times"/>
                <w:sz w:val="18"/>
                <w:szCs w:val="18"/>
              </w:rPr>
            </w:pPr>
            <w:r w:rsidRPr="00BE5F7B">
              <w:rPr>
                <w:rFonts w:ascii="Times" w:hAnsi="Times"/>
                <w:sz w:val="18"/>
                <w:szCs w:val="18"/>
              </w:rPr>
              <w:t>Experimental design rules; historical assay performance; lab constraints</w:t>
            </w:r>
          </w:p>
        </w:tc>
      </w:tr>
      <w:tr w:rsidR="0063043F" w:rsidRPr="00BE5F7B" w14:paraId="7FD93422" w14:textId="77777777" w:rsidTr="00DB7E68">
        <w:trPr>
          <w:tblCellSpacing w:w="15" w:type="dxa"/>
        </w:trPr>
        <w:tc>
          <w:tcPr>
            <w:tcW w:w="0" w:type="auto"/>
            <w:vAlign w:val="center"/>
            <w:hideMark/>
          </w:tcPr>
          <w:p w14:paraId="339441C5" w14:textId="77777777" w:rsidR="0063043F" w:rsidRPr="00BE5F7B" w:rsidRDefault="0063043F" w:rsidP="00DB7E68">
            <w:pPr>
              <w:rPr>
                <w:rFonts w:ascii="Times" w:hAnsi="Times"/>
                <w:sz w:val="18"/>
                <w:szCs w:val="18"/>
              </w:rPr>
            </w:pPr>
            <w:r w:rsidRPr="00BE5F7B">
              <w:rPr>
                <w:rStyle w:val="Strong"/>
                <w:rFonts w:ascii="Times" w:hAnsi="Times"/>
                <w:sz w:val="18"/>
                <w:szCs w:val="18"/>
              </w:rPr>
              <w:t>11. Pathway projection</w:t>
            </w:r>
          </w:p>
        </w:tc>
        <w:tc>
          <w:tcPr>
            <w:tcW w:w="0" w:type="auto"/>
            <w:vAlign w:val="center"/>
            <w:hideMark/>
          </w:tcPr>
          <w:p w14:paraId="59ABF476" w14:textId="77777777" w:rsidR="0063043F" w:rsidRPr="00BE5F7B" w:rsidRDefault="0063043F" w:rsidP="00DB7E68">
            <w:pPr>
              <w:rPr>
                <w:rFonts w:ascii="Times" w:hAnsi="Times"/>
                <w:sz w:val="18"/>
                <w:szCs w:val="18"/>
              </w:rPr>
            </w:pPr>
            <w:r w:rsidRPr="00BE5F7B">
              <w:rPr>
                <w:rFonts w:ascii="Times" w:hAnsi="Times"/>
                <w:sz w:val="18"/>
                <w:szCs w:val="18"/>
              </w:rPr>
              <w:t>Reintroduce biology post-hoc</w:t>
            </w:r>
          </w:p>
        </w:tc>
        <w:tc>
          <w:tcPr>
            <w:tcW w:w="0" w:type="auto"/>
            <w:vAlign w:val="center"/>
            <w:hideMark/>
          </w:tcPr>
          <w:p w14:paraId="34CE412A" w14:textId="77777777" w:rsidR="0063043F" w:rsidRPr="00BE5F7B" w:rsidRDefault="0063043F" w:rsidP="00DB7E68">
            <w:pPr>
              <w:rPr>
                <w:rFonts w:ascii="Times" w:hAnsi="Times"/>
                <w:sz w:val="18"/>
                <w:szCs w:val="18"/>
              </w:rPr>
            </w:pPr>
            <w:r w:rsidRPr="00BE5F7B">
              <w:rPr>
                <w:rFonts w:ascii="Times" w:hAnsi="Times"/>
                <w:sz w:val="18"/>
                <w:szCs w:val="18"/>
              </w:rPr>
              <w:t>“Map clustered genes onto canonical pathways. Identify over-represented nodes controlling excitability.”</w:t>
            </w:r>
          </w:p>
        </w:tc>
        <w:tc>
          <w:tcPr>
            <w:tcW w:w="0" w:type="auto"/>
            <w:vAlign w:val="center"/>
            <w:hideMark/>
          </w:tcPr>
          <w:p w14:paraId="67A6AA1E" w14:textId="77777777" w:rsidR="0063043F" w:rsidRPr="00BE5F7B" w:rsidRDefault="0063043F" w:rsidP="00DB7E68">
            <w:pPr>
              <w:rPr>
                <w:rFonts w:ascii="Times" w:hAnsi="Times"/>
                <w:sz w:val="18"/>
                <w:szCs w:val="18"/>
              </w:rPr>
            </w:pPr>
            <w:r w:rsidRPr="00BE5F7B">
              <w:rPr>
                <w:rFonts w:ascii="Times" w:hAnsi="Times"/>
                <w:sz w:val="18"/>
                <w:szCs w:val="18"/>
              </w:rPr>
              <w:t>Pathway databases; gene–pathway mappings; enrichment analysis</w:t>
            </w:r>
          </w:p>
        </w:tc>
      </w:tr>
      <w:tr w:rsidR="0063043F" w:rsidRPr="00BE5F7B" w14:paraId="35296B77" w14:textId="77777777" w:rsidTr="00DB7E68">
        <w:trPr>
          <w:tblCellSpacing w:w="15" w:type="dxa"/>
        </w:trPr>
        <w:tc>
          <w:tcPr>
            <w:tcW w:w="0" w:type="auto"/>
            <w:vAlign w:val="center"/>
            <w:hideMark/>
          </w:tcPr>
          <w:p w14:paraId="4AB20A7D" w14:textId="77777777" w:rsidR="0063043F" w:rsidRPr="00BE5F7B" w:rsidRDefault="0063043F" w:rsidP="00DB7E68">
            <w:pPr>
              <w:rPr>
                <w:rFonts w:ascii="Times" w:hAnsi="Times"/>
                <w:sz w:val="18"/>
                <w:szCs w:val="18"/>
              </w:rPr>
            </w:pPr>
            <w:r w:rsidRPr="00BE5F7B">
              <w:rPr>
                <w:rStyle w:val="Strong"/>
                <w:rFonts w:ascii="Times" w:hAnsi="Times"/>
                <w:sz w:val="18"/>
                <w:szCs w:val="18"/>
              </w:rPr>
              <w:t>12. Transcriptomic overlay</w:t>
            </w:r>
          </w:p>
        </w:tc>
        <w:tc>
          <w:tcPr>
            <w:tcW w:w="0" w:type="auto"/>
            <w:vAlign w:val="center"/>
            <w:hideMark/>
          </w:tcPr>
          <w:p w14:paraId="2B494D48" w14:textId="77777777" w:rsidR="0063043F" w:rsidRPr="00BE5F7B" w:rsidRDefault="0063043F" w:rsidP="00DB7E68">
            <w:pPr>
              <w:rPr>
                <w:rFonts w:ascii="Times" w:hAnsi="Times"/>
                <w:sz w:val="18"/>
                <w:szCs w:val="18"/>
              </w:rPr>
            </w:pPr>
            <w:r w:rsidRPr="00BE5F7B">
              <w:rPr>
                <w:rFonts w:ascii="Times" w:hAnsi="Times"/>
                <w:sz w:val="18"/>
                <w:szCs w:val="18"/>
              </w:rPr>
              <w:t>Sharpen cluster resolution</w:t>
            </w:r>
          </w:p>
        </w:tc>
        <w:tc>
          <w:tcPr>
            <w:tcW w:w="0" w:type="auto"/>
            <w:vAlign w:val="center"/>
            <w:hideMark/>
          </w:tcPr>
          <w:p w14:paraId="36267DE7" w14:textId="77777777" w:rsidR="0063043F" w:rsidRPr="00BE5F7B" w:rsidRDefault="0063043F" w:rsidP="00DB7E68">
            <w:pPr>
              <w:rPr>
                <w:rFonts w:ascii="Times" w:hAnsi="Times"/>
                <w:sz w:val="18"/>
                <w:szCs w:val="18"/>
              </w:rPr>
            </w:pPr>
            <w:r w:rsidRPr="00BE5F7B">
              <w:rPr>
                <w:rFonts w:ascii="Times" w:hAnsi="Times"/>
                <w:sz w:val="18"/>
                <w:szCs w:val="18"/>
              </w:rPr>
              <w:t>“Overlay transcriptomic signatures onto functional clusters. Identify shared downstream programs vs compensatory changes.”</w:t>
            </w:r>
          </w:p>
        </w:tc>
        <w:tc>
          <w:tcPr>
            <w:tcW w:w="0" w:type="auto"/>
            <w:vAlign w:val="center"/>
            <w:hideMark/>
          </w:tcPr>
          <w:p w14:paraId="7DB8C9FA" w14:textId="77777777" w:rsidR="0063043F" w:rsidRPr="00BE5F7B" w:rsidRDefault="0063043F" w:rsidP="00DB7E68">
            <w:pPr>
              <w:rPr>
                <w:rFonts w:ascii="Times" w:hAnsi="Times"/>
                <w:sz w:val="18"/>
                <w:szCs w:val="18"/>
              </w:rPr>
            </w:pPr>
            <w:r w:rsidRPr="00BE5F7B">
              <w:rPr>
                <w:rFonts w:ascii="Times" w:hAnsi="Times"/>
                <w:sz w:val="18"/>
                <w:szCs w:val="18"/>
              </w:rPr>
              <w:t>Sapphire literature RNA corpus; new RNA-seq data; multimodal integration</w:t>
            </w:r>
          </w:p>
        </w:tc>
      </w:tr>
      <w:tr w:rsidR="0063043F" w:rsidRPr="00BE5F7B" w14:paraId="5DA46C3C" w14:textId="77777777" w:rsidTr="00DB7E68">
        <w:trPr>
          <w:tblCellSpacing w:w="15" w:type="dxa"/>
        </w:trPr>
        <w:tc>
          <w:tcPr>
            <w:tcW w:w="0" w:type="auto"/>
            <w:vAlign w:val="center"/>
            <w:hideMark/>
          </w:tcPr>
          <w:p w14:paraId="110C8070" w14:textId="77777777" w:rsidR="0063043F" w:rsidRPr="00BE5F7B" w:rsidRDefault="0063043F" w:rsidP="00DB7E68">
            <w:pPr>
              <w:rPr>
                <w:rFonts w:ascii="Times" w:hAnsi="Times"/>
                <w:sz w:val="18"/>
                <w:szCs w:val="18"/>
              </w:rPr>
            </w:pPr>
            <w:r w:rsidRPr="00BE5F7B">
              <w:rPr>
                <w:rStyle w:val="Strong"/>
                <w:rFonts w:ascii="Times" w:hAnsi="Times"/>
                <w:sz w:val="18"/>
                <w:szCs w:val="18"/>
              </w:rPr>
              <w:t>13. Common-node inference</w:t>
            </w:r>
          </w:p>
        </w:tc>
        <w:tc>
          <w:tcPr>
            <w:tcW w:w="0" w:type="auto"/>
            <w:vAlign w:val="center"/>
            <w:hideMark/>
          </w:tcPr>
          <w:p w14:paraId="27A7F1C0" w14:textId="77777777" w:rsidR="0063043F" w:rsidRPr="00BE5F7B" w:rsidRDefault="0063043F" w:rsidP="00DB7E68">
            <w:pPr>
              <w:rPr>
                <w:rFonts w:ascii="Times" w:hAnsi="Times"/>
                <w:sz w:val="18"/>
                <w:szCs w:val="18"/>
              </w:rPr>
            </w:pPr>
            <w:r w:rsidRPr="00BE5F7B">
              <w:rPr>
                <w:rFonts w:ascii="Times" w:hAnsi="Times"/>
                <w:sz w:val="18"/>
                <w:szCs w:val="18"/>
              </w:rPr>
              <w:t>Infer therapeutic leverage points</w:t>
            </w:r>
          </w:p>
        </w:tc>
        <w:tc>
          <w:tcPr>
            <w:tcW w:w="0" w:type="auto"/>
            <w:vAlign w:val="center"/>
            <w:hideMark/>
          </w:tcPr>
          <w:p w14:paraId="70F21AE7" w14:textId="77777777" w:rsidR="0063043F" w:rsidRPr="00BE5F7B" w:rsidRDefault="0063043F" w:rsidP="00DB7E68">
            <w:pPr>
              <w:rPr>
                <w:rFonts w:ascii="Times" w:hAnsi="Times"/>
                <w:sz w:val="18"/>
                <w:szCs w:val="18"/>
              </w:rPr>
            </w:pPr>
            <w:r w:rsidRPr="00BE5F7B">
              <w:rPr>
                <w:rFonts w:ascii="Times" w:hAnsi="Times"/>
                <w:sz w:val="18"/>
                <w:szCs w:val="18"/>
              </w:rPr>
              <w:t>“Identify nodes whose perturbation is predicted to shift multiple epilepsy clusters toward healthy oEP space.”</w:t>
            </w:r>
          </w:p>
        </w:tc>
        <w:tc>
          <w:tcPr>
            <w:tcW w:w="0" w:type="auto"/>
            <w:vAlign w:val="center"/>
            <w:hideMark/>
          </w:tcPr>
          <w:p w14:paraId="12FF0D0D" w14:textId="77777777" w:rsidR="0063043F" w:rsidRPr="00BE5F7B" w:rsidRDefault="0063043F" w:rsidP="00DB7E68">
            <w:pPr>
              <w:rPr>
                <w:rFonts w:ascii="Times" w:hAnsi="Times"/>
                <w:sz w:val="18"/>
                <w:szCs w:val="18"/>
              </w:rPr>
            </w:pPr>
            <w:r w:rsidRPr="00BE5F7B">
              <w:rPr>
                <w:rFonts w:ascii="Times" w:hAnsi="Times"/>
                <w:sz w:val="18"/>
                <w:szCs w:val="18"/>
              </w:rPr>
              <w:t>Causal inference engine; perturbation history; graph analytics</w:t>
            </w:r>
          </w:p>
        </w:tc>
      </w:tr>
      <w:tr w:rsidR="0063043F" w:rsidRPr="00BE5F7B" w14:paraId="219D04F1" w14:textId="77777777" w:rsidTr="00DB7E68">
        <w:trPr>
          <w:tblCellSpacing w:w="15" w:type="dxa"/>
        </w:trPr>
        <w:tc>
          <w:tcPr>
            <w:tcW w:w="0" w:type="auto"/>
            <w:vAlign w:val="center"/>
            <w:hideMark/>
          </w:tcPr>
          <w:p w14:paraId="07D922B3" w14:textId="77777777" w:rsidR="0063043F" w:rsidRPr="00BE5F7B" w:rsidRDefault="0063043F" w:rsidP="00DB7E68">
            <w:pPr>
              <w:rPr>
                <w:rFonts w:ascii="Times" w:hAnsi="Times"/>
                <w:sz w:val="18"/>
                <w:szCs w:val="18"/>
              </w:rPr>
            </w:pPr>
            <w:r w:rsidRPr="00BE5F7B">
              <w:rPr>
                <w:rStyle w:val="Strong"/>
                <w:rFonts w:ascii="Times" w:hAnsi="Times"/>
                <w:sz w:val="18"/>
                <w:szCs w:val="18"/>
              </w:rPr>
              <w:t>14. Common-node testing</w:t>
            </w:r>
          </w:p>
        </w:tc>
        <w:tc>
          <w:tcPr>
            <w:tcW w:w="0" w:type="auto"/>
            <w:vAlign w:val="center"/>
            <w:hideMark/>
          </w:tcPr>
          <w:p w14:paraId="3014EBE5" w14:textId="77777777" w:rsidR="0063043F" w:rsidRPr="00BE5F7B" w:rsidRDefault="0063043F" w:rsidP="00DB7E68">
            <w:pPr>
              <w:rPr>
                <w:rFonts w:ascii="Times" w:hAnsi="Times"/>
                <w:sz w:val="18"/>
                <w:szCs w:val="18"/>
              </w:rPr>
            </w:pPr>
            <w:r w:rsidRPr="00BE5F7B">
              <w:rPr>
                <w:rFonts w:ascii="Times" w:hAnsi="Times"/>
                <w:sz w:val="18"/>
                <w:szCs w:val="18"/>
              </w:rPr>
              <w:t>Validate predictions</w:t>
            </w:r>
          </w:p>
        </w:tc>
        <w:tc>
          <w:tcPr>
            <w:tcW w:w="0" w:type="auto"/>
            <w:vAlign w:val="center"/>
            <w:hideMark/>
          </w:tcPr>
          <w:p w14:paraId="2DAA72E1" w14:textId="77777777" w:rsidR="0063043F" w:rsidRPr="00BE5F7B" w:rsidRDefault="0063043F" w:rsidP="00DB7E68">
            <w:pPr>
              <w:rPr>
                <w:rFonts w:ascii="Times" w:hAnsi="Times"/>
                <w:sz w:val="18"/>
                <w:szCs w:val="18"/>
              </w:rPr>
            </w:pPr>
            <w:r w:rsidRPr="00BE5F7B">
              <w:rPr>
                <w:rFonts w:ascii="Times" w:hAnsi="Times"/>
                <w:sz w:val="18"/>
                <w:szCs w:val="18"/>
              </w:rPr>
              <w:t>“Simulate and prioritize genetic and pharmacologic tests of predicted common nodes across representative genotypes.”</w:t>
            </w:r>
          </w:p>
        </w:tc>
        <w:tc>
          <w:tcPr>
            <w:tcW w:w="0" w:type="auto"/>
            <w:vAlign w:val="center"/>
            <w:hideMark/>
          </w:tcPr>
          <w:p w14:paraId="7F05EE89" w14:textId="77777777" w:rsidR="0063043F" w:rsidRPr="00BE5F7B" w:rsidRDefault="0063043F" w:rsidP="00DB7E68">
            <w:pPr>
              <w:rPr>
                <w:rFonts w:ascii="Times" w:hAnsi="Times"/>
                <w:sz w:val="18"/>
                <w:szCs w:val="18"/>
              </w:rPr>
            </w:pPr>
            <w:r w:rsidRPr="00BE5F7B">
              <w:rPr>
                <w:rFonts w:ascii="Times" w:hAnsi="Times"/>
                <w:sz w:val="18"/>
                <w:szCs w:val="18"/>
              </w:rPr>
              <w:t>Simulation layer; experimental feasibility filters</w:t>
            </w:r>
          </w:p>
        </w:tc>
      </w:tr>
      <w:tr w:rsidR="0063043F" w:rsidRPr="00BE5F7B" w14:paraId="6B9A3ED2" w14:textId="77777777" w:rsidTr="00DB7E68">
        <w:trPr>
          <w:tblCellSpacing w:w="15" w:type="dxa"/>
        </w:trPr>
        <w:tc>
          <w:tcPr>
            <w:tcW w:w="0" w:type="auto"/>
            <w:vAlign w:val="center"/>
            <w:hideMark/>
          </w:tcPr>
          <w:p w14:paraId="1FD35F1B" w14:textId="77777777" w:rsidR="0063043F" w:rsidRPr="00BE5F7B" w:rsidRDefault="0063043F" w:rsidP="00DB7E68">
            <w:pPr>
              <w:rPr>
                <w:rFonts w:ascii="Times" w:hAnsi="Times"/>
                <w:sz w:val="18"/>
                <w:szCs w:val="18"/>
              </w:rPr>
            </w:pPr>
            <w:r w:rsidRPr="00BE5F7B">
              <w:rPr>
                <w:rStyle w:val="Strong"/>
                <w:rFonts w:ascii="Times" w:hAnsi="Times"/>
                <w:sz w:val="18"/>
                <w:szCs w:val="18"/>
              </w:rPr>
              <w:t>15. Portfolio synthesis</w:t>
            </w:r>
          </w:p>
        </w:tc>
        <w:tc>
          <w:tcPr>
            <w:tcW w:w="0" w:type="auto"/>
            <w:vAlign w:val="center"/>
            <w:hideMark/>
          </w:tcPr>
          <w:p w14:paraId="0AF44237" w14:textId="77777777" w:rsidR="0063043F" w:rsidRPr="00BE5F7B" w:rsidRDefault="0063043F" w:rsidP="00DB7E68">
            <w:pPr>
              <w:rPr>
                <w:rFonts w:ascii="Times" w:hAnsi="Times"/>
                <w:sz w:val="18"/>
                <w:szCs w:val="18"/>
              </w:rPr>
            </w:pPr>
            <w:r w:rsidRPr="00BE5F7B">
              <w:rPr>
                <w:rFonts w:ascii="Times" w:hAnsi="Times"/>
                <w:sz w:val="18"/>
                <w:szCs w:val="18"/>
              </w:rPr>
              <w:t>Package outputs for decisions</w:t>
            </w:r>
          </w:p>
        </w:tc>
        <w:tc>
          <w:tcPr>
            <w:tcW w:w="0" w:type="auto"/>
            <w:vAlign w:val="center"/>
            <w:hideMark/>
          </w:tcPr>
          <w:p w14:paraId="579CDC52" w14:textId="77777777" w:rsidR="0063043F" w:rsidRPr="00BE5F7B" w:rsidRDefault="0063043F" w:rsidP="00DB7E68">
            <w:pPr>
              <w:rPr>
                <w:rFonts w:ascii="Times" w:hAnsi="Times"/>
                <w:sz w:val="18"/>
                <w:szCs w:val="18"/>
              </w:rPr>
            </w:pPr>
            <w:r w:rsidRPr="00BE5F7B">
              <w:rPr>
                <w:rFonts w:ascii="Times" w:hAnsi="Times"/>
                <w:sz w:val="18"/>
                <w:szCs w:val="18"/>
              </w:rPr>
              <w:t>“Generate a decision-ready summary: clusters, nodes, candidate drugs, and risk profile for portfolio review.”</w:t>
            </w:r>
          </w:p>
        </w:tc>
        <w:tc>
          <w:tcPr>
            <w:tcW w:w="0" w:type="auto"/>
            <w:vAlign w:val="center"/>
            <w:hideMark/>
          </w:tcPr>
          <w:p w14:paraId="37BD134D" w14:textId="77777777" w:rsidR="0063043F" w:rsidRPr="00BE5F7B" w:rsidRDefault="0063043F" w:rsidP="00DB7E68">
            <w:pPr>
              <w:rPr>
                <w:rFonts w:ascii="Times" w:hAnsi="Times"/>
                <w:sz w:val="18"/>
                <w:szCs w:val="18"/>
              </w:rPr>
            </w:pPr>
            <w:r w:rsidRPr="00BE5F7B">
              <w:rPr>
                <w:rFonts w:ascii="Times" w:hAnsi="Times"/>
                <w:sz w:val="18"/>
                <w:szCs w:val="18"/>
              </w:rPr>
              <w:t>Reporting layer; visualization; governance metadata</w:t>
            </w:r>
          </w:p>
        </w:tc>
      </w:tr>
    </w:tbl>
    <w:p w14:paraId="1768F3EE" w14:textId="77777777" w:rsidR="0063043F" w:rsidRDefault="003B2BA8" w:rsidP="0063043F">
      <w:pPr>
        <w:rPr>
          <w:rFonts w:ascii="Times" w:hAnsi="Times"/>
          <w:sz w:val="27"/>
          <w:szCs w:val="27"/>
        </w:rPr>
      </w:pPr>
      <w:r w:rsidRPr="003B2BA8">
        <w:rPr>
          <w:noProof/>
          <w14:ligatures w14:val="standardContextual"/>
        </w:rPr>
        <w:pict w14:anchorId="1F4E979F">
          <v:rect id="_x0000_i1115" alt="" style="width:468pt;height:.05pt;mso-width-percent:0;mso-height-percent:0;mso-width-percent:0;mso-height-percent:0" o:hralign="center" o:hrstd="t" o:hr="t" fillcolor="#a0a0a0" stroked="f"/>
        </w:pict>
      </w:r>
    </w:p>
    <w:p w14:paraId="3062ABAE" w14:textId="77777777" w:rsidR="0063043F" w:rsidRDefault="0063043F" w:rsidP="0063043F">
      <w:pPr>
        <w:pStyle w:val="Heading2"/>
        <w:rPr>
          <w:rFonts w:ascii="Times" w:hAnsi="Times"/>
          <w:color w:val="000000"/>
          <w:sz w:val="36"/>
          <w:szCs w:val="36"/>
        </w:rPr>
      </w:pPr>
      <w:r>
        <w:rPr>
          <w:rFonts w:ascii="Times" w:hAnsi="Times"/>
          <w:color w:val="000000"/>
        </w:rPr>
        <w:t>7.C. Why this appendix matters</w:t>
      </w:r>
    </w:p>
    <w:p w14:paraId="54611138" w14:textId="77777777" w:rsidR="0063043F" w:rsidRDefault="0063043F" w:rsidP="0063043F">
      <w:pPr>
        <w:pStyle w:val="NormalWeb"/>
        <w:rPr>
          <w:rFonts w:ascii="Times" w:hAnsi="Times"/>
          <w:color w:val="000000"/>
          <w:sz w:val="27"/>
          <w:szCs w:val="27"/>
        </w:rPr>
      </w:pPr>
      <w:r>
        <w:rPr>
          <w:rFonts w:ascii="Times" w:hAnsi="Times"/>
          <w:color w:val="000000"/>
          <w:sz w:val="27"/>
          <w:szCs w:val="27"/>
        </w:rPr>
        <w:t>This appendix turns Chapter 7 from a </w:t>
      </w:r>
      <w:r>
        <w:rPr>
          <w:rStyle w:val="Emphasis"/>
          <w:rFonts w:ascii="Times" w:hAnsi="Times"/>
          <w:color w:val="000000"/>
          <w:sz w:val="27"/>
          <w:szCs w:val="27"/>
        </w:rPr>
        <w:t>conceptual claim</w:t>
      </w:r>
      <w:r>
        <w:rPr>
          <w:rFonts w:ascii="Times" w:hAnsi="Times"/>
          <w:color w:val="000000"/>
          <w:sz w:val="27"/>
          <w:szCs w:val="27"/>
        </w:rPr>
        <w:t> into a </w:t>
      </w:r>
      <w:r>
        <w:rPr>
          <w:rStyle w:val="Strong"/>
          <w:rFonts w:ascii="Times" w:hAnsi="Times"/>
          <w:color w:val="000000"/>
          <w:sz w:val="27"/>
          <w:szCs w:val="27"/>
        </w:rPr>
        <w:t>testable operating plan</w:t>
      </w:r>
      <w:r>
        <w:rPr>
          <w:rFonts w:ascii="Times" w:hAnsi="Times"/>
          <w:color w:val="000000"/>
          <w:sz w:val="27"/>
          <w:szCs w:val="27"/>
        </w:rPr>
        <w:t>:</w:t>
      </w:r>
    </w:p>
    <w:p w14:paraId="2ADE7779" w14:textId="77777777" w:rsidR="0063043F" w:rsidRDefault="0063043F" w:rsidP="0063043F">
      <w:pPr>
        <w:numPr>
          <w:ilvl w:val="0"/>
          <w:numId w:val="89"/>
        </w:numPr>
        <w:spacing w:before="100" w:beforeAutospacing="1" w:after="100" w:afterAutospacing="1"/>
        <w:rPr>
          <w:rFonts w:ascii="Times" w:hAnsi="Times"/>
          <w:color w:val="000000"/>
          <w:sz w:val="27"/>
          <w:szCs w:val="27"/>
        </w:rPr>
      </w:pPr>
      <w:r>
        <w:rPr>
          <w:rFonts w:ascii="Times" w:hAnsi="Times"/>
          <w:color w:val="000000"/>
          <w:sz w:val="27"/>
          <w:szCs w:val="27"/>
        </w:rPr>
        <w:t>Every step is </w:t>
      </w:r>
      <w:r>
        <w:rPr>
          <w:rStyle w:val="Strong"/>
          <w:rFonts w:ascii="Times" w:hAnsi="Times"/>
          <w:color w:val="000000"/>
          <w:sz w:val="27"/>
          <w:szCs w:val="27"/>
        </w:rPr>
        <w:t>queryable</w:t>
      </w:r>
    </w:p>
    <w:p w14:paraId="339A268A" w14:textId="77777777" w:rsidR="0063043F" w:rsidRDefault="0063043F" w:rsidP="0063043F">
      <w:pPr>
        <w:numPr>
          <w:ilvl w:val="0"/>
          <w:numId w:val="89"/>
        </w:numPr>
        <w:spacing w:before="100" w:beforeAutospacing="1" w:after="100" w:afterAutospacing="1"/>
        <w:rPr>
          <w:rFonts w:ascii="Times" w:hAnsi="Times"/>
          <w:color w:val="000000"/>
          <w:sz w:val="27"/>
          <w:szCs w:val="27"/>
        </w:rPr>
      </w:pPr>
      <w:r>
        <w:rPr>
          <w:rFonts w:ascii="Times" w:hAnsi="Times"/>
          <w:color w:val="000000"/>
          <w:sz w:val="27"/>
          <w:szCs w:val="27"/>
        </w:rPr>
        <w:t>Every query is </w:t>
      </w:r>
      <w:r>
        <w:rPr>
          <w:rStyle w:val="Strong"/>
          <w:rFonts w:ascii="Times" w:hAnsi="Times"/>
          <w:color w:val="000000"/>
          <w:sz w:val="27"/>
          <w:szCs w:val="27"/>
        </w:rPr>
        <w:t>auditable</w:t>
      </w:r>
    </w:p>
    <w:p w14:paraId="3BC53DD8" w14:textId="77777777" w:rsidR="0063043F" w:rsidRDefault="0063043F" w:rsidP="0063043F">
      <w:pPr>
        <w:numPr>
          <w:ilvl w:val="0"/>
          <w:numId w:val="89"/>
        </w:numPr>
        <w:spacing w:before="100" w:beforeAutospacing="1" w:after="100" w:afterAutospacing="1"/>
        <w:rPr>
          <w:rFonts w:ascii="Times" w:hAnsi="Times"/>
          <w:color w:val="000000"/>
          <w:sz w:val="27"/>
          <w:szCs w:val="27"/>
        </w:rPr>
      </w:pPr>
      <w:r>
        <w:rPr>
          <w:rFonts w:ascii="Times" w:hAnsi="Times"/>
          <w:color w:val="000000"/>
          <w:sz w:val="27"/>
          <w:szCs w:val="27"/>
        </w:rPr>
        <w:t>Every inference is </w:t>
      </w:r>
      <w:r>
        <w:rPr>
          <w:rStyle w:val="Strong"/>
          <w:rFonts w:ascii="Times" w:hAnsi="Times"/>
          <w:color w:val="000000"/>
          <w:sz w:val="27"/>
          <w:szCs w:val="27"/>
        </w:rPr>
        <w:t>experimentally falsifiable</w:t>
      </w:r>
    </w:p>
    <w:p w14:paraId="18E26CC6" w14:textId="77777777" w:rsidR="0063043F" w:rsidRDefault="0063043F" w:rsidP="0063043F">
      <w:pPr>
        <w:pStyle w:val="NormalWeb"/>
        <w:rPr>
          <w:rFonts w:ascii="Times" w:hAnsi="Times"/>
          <w:color w:val="000000"/>
          <w:sz w:val="27"/>
          <w:szCs w:val="27"/>
        </w:rPr>
      </w:pPr>
      <w:r>
        <w:rPr>
          <w:rFonts w:ascii="Times" w:hAnsi="Times"/>
          <w:color w:val="000000"/>
          <w:sz w:val="27"/>
          <w:szCs w:val="27"/>
        </w:rPr>
        <w:t>It also sharply delineates roles:</w:t>
      </w:r>
    </w:p>
    <w:p w14:paraId="4173B196" w14:textId="77777777" w:rsidR="0063043F" w:rsidRDefault="0063043F" w:rsidP="0063043F">
      <w:pPr>
        <w:numPr>
          <w:ilvl w:val="0"/>
          <w:numId w:val="90"/>
        </w:numPr>
        <w:spacing w:before="100" w:beforeAutospacing="1" w:after="100" w:afterAutospacing="1"/>
        <w:rPr>
          <w:rFonts w:ascii="Times" w:hAnsi="Times"/>
          <w:color w:val="000000"/>
          <w:sz w:val="27"/>
          <w:szCs w:val="27"/>
        </w:rPr>
      </w:pPr>
      <w:r>
        <w:rPr>
          <w:rStyle w:val="Strong"/>
          <w:rFonts w:ascii="Times" w:hAnsi="Times"/>
          <w:color w:val="000000"/>
          <w:sz w:val="27"/>
          <w:szCs w:val="27"/>
        </w:rPr>
        <w:t>Sapphire</w:t>
      </w:r>
      <w:r>
        <w:rPr>
          <w:rFonts w:ascii="Times" w:hAnsi="Times"/>
          <w:color w:val="000000"/>
          <w:sz w:val="27"/>
          <w:szCs w:val="27"/>
        </w:rPr>
        <w:t> = reasoning, memory, and inference layer</w:t>
      </w:r>
    </w:p>
    <w:p w14:paraId="0E70902D" w14:textId="77777777" w:rsidR="0063043F" w:rsidRDefault="0063043F" w:rsidP="0063043F">
      <w:pPr>
        <w:numPr>
          <w:ilvl w:val="0"/>
          <w:numId w:val="90"/>
        </w:numPr>
        <w:spacing w:before="100" w:beforeAutospacing="1" w:after="100" w:afterAutospacing="1"/>
        <w:rPr>
          <w:rFonts w:ascii="Times" w:hAnsi="Times"/>
          <w:color w:val="000000"/>
          <w:sz w:val="27"/>
          <w:szCs w:val="27"/>
        </w:rPr>
      </w:pPr>
      <w:r>
        <w:rPr>
          <w:rStyle w:val="Strong"/>
          <w:rFonts w:ascii="Times" w:hAnsi="Times"/>
          <w:color w:val="000000"/>
          <w:sz w:val="27"/>
          <w:szCs w:val="27"/>
        </w:rPr>
        <w:t>Quiver wet lab</w:t>
      </w:r>
      <w:r>
        <w:rPr>
          <w:rFonts w:ascii="Times" w:hAnsi="Times"/>
          <w:color w:val="000000"/>
          <w:sz w:val="27"/>
          <w:szCs w:val="27"/>
        </w:rPr>
        <w:t> = truth generation and falsification engine</w:t>
      </w:r>
    </w:p>
    <w:p w14:paraId="0F57C92B" w14:textId="77777777" w:rsidR="0063043F" w:rsidRDefault="0063043F" w:rsidP="0063043F">
      <w:pPr>
        <w:pStyle w:val="NormalWeb"/>
        <w:rPr>
          <w:rFonts w:ascii="Times" w:hAnsi="Times"/>
          <w:color w:val="000000"/>
          <w:sz w:val="27"/>
          <w:szCs w:val="27"/>
        </w:rPr>
      </w:pPr>
      <w:r>
        <w:rPr>
          <w:rFonts w:ascii="Times" w:hAnsi="Times"/>
          <w:color w:val="000000"/>
          <w:sz w:val="27"/>
          <w:szCs w:val="27"/>
        </w:rPr>
        <w:t>Together, they form a closed system capable of discovering </w:t>
      </w:r>
      <w:r>
        <w:rPr>
          <w:rStyle w:val="Emphasis"/>
          <w:rFonts w:ascii="Times" w:hAnsi="Times"/>
          <w:color w:val="000000"/>
          <w:sz w:val="27"/>
          <w:szCs w:val="27"/>
        </w:rPr>
        <w:t>classes</w:t>
      </w:r>
      <w:r>
        <w:rPr>
          <w:rFonts w:ascii="Times" w:hAnsi="Times"/>
          <w:color w:val="000000"/>
          <w:sz w:val="27"/>
          <w:szCs w:val="27"/>
        </w:rPr>
        <w:t> of CNS therapeutics, not just single assets.</w:t>
      </w:r>
    </w:p>
    <w:p w14:paraId="35CD40A7" w14:textId="77777777" w:rsidR="0063043F" w:rsidRDefault="003B2BA8" w:rsidP="0063043F">
      <w:pPr>
        <w:rPr>
          <w:rFonts w:ascii="Times" w:hAnsi="Times"/>
          <w:sz w:val="27"/>
          <w:szCs w:val="27"/>
        </w:rPr>
      </w:pPr>
      <w:r w:rsidRPr="003B2BA8">
        <w:rPr>
          <w:noProof/>
          <w14:ligatures w14:val="standardContextual"/>
        </w:rPr>
        <w:pict w14:anchorId="3E73B5BF">
          <v:rect id="_x0000_i1114" alt="" style="width:468pt;height:.05pt;mso-width-percent:0;mso-height-percent:0;mso-width-percent:0;mso-height-percent:0" o:hralign="center" o:hrstd="t" o:hr="t" fillcolor="#a0a0a0" stroked="f"/>
        </w:pict>
      </w:r>
    </w:p>
    <w:p w14:paraId="1E360BD4" w14:textId="77777777" w:rsidR="0063043F" w:rsidRDefault="0063043F" w:rsidP="0063043F">
      <w:pPr>
        <w:pStyle w:val="Heading1"/>
        <w:rPr>
          <w:rFonts w:ascii="Times" w:hAnsi="Times"/>
          <w:color w:val="000000"/>
          <w:sz w:val="48"/>
          <w:szCs w:val="48"/>
        </w:rPr>
      </w:pPr>
      <w:r>
        <w:rPr>
          <w:rFonts w:ascii="Times" w:hAnsi="Times"/>
          <w:color w:val="000000"/>
        </w:rPr>
        <w:lastRenderedPageBreak/>
        <w:t>Chapter 8</w:t>
      </w:r>
    </w:p>
    <w:p w14:paraId="1A709098" w14:textId="77777777" w:rsidR="0063043F" w:rsidRDefault="0063043F" w:rsidP="0063043F">
      <w:pPr>
        <w:pStyle w:val="Heading2"/>
        <w:rPr>
          <w:rFonts w:ascii="Times" w:hAnsi="Times"/>
          <w:color w:val="000000"/>
        </w:rPr>
      </w:pPr>
      <w:r>
        <w:rPr>
          <w:rFonts w:ascii="Times" w:hAnsi="Times"/>
          <w:color w:val="000000"/>
        </w:rPr>
        <w:t>Extending the Platform to New Therapeutic Areas: Neurodegeneration and Neuropsychiatry</w:t>
      </w:r>
    </w:p>
    <w:p w14:paraId="6B67E31E" w14:textId="77777777" w:rsidR="0063043F" w:rsidRDefault="0063043F" w:rsidP="0063043F">
      <w:pPr>
        <w:pStyle w:val="NormalWeb"/>
        <w:rPr>
          <w:rFonts w:ascii="Times" w:hAnsi="Times"/>
          <w:color w:val="000000"/>
          <w:sz w:val="27"/>
          <w:szCs w:val="27"/>
        </w:rPr>
      </w:pPr>
      <w:r>
        <w:rPr>
          <w:rFonts w:ascii="Times" w:hAnsi="Times"/>
          <w:color w:val="000000"/>
          <w:sz w:val="27"/>
          <w:szCs w:val="27"/>
        </w:rPr>
        <w:t>The Common-Nodes project in epilepsy establishes that Quiver can generalize across </w:t>
      </w:r>
      <w:r>
        <w:rPr>
          <w:rStyle w:val="Emphasis"/>
          <w:rFonts w:ascii="Times" w:hAnsi="Times"/>
          <w:color w:val="000000"/>
          <w:sz w:val="27"/>
          <w:szCs w:val="27"/>
        </w:rPr>
        <w:t>genes</w:t>
      </w:r>
      <w:r>
        <w:rPr>
          <w:rFonts w:ascii="Times" w:hAnsi="Times"/>
          <w:color w:val="000000"/>
          <w:sz w:val="27"/>
          <w:szCs w:val="27"/>
        </w:rPr>
        <w:t> within a well-defined class of disorders of excitability. The next and more demanding test is whether the platform can generalize across </w:t>
      </w:r>
      <w:r>
        <w:rPr>
          <w:rStyle w:val="Strong"/>
          <w:rFonts w:ascii="Times" w:hAnsi="Times"/>
          <w:color w:val="000000"/>
          <w:sz w:val="27"/>
          <w:szCs w:val="27"/>
        </w:rPr>
        <w:t>disease architectures</w:t>
      </w:r>
      <w:r>
        <w:rPr>
          <w:rFonts w:ascii="Times" w:hAnsi="Times"/>
          <w:color w:val="000000"/>
          <w:sz w:val="27"/>
          <w:szCs w:val="27"/>
        </w:rPr>
        <w:t>—from predominantly monogenic disorders to conditions characterized by partial penetrance, hypomorphic variants, polygenicity, and developmental vulnerability.</w:t>
      </w:r>
    </w:p>
    <w:p w14:paraId="0B80F62E" w14:textId="77777777" w:rsidR="0063043F" w:rsidRDefault="0063043F" w:rsidP="0063043F">
      <w:pPr>
        <w:pStyle w:val="NormalWeb"/>
        <w:rPr>
          <w:rFonts w:ascii="Times" w:hAnsi="Times"/>
          <w:color w:val="000000"/>
          <w:sz w:val="27"/>
          <w:szCs w:val="27"/>
        </w:rPr>
      </w:pPr>
      <w:r>
        <w:rPr>
          <w:rFonts w:ascii="Times" w:hAnsi="Times"/>
          <w:color w:val="000000"/>
          <w:sz w:val="27"/>
          <w:szCs w:val="27"/>
        </w:rPr>
        <w:t>Neurodegenerative and neuropsychiatric disorders represent precisely this challenge. They share many of the same downstream functional disturbances observed in epilepsy—altered excitability, synaptic dysfunction, and network instability—but lack the clean genetic anchors that make epilepsy an ideal proving ground. Extending the platform into these areas therefore requires a </w:t>
      </w:r>
      <w:r>
        <w:rPr>
          <w:rStyle w:val="Strong"/>
          <w:rFonts w:ascii="Times" w:hAnsi="Times"/>
          <w:color w:val="000000"/>
          <w:sz w:val="27"/>
          <w:szCs w:val="27"/>
        </w:rPr>
        <w:t>controlled expansion</w:t>
      </w:r>
      <w:r>
        <w:rPr>
          <w:rFonts w:ascii="Times" w:hAnsi="Times"/>
          <w:color w:val="000000"/>
          <w:sz w:val="27"/>
          <w:szCs w:val="27"/>
        </w:rPr>
        <w:t> of scope along five dimensions: genetics, cell types, assay modalities, drug space, and multimodal inference.</w:t>
      </w:r>
    </w:p>
    <w:p w14:paraId="5B01B9EE"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core logic, however, remains unchanged: </w:t>
      </w:r>
      <w:r>
        <w:rPr>
          <w:rStyle w:val="Strong"/>
          <w:rFonts w:ascii="Times" w:hAnsi="Times"/>
          <w:color w:val="000000"/>
          <w:sz w:val="27"/>
          <w:szCs w:val="27"/>
        </w:rPr>
        <w:t>functional convergence precedes mechanistic certainty</w:t>
      </w:r>
      <w:r>
        <w:rPr>
          <w:rFonts w:ascii="Times" w:hAnsi="Times"/>
          <w:color w:val="000000"/>
          <w:sz w:val="27"/>
          <w:szCs w:val="27"/>
        </w:rPr>
        <w:t>.</w:t>
      </w:r>
    </w:p>
    <w:p w14:paraId="6C46D83E" w14:textId="77777777" w:rsidR="007770A2" w:rsidRDefault="003B2BA8" w:rsidP="007770A2">
      <w:pPr>
        <w:rPr>
          <w:rFonts w:ascii="Times" w:hAnsi="Times"/>
          <w:sz w:val="27"/>
          <w:szCs w:val="27"/>
        </w:rPr>
      </w:pPr>
      <w:r w:rsidRPr="003B2BA8">
        <w:rPr>
          <w:noProof/>
          <w14:ligatures w14:val="standardContextual"/>
        </w:rPr>
        <w:pict w14:anchorId="6B881A3B">
          <v:rect id="_x0000_i1113" alt="" style="width:468pt;height:.05pt;mso-width-percent:0;mso-height-percent:0;mso-width-percent:0;mso-height-percent:0" o:hralign="center" o:hrstd="t" o:hr="t" fillcolor="#a0a0a0" stroked="f"/>
        </w:pict>
      </w:r>
    </w:p>
    <w:p w14:paraId="74E2BB3B" w14:textId="77777777" w:rsidR="007770A2" w:rsidRDefault="007770A2" w:rsidP="007770A2">
      <w:pPr>
        <w:pStyle w:val="Heading2"/>
        <w:rPr>
          <w:rFonts w:ascii="Times" w:hAnsi="Times"/>
          <w:color w:val="000000"/>
          <w:sz w:val="36"/>
          <w:szCs w:val="36"/>
        </w:rPr>
      </w:pPr>
      <w:r>
        <w:rPr>
          <w:rFonts w:ascii="Times" w:hAnsi="Times"/>
          <w:color w:val="000000"/>
        </w:rPr>
        <w:t>8.1 Disease architecture: from monogenic anchors to phenotypic neighborhoods</w:t>
      </w:r>
    </w:p>
    <w:p w14:paraId="3935B840" w14:textId="77777777" w:rsidR="007770A2" w:rsidRDefault="007770A2" w:rsidP="007770A2">
      <w:pPr>
        <w:pStyle w:val="NormalWeb"/>
        <w:rPr>
          <w:rFonts w:ascii="Times" w:hAnsi="Times"/>
          <w:color w:val="000000"/>
          <w:sz w:val="27"/>
          <w:szCs w:val="27"/>
        </w:rPr>
      </w:pPr>
      <w:r>
        <w:rPr>
          <w:rFonts w:ascii="Times" w:hAnsi="Times"/>
          <w:color w:val="000000"/>
          <w:sz w:val="27"/>
          <w:szCs w:val="27"/>
        </w:rPr>
        <w:t>Unlike many epilepsies, most neuropsychiatric and neurodegenerative syndromes exhibit:</w:t>
      </w:r>
    </w:p>
    <w:p w14:paraId="5CEA45CA" w14:textId="77777777" w:rsidR="007770A2" w:rsidRDefault="007770A2" w:rsidP="007770A2">
      <w:pPr>
        <w:numPr>
          <w:ilvl w:val="0"/>
          <w:numId w:val="91"/>
        </w:numPr>
        <w:spacing w:before="100" w:beforeAutospacing="1" w:after="100" w:afterAutospacing="1"/>
        <w:rPr>
          <w:rFonts w:ascii="Times" w:hAnsi="Times"/>
          <w:color w:val="000000"/>
          <w:sz w:val="27"/>
          <w:szCs w:val="27"/>
        </w:rPr>
      </w:pPr>
      <w:r>
        <w:rPr>
          <w:rFonts w:ascii="Times" w:hAnsi="Times"/>
          <w:color w:val="000000"/>
          <w:sz w:val="27"/>
          <w:szCs w:val="27"/>
        </w:rPr>
        <w:t>A small number of known monogenic causes</w:t>
      </w:r>
    </w:p>
    <w:p w14:paraId="22844EB8" w14:textId="77777777" w:rsidR="007770A2" w:rsidRDefault="007770A2" w:rsidP="007770A2">
      <w:pPr>
        <w:numPr>
          <w:ilvl w:val="0"/>
          <w:numId w:val="91"/>
        </w:numPr>
        <w:spacing w:before="100" w:beforeAutospacing="1" w:after="100" w:afterAutospacing="1"/>
        <w:rPr>
          <w:rFonts w:ascii="Times" w:hAnsi="Times"/>
          <w:color w:val="000000"/>
          <w:sz w:val="27"/>
          <w:szCs w:val="27"/>
        </w:rPr>
      </w:pPr>
      <w:r>
        <w:rPr>
          <w:rFonts w:ascii="Times" w:hAnsi="Times"/>
          <w:color w:val="000000"/>
          <w:sz w:val="27"/>
          <w:szCs w:val="27"/>
        </w:rPr>
        <w:t>A long tail of rare, weakly penetrant, or hypomorphic variants</w:t>
      </w:r>
    </w:p>
    <w:p w14:paraId="48CCB7BE" w14:textId="77777777" w:rsidR="007770A2" w:rsidRDefault="007770A2" w:rsidP="007770A2">
      <w:pPr>
        <w:numPr>
          <w:ilvl w:val="0"/>
          <w:numId w:val="91"/>
        </w:numPr>
        <w:spacing w:before="100" w:beforeAutospacing="1" w:after="100" w:afterAutospacing="1"/>
        <w:rPr>
          <w:rFonts w:ascii="Times" w:hAnsi="Times"/>
          <w:color w:val="000000"/>
          <w:sz w:val="27"/>
          <w:szCs w:val="27"/>
        </w:rPr>
      </w:pPr>
      <w:r>
        <w:rPr>
          <w:rFonts w:ascii="Times" w:hAnsi="Times"/>
          <w:color w:val="000000"/>
          <w:sz w:val="27"/>
          <w:szCs w:val="27"/>
        </w:rPr>
        <w:t>Significant phenotypic heterogeneity even within clinical diagnoses</w:t>
      </w:r>
    </w:p>
    <w:p w14:paraId="70B1D820" w14:textId="77777777" w:rsidR="007770A2" w:rsidRDefault="007770A2" w:rsidP="007770A2">
      <w:pPr>
        <w:pStyle w:val="NormalWeb"/>
        <w:rPr>
          <w:rFonts w:ascii="Times" w:hAnsi="Times"/>
          <w:color w:val="000000"/>
          <w:sz w:val="27"/>
          <w:szCs w:val="27"/>
        </w:rPr>
      </w:pPr>
      <w:r>
        <w:rPr>
          <w:rFonts w:ascii="Times" w:hAnsi="Times"/>
          <w:color w:val="000000"/>
          <w:sz w:val="27"/>
          <w:szCs w:val="27"/>
        </w:rPr>
        <w:t>Crucially, the absence of complete genetic mapping does </w:t>
      </w:r>
      <w:r>
        <w:rPr>
          <w:rStyle w:val="Emphasis"/>
          <w:rFonts w:ascii="Times" w:hAnsi="Times"/>
          <w:color w:val="000000"/>
          <w:sz w:val="27"/>
          <w:szCs w:val="27"/>
        </w:rPr>
        <w:t>not</w:t>
      </w:r>
      <w:r>
        <w:rPr>
          <w:rFonts w:ascii="Times" w:hAnsi="Times"/>
          <w:color w:val="000000"/>
          <w:sz w:val="27"/>
          <w:szCs w:val="27"/>
        </w:rPr>
        <w:t> imply the absence of convergent biology. Instead, it suggests that disease-relevant mechanisms may be distributed across multiple upstream perturbations that converge on </w:t>
      </w:r>
      <w:r>
        <w:rPr>
          <w:rStyle w:val="Strong"/>
          <w:rFonts w:ascii="Times" w:hAnsi="Times"/>
          <w:color w:val="000000"/>
          <w:sz w:val="27"/>
          <w:szCs w:val="27"/>
        </w:rPr>
        <w:t>shared functional states</w:t>
      </w:r>
      <w:r>
        <w:rPr>
          <w:rFonts w:ascii="Times" w:hAnsi="Times"/>
          <w:color w:val="000000"/>
          <w:sz w:val="27"/>
          <w:szCs w:val="27"/>
        </w:rPr>
        <w:t>.</w:t>
      </w:r>
    </w:p>
    <w:p w14:paraId="71BD373D"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platform hypothesis for these disorders is therefore:</w:t>
      </w:r>
    </w:p>
    <w:p w14:paraId="02FD037E" w14:textId="77777777" w:rsidR="007770A2" w:rsidRDefault="007770A2" w:rsidP="007770A2">
      <w:pPr>
        <w:pStyle w:val="NormalWeb"/>
        <w:rPr>
          <w:rFonts w:ascii="Times" w:hAnsi="Times"/>
          <w:color w:val="000000"/>
          <w:sz w:val="27"/>
          <w:szCs w:val="27"/>
        </w:rPr>
      </w:pPr>
      <w:r>
        <w:rPr>
          <w:rStyle w:val="Emphasis"/>
          <w:rFonts w:ascii="Times" w:hAnsi="Times"/>
          <w:color w:val="000000"/>
          <w:sz w:val="27"/>
          <w:szCs w:val="27"/>
        </w:rPr>
        <w:lastRenderedPageBreak/>
        <w:t>If a subset of monogenic lesions produce a characteristic functional phenotype, then other—unlabeled or weak—genetic perturbations that cluster near them in functional space are likely operating through similar cellular mechanisms.</w:t>
      </w:r>
    </w:p>
    <w:p w14:paraId="3F7BB4A4" w14:textId="77777777" w:rsidR="007770A2" w:rsidRDefault="007770A2" w:rsidP="007770A2">
      <w:pPr>
        <w:pStyle w:val="NormalWeb"/>
        <w:rPr>
          <w:rFonts w:ascii="Times" w:hAnsi="Times"/>
          <w:color w:val="000000"/>
          <w:sz w:val="27"/>
          <w:szCs w:val="27"/>
        </w:rPr>
      </w:pPr>
      <w:r>
        <w:rPr>
          <w:rFonts w:ascii="Times" w:hAnsi="Times"/>
          <w:color w:val="000000"/>
          <w:sz w:val="27"/>
          <w:szCs w:val="27"/>
        </w:rPr>
        <w:t>This reframes genetic uncertainty as an inference problem rather than a blocking constraint.</w:t>
      </w:r>
    </w:p>
    <w:p w14:paraId="07CDD672" w14:textId="77777777" w:rsidR="007770A2" w:rsidRDefault="003B2BA8" w:rsidP="007770A2">
      <w:pPr>
        <w:rPr>
          <w:rFonts w:ascii="Times" w:hAnsi="Times"/>
          <w:sz w:val="27"/>
          <w:szCs w:val="27"/>
        </w:rPr>
      </w:pPr>
      <w:r w:rsidRPr="003B2BA8">
        <w:rPr>
          <w:noProof/>
          <w14:ligatures w14:val="standardContextual"/>
        </w:rPr>
        <w:pict w14:anchorId="61327352">
          <v:rect id="_x0000_i1112" alt="" style="width:468pt;height:.05pt;mso-width-percent:0;mso-height-percent:0;mso-width-percent:0;mso-height-percent:0" o:hralign="center" o:hrstd="t" o:hr="t" fillcolor="#a0a0a0" stroked="f"/>
        </w:pict>
      </w:r>
    </w:p>
    <w:p w14:paraId="7EA875E1" w14:textId="77777777" w:rsidR="007770A2" w:rsidRDefault="007770A2" w:rsidP="007770A2">
      <w:pPr>
        <w:pStyle w:val="Heading2"/>
        <w:rPr>
          <w:rFonts w:ascii="Times" w:hAnsi="Times"/>
          <w:color w:val="000000"/>
          <w:sz w:val="36"/>
          <w:szCs w:val="36"/>
        </w:rPr>
      </w:pPr>
      <w:r>
        <w:rPr>
          <w:rFonts w:ascii="Times" w:hAnsi="Times"/>
          <w:color w:val="000000"/>
        </w:rPr>
        <w:t>8.2 Using known monogenic lesions as functional anchors</w:t>
      </w:r>
    </w:p>
    <w:p w14:paraId="1FBF27DC" w14:textId="77777777" w:rsidR="007770A2" w:rsidRDefault="007770A2" w:rsidP="007770A2">
      <w:pPr>
        <w:pStyle w:val="NormalWeb"/>
        <w:rPr>
          <w:rFonts w:ascii="Times" w:hAnsi="Times"/>
          <w:color w:val="000000"/>
          <w:sz w:val="27"/>
          <w:szCs w:val="27"/>
        </w:rPr>
      </w:pPr>
      <w:r>
        <w:rPr>
          <w:rFonts w:ascii="Times" w:hAnsi="Times"/>
          <w:color w:val="000000"/>
          <w:sz w:val="27"/>
          <w:szCs w:val="27"/>
        </w:rPr>
        <w:t>For many neuropsychiatric and neurodegenerative disorders (e.g., autism spectrum disorders, schizophrenia, frontotemporal dementia, ALS), a limited number of genes have strong causal evidence. These genes serve as </w:t>
      </w:r>
      <w:r>
        <w:rPr>
          <w:rStyle w:val="Strong"/>
          <w:rFonts w:ascii="Times" w:hAnsi="Times"/>
          <w:color w:val="000000"/>
          <w:sz w:val="27"/>
          <w:szCs w:val="27"/>
        </w:rPr>
        <w:t>functional anchors</w:t>
      </w:r>
      <w:r>
        <w:rPr>
          <w:rFonts w:ascii="Times" w:hAnsi="Times"/>
          <w:color w:val="000000"/>
          <w:sz w:val="27"/>
          <w:szCs w:val="27"/>
        </w:rPr>
        <w:t>, analogous to epilepsy monogenes in Chapter 7.</w:t>
      </w:r>
    </w:p>
    <w:p w14:paraId="0368E4CA"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platform workflow begins by:</w:t>
      </w:r>
    </w:p>
    <w:p w14:paraId="6A1DBFE5" w14:textId="77777777" w:rsidR="007770A2" w:rsidRDefault="007770A2" w:rsidP="007770A2">
      <w:pPr>
        <w:numPr>
          <w:ilvl w:val="0"/>
          <w:numId w:val="92"/>
        </w:numPr>
        <w:spacing w:before="100" w:beforeAutospacing="1" w:after="100" w:afterAutospacing="1"/>
        <w:rPr>
          <w:rFonts w:ascii="Times" w:hAnsi="Times"/>
          <w:color w:val="000000"/>
          <w:sz w:val="27"/>
          <w:szCs w:val="27"/>
        </w:rPr>
      </w:pPr>
      <w:r>
        <w:rPr>
          <w:rFonts w:ascii="Times" w:hAnsi="Times"/>
          <w:color w:val="000000"/>
          <w:sz w:val="27"/>
          <w:szCs w:val="27"/>
        </w:rPr>
        <w:t>Modeling these anchor genes in human neurons</w:t>
      </w:r>
    </w:p>
    <w:p w14:paraId="12579BF8" w14:textId="77777777" w:rsidR="007770A2" w:rsidRDefault="007770A2" w:rsidP="007770A2">
      <w:pPr>
        <w:numPr>
          <w:ilvl w:val="0"/>
          <w:numId w:val="92"/>
        </w:numPr>
        <w:spacing w:before="100" w:beforeAutospacing="1" w:after="100" w:afterAutospacing="1"/>
        <w:rPr>
          <w:rFonts w:ascii="Times" w:hAnsi="Times"/>
          <w:color w:val="000000"/>
          <w:sz w:val="27"/>
          <w:szCs w:val="27"/>
        </w:rPr>
      </w:pPr>
      <w:r>
        <w:rPr>
          <w:rFonts w:ascii="Times" w:hAnsi="Times"/>
          <w:color w:val="000000"/>
          <w:sz w:val="27"/>
          <w:szCs w:val="27"/>
        </w:rPr>
        <w:t>Defining their oEP and related functional signatures</w:t>
      </w:r>
    </w:p>
    <w:p w14:paraId="46074286" w14:textId="77777777" w:rsidR="007770A2" w:rsidRDefault="007770A2" w:rsidP="007770A2">
      <w:pPr>
        <w:numPr>
          <w:ilvl w:val="0"/>
          <w:numId w:val="92"/>
        </w:numPr>
        <w:spacing w:before="100" w:beforeAutospacing="1" w:after="100" w:afterAutospacing="1"/>
        <w:rPr>
          <w:rFonts w:ascii="Times" w:hAnsi="Times"/>
          <w:color w:val="000000"/>
          <w:sz w:val="27"/>
          <w:szCs w:val="27"/>
        </w:rPr>
      </w:pPr>
      <w:r>
        <w:rPr>
          <w:rFonts w:ascii="Times" w:hAnsi="Times"/>
          <w:color w:val="000000"/>
          <w:sz w:val="27"/>
          <w:szCs w:val="27"/>
        </w:rPr>
        <w:t>Treating these signatures as </w:t>
      </w:r>
      <w:r>
        <w:rPr>
          <w:rStyle w:val="Emphasis"/>
          <w:rFonts w:ascii="Times" w:hAnsi="Times"/>
          <w:color w:val="000000"/>
          <w:sz w:val="27"/>
          <w:szCs w:val="27"/>
        </w:rPr>
        <w:t>centroids</w:t>
      </w:r>
      <w:r>
        <w:rPr>
          <w:rFonts w:ascii="Times" w:hAnsi="Times"/>
          <w:color w:val="000000"/>
          <w:sz w:val="27"/>
          <w:szCs w:val="27"/>
        </w:rPr>
        <w:t> in functional space</w:t>
      </w:r>
    </w:p>
    <w:p w14:paraId="1F8FE8D2" w14:textId="77777777" w:rsidR="007770A2" w:rsidRDefault="007770A2" w:rsidP="007770A2">
      <w:pPr>
        <w:pStyle w:val="NormalWeb"/>
        <w:rPr>
          <w:rFonts w:ascii="Times" w:hAnsi="Times"/>
          <w:color w:val="000000"/>
          <w:sz w:val="27"/>
          <w:szCs w:val="27"/>
        </w:rPr>
      </w:pPr>
      <w:r>
        <w:rPr>
          <w:rFonts w:ascii="Times" w:hAnsi="Times"/>
          <w:color w:val="000000"/>
          <w:sz w:val="27"/>
          <w:szCs w:val="27"/>
        </w:rPr>
        <w:t>From this foundation, the platform can explore </w:t>
      </w:r>
      <w:r>
        <w:rPr>
          <w:rStyle w:val="Strong"/>
          <w:rFonts w:ascii="Times" w:hAnsi="Times"/>
          <w:color w:val="000000"/>
          <w:sz w:val="27"/>
          <w:szCs w:val="27"/>
        </w:rPr>
        <w:t>phenotypic neighborhoods</w:t>
      </w:r>
      <w:r>
        <w:rPr>
          <w:rFonts w:ascii="Times" w:hAnsi="Times"/>
          <w:color w:val="000000"/>
          <w:sz w:val="27"/>
          <w:szCs w:val="27"/>
        </w:rPr>
        <w:t> rather than relying solely on gene annotation.</w:t>
      </w:r>
    </w:p>
    <w:p w14:paraId="6EE38778" w14:textId="77777777" w:rsidR="007770A2" w:rsidRDefault="003B2BA8" w:rsidP="007770A2">
      <w:pPr>
        <w:rPr>
          <w:rFonts w:ascii="Times" w:hAnsi="Times"/>
          <w:sz w:val="27"/>
          <w:szCs w:val="27"/>
        </w:rPr>
      </w:pPr>
      <w:r w:rsidRPr="003B2BA8">
        <w:rPr>
          <w:noProof/>
          <w14:ligatures w14:val="standardContextual"/>
        </w:rPr>
        <w:pict w14:anchorId="075135A8">
          <v:rect id="_x0000_i1111" alt="" style="width:468pt;height:.05pt;mso-width-percent:0;mso-height-percent:0;mso-width-percent:0;mso-height-percent:0" o:hralign="center" o:hrstd="t" o:hr="t" fillcolor="#a0a0a0" stroked="f"/>
        </w:pict>
      </w:r>
    </w:p>
    <w:p w14:paraId="29D0F5DD" w14:textId="77777777" w:rsidR="007770A2" w:rsidRDefault="007770A2" w:rsidP="007770A2">
      <w:pPr>
        <w:pStyle w:val="Heading2"/>
        <w:rPr>
          <w:rFonts w:ascii="Times" w:hAnsi="Times"/>
          <w:color w:val="000000"/>
          <w:sz w:val="36"/>
          <w:szCs w:val="36"/>
        </w:rPr>
      </w:pPr>
      <w:r>
        <w:rPr>
          <w:rFonts w:ascii="Times" w:hAnsi="Times"/>
          <w:color w:val="000000"/>
        </w:rPr>
        <w:t>8.3 Expanding the cellular substrate</w:t>
      </w:r>
    </w:p>
    <w:p w14:paraId="5074EF15" w14:textId="77777777" w:rsidR="007770A2" w:rsidRDefault="007770A2" w:rsidP="007770A2">
      <w:pPr>
        <w:pStyle w:val="NormalWeb"/>
        <w:rPr>
          <w:rFonts w:ascii="Times" w:hAnsi="Times"/>
          <w:color w:val="000000"/>
          <w:sz w:val="27"/>
          <w:szCs w:val="27"/>
        </w:rPr>
      </w:pPr>
      <w:r>
        <w:rPr>
          <w:rFonts w:ascii="Times" w:hAnsi="Times"/>
          <w:color w:val="000000"/>
          <w:sz w:val="27"/>
          <w:szCs w:val="27"/>
        </w:rPr>
        <w:t>Generalization beyond epilepsy requires expanding the biological substrate while preserving interpretability.</w:t>
      </w:r>
    </w:p>
    <w:p w14:paraId="3104E3A1" w14:textId="77777777" w:rsidR="007770A2" w:rsidRDefault="007770A2" w:rsidP="007770A2">
      <w:pPr>
        <w:pStyle w:val="Heading3"/>
        <w:rPr>
          <w:rFonts w:ascii="Times" w:hAnsi="Times"/>
          <w:color w:val="000000"/>
          <w:sz w:val="27"/>
          <w:szCs w:val="27"/>
        </w:rPr>
      </w:pPr>
      <w:r>
        <w:rPr>
          <w:rFonts w:ascii="Times" w:hAnsi="Times"/>
          <w:color w:val="000000"/>
        </w:rPr>
        <w:t>8.3.1 Additional neuronal and glial cell types</w:t>
      </w:r>
    </w:p>
    <w:p w14:paraId="239D59A7" w14:textId="77777777" w:rsidR="007770A2" w:rsidRDefault="007770A2" w:rsidP="007770A2">
      <w:pPr>
        <w:pStyle w:val="NormalWeb"/>
        <w:rPr>
          <w:rFonts w:ascii="Times" w:hAnsi="Times"/>
          <w:color w:val="000000"/>
          <w:sz w:val="27"/>
          <w:szCs w:val="27"/>
        </w:rPr>
      </w:pPr>
      <w:r>
        <w:rPr>
          <w:rFonts w:ascii="Times" w:hAnsi="Times"/>
          <w:color w:val="000000"/>
          <w:sz w:val="27"/>
          <w:szCs w:val="27"/>
        </w:rPr>
        <w:t>Many neurodegenerative and psychiatric disorders involve cell types not central to early epilepsy models, including:</w:t>
      </w:r>
    </w:p>
    <w:p w14:paraId="66851E0D" w14:textId="77777777" w:rsidR="007770A2" w:rsidRDefault="007770A2" w:rsidP="007770A2">
      <w:pPr>
        <w:numPr>
          <w:ilvl w:val="0"/>
          <w:numId w:val="93"/>
        </w:numPr>
        <w:spacing w:before="100" w:beforeAutospacing="1" w:after="100" w:afterAutospacing="1"/>
        <w:rPr>
          <w:rFonts w:ascii="Times" w:hAnsi="Times"/>
          <w:color w:val="000000"/>
          <w:sz w:val="27"/>
          <w:szCs w:val="27"/>
        </w:rPr>
      </w:pPr>
      <w:r>
        <w:rPr>
          <w:rFonts w:ascii="Times" w:hAnsi="Times"/>
          <w:color w:val="000000"/>
          <w:sz w:val="27"/>
          <w:szCs w:val="27"/>
        </w:rPr>
        <w:t>Inhibitory interneuron subclasses</w:t>
      </w:r>
    </w:p>
    <w:p w14:paraId="1BDED661" w14:textId="77777777" w:rsidR="007770A2" w:rsidRDefault="007770A2" w:rsidP="007770A2">
      <w:pPr>
        <w:numPr>
          <w:ilvl w:val="0"/>
          <w:numId w:val="93"/>
        </w:numPr>
        <w:spacing w:before="100" w:beforeAutospacing="1" w:after="100" w:afterAutospacing="1"/>
        <w:rPr>
          <w:rFonts w:ascii="Times" w:hAnsi="Times"/>
          <w:color w:val="000000"/>
          <w:sz w:val="27"/>
          <w:szCs w:val="27"/>
        </w:rPr>
      </w:pPr>
      <w:r>
        <w:rPr>
          <w:rFonts w:ascii="Times" w:hAnsi="Times"/>
          <w:color w:val="000000"/>
          <w:sz w:val="27"/>
          <w:szCs w:val="27"/>
        </w:rPr>
        <w:t>Dopaminergic, serotonergic, and other neuromodulatory neurons</w:t>
      </w:r>
    </w:p>
    <w:p w14:paraId="4ED3122A" w14:textId="77777777" w:rsidR="007770A2" w:rsidRDefault="007770A2" w:rsidP="007770A2">
      <w:pPr>
        <w:numPr>
          <w:ilvl w:val="0"/>
          <w:numId w:val="93"/>
        </w:numPr>
        <w:spacing w:before="100" w:beforeAutospacing="1" w:after="100" w:afterAutospacing="1"/>
        <w:rPr>
          <w:rFonts w:ascii="Times" w:hAnsi="Times"/>
          <w:color w:val="000000"/>
          <w:sz w:val="27"/>
          <w:szCs w:val="27"/>
        </w:rPr>
      </w:pPr>
      <w:r>
        <w:rPr>
          <w:rFonts w:ascii="Times" w:hAnsi="Times"/>
          <w:color w:val="000000"/>
          <w:sz w:val="27"/>
          <w:szCs w:val="27"/>
        </w:rPr>
        <w:t>Astrocytes and oligodendrocyte lineage cells</w:t>
      </w:r>
    </w:p>
    <w:p w14:paraId="126CC7AD" w14:textId="77777777" w:rsidR="007770A2" w:rsidRDefault="007770A2" w:rsidP="007770A2">
      <w:pPr>
        <w:pStyle w:val="NormalWeb"/>
        <w:rPr>
          <w:rFonts w:ascii="Times" w:hAnsi="Times"/>
          <w:color w:val="000000"/>
          <w:sz w:val="27"/>
          <w:szCs w:val="27"/>
        </w:rPr>
      </w:pPr>
      <w:r>
        <w:rPr>
          <w:rFonts w:ascii="Times" w:hAnsi="Times"/>
          <w:color w:val="000000"/>
          <w:sz w:val="27"/>
          <w:szCs w:val="27"/>
        </w:rPr>
        <w:t>These cell types are added selectively, guided by disease biology and by evidence that functional readouts remain robust and screenable.</w:t>
      </w:r>
    </w:p>
    <w:p w14:paraId="7234F955" w14:textId="77777777" w:rsidR="007770A2" w:rsidRDefault="007770A2" w:rsidP="007770A2">
      <w:pPr>
        <w:pStyle w:val="Heading3"/>
        <w:rPr>
          <w:rFonts w:ascii="Times" w:hAnsi="Times"/>
          <w:color w:val="000000"/>
          <w:sz w:val="27"/>
          <w:szCs w:val="27"/>
        </w:rPr>
      </w:pPr>
      <w:r>
        <w:rPr>
          <w:rFonts w:ascii="Times" w:hAnsi="Times"/>
          <w:color w:val="000000"/>
        </w:rPr>
        <w:lastRenderedPageBreak/>
        <w:t>8.3.2 Developmental context as a variable</w:t>
      </w:r>
    </w:p>
    <w:p w14:paraId="754E28A3" w14:textId="77777777" w:rsidR="007770A2" w:rsidRDefault="007770A2" w:rsidP="007770A2">
      <w:pPr>
        <w:pStyle w:val="NormalWeb"/>
        <w:rPr>
          <w:rFonts w:ascii="Times" w:hAnsi="Times"/>
          <w:color w:val="000000"/>
          <w:sz w:val="27"/>
          <w:szCs w:val="27"/>
        </w:rPr>
      </w:pPr>
      <w:r>
        <w:rPr>
          <w:rFonts w:ascii="Times" w:hAnsi="Times"/>
          <w:color w:val="000000"/>
          <w:sz w:val="27"/>
          <w:szCs w:val="27"/>
        </w:rPr>
        <w:t>For disorders with strong neurodevelopmental components, phenotypes may only emerge—or may differ qualitatively—across stages of maturation. The platform therefore treats </w:t>
      </w:r>
      <w:r>
        <w:rPr>
          <w:rStyle w:val="Strong"/>
          <w:rFonts w:ascii="Times" w:hAnsi="Times"/>
          <w:color w:val="000000"/>
          <w:sz w:val="27"/>
          <w:szCs w:val="27"/>
        </w:rPr>
        <w:t>developmental time</w:t>
      </w:r>
      <w:r>
        <w:rPr>
          <w:rFonts w:ascii="Times" w:hAnsi="Times"/>
          <w:color w:val="000000"/>
          <w:sz w:val="27"/>
          <w:szCs w:val="27"/>
        </w:rPr>
        <w:t> as an explicit axis of analysis rather than a confound.</w:t>
      </w:r>
    </w:p>
    <w:p w14:paraId="5279F1AC" w14:textId="77777777" w:rsidR="007770A2" w:rsidRDefault="003B2BA8" w:rsidP="007770A2">
      <w:pPr>
        <w:rPr>
          <w:rFonts w:ascii="Times" w:hAnsi="Times"/>
          <w:sz w:val="27"/>
          <w:szCs w:val="27"/>
        </w:rPr>
      </w:pPr>
      <w:r w:rsidRPr="003B2BA8">
        <w:rPr>
          <w:noProof/>
          <w14:ligatures w14:val="standardContextual"/>
        </w:rPr>
        <w:pict w14:anchorId="3AC72427">
          <v:rect id="_x0000_i1110" alt="" style="width:468pt;height:.05pt;mso-width-percent:0;mso-height-percent:0;mso-width-percent:0;mso-height-percent:0" o:hralign="center" o:hrstd="t" o:hr="t" fillcolor="#a0a0a0" stroked="f"/>
        </w:pict>
      </w:r>
    </w:p>
    <w:p w14:paraId="2B392216" w14:textId="77777777" w:rsidR="007770A2" w:rsidRDefault="007770A2" w:rsidP="007770A2">
      <w:pPr>
        <w:pStyle w:val="Heading2"/>
        <w:rPr>
          <w:rFonts w:ascii="Times" w:hAnsi="Times"/>
          <w:color w:val="000000"/>
          <w:sz w:val="36"/>
          <w:szCs w:val="36"/>
        </w:rPr>
      </w:pPr>
      <w:r>
        <w:rPr>
          <w:rFonts w:ascii="Times" w:hAnsi="Times"/>
          <w:color w:val="000000"/>
        </w:rPr>
        <w:t>8.4 Expanding assay modalities while preserving functional truth</w:t>
      </w:r>
    </w:p>
    <w:p w14:paraId="49DD6E39" w14:textId="77777777" w:rsidR="007770A2" w:rsidRDefault="007770A2" w:rsidP="007770A2">
      <w:pPr>
        <w:pStyle w:val="NormalWeb"/>
        <w:rPr>
          <w:rFonts w:ascii="Times" w:hAnsi="Times"/>
          <w:color w:val="000000"/>
          <w:sz w:val="27"/>
          <w:szCs w:val="27"/>
        </w:rPr>
      </w:pPr>
      <w:r>
        <w:rPr>
          <w:rFonts w:ascii="Times" w:hAnsi="Times"/>
          <w:color w:val="000000"/>
          <w:sz w:val="27"/>
          <w:szCs w:val="27"/>
        </w:rPr>
        <w:t>Single-cell all-optical electrophysiology remains the core assay for intrinsic excitability, but it is insufficient alone for later-stage disease modeling.</w:t>
      </w:r>
    </w:p>
    <w:p w14:paraId="4EDA5E71" w14:textId="77777777" w:rsidR="007770A2" w:rsidRDefault="007770A2" w:rsidP="007770A2">
      <w:pPr>
        <w:pStyle w:val="Heading3"/>
        <w:rPr>
          <w:rFonts w:ascii="Times" w:hAnsi="Times"/>
          <w:color w:val="000000"/>
          <w:sz w:val="27"/>
          <w:szCs w:val="27"/>
        </w:rPr>
      </w:pPr>
      <w:r>
        <w:rPr>
          <w:rFonts w:ascii="Times" w:hAnsi="Times"/>
          <w:color w:val="000000"/>
        </w:rPr>
        <w:t>8.4.1 Network and circuit-level assays</w:t>
      </w:r>
    </w:p>
    <w:p w14:paraId="2A65F7CF" w14:textId="77777777" w:rsidR="007770A2" w:rsidRDefault="007770A2" w:rsidP="007770A2">
      <w:pPr>
        <w:pStyle w:val="NormalWeb"/>
        <w:rPr>
          <w:rFonts w:ascii="Times" w:hAnsi="Times"/>
          <w:color w:val="000000"/>
          <w:sz w:val="27"/>
          <w:szCs w:val="27"/>
        </w:rPr>
      </w:pPr>
      <w:r>
        <w:rPr>
          <w:rFonts w:ascii="Times" w:hAnsi="Times"/>
          <w:color w:val="000000"/>
          <w:sz w:val="27"/>
          <w:szCs w:val="27"/>
        </w:rPr>
        <w:t>To capture synaptic integration and emergent behavior, the platform incorporates:</w:t>
      </w:r>
    </w:p>
    <w:p w14:paraId="24E0831D" w14:textId="77777777" w:rsidR="007770A2" w:rsidRDefault="007770A2" w:rsidP="007770A2">
      <w:pPr>
        <w:numPr>
          <w:ilvl w:val="0"/>
          <w:numId w:val="94"/>
        </w:numPr>
        <w:spacing w:before="100" w:beforeAutospacing="1" w:after="100" w:afterAutospacing="1"/>
        <w:rPr>
          <w:rFonts w:ascii="Times" w:hAnsi="Times"/>
          <w:color w:val="000000"/>
          <w:sz w:val="27"/>
          <w:szCs w:val="27"/>
        </w:rPr>
      </w:pPr>
      <w:r>
        <w:rPr>
          <w:rFonts w:ascii="Times" w:hAnsi="Times"/>
          <w:color w:val="000000"/>
          <w:sz w:val="27"/>
          <w:szCs w:val="27"/>
        </w:rPr>
        <w:t>Multicellular and slice-based assays</w:t>
      </w:r>
    </w:p>
    <w:p w14:paraId="5412AAE1" w14:textId="77777777" w:rsidR="007770A2" w:rsidRDefault="007770A2" w:rsidP="007770A2">
      <w:pPr>
        <w:numPr>
          <w:ilvl w:val="0"/>
          <w:numId w:val="94"/>
        </w:numPr>
        <w:spacing w:before="100" w:beforeAutospacing="1" w:after="100" w:afterAutospacing="1"/>
        <w:rPr>
          <w:rFonts w:ascii="Times" w:hAnsi="Times"/>
          <w:color w:val="000000"/>
          <w:sz w:val="27"/>
          <w:szCs w:val="27"/>
        </w:rPr>
      </w:pPr>
      <w:r>
        <w:rPr>
          <w:rFonts w:ascii="Times" w:hAnsi="Times"/>
          <w:color w:val="000000"/>
          <w:sz w:val="27"/>
          <w:szCs w:val="27"/>
        </w:rPr>
        <w:t>Structured stimulation paradigms probing connectivity and plasticity</w:t>
      </w:r>
    </w:p>
    <w:p w14:paraId="6B324E2E" w14:textId="77777777" w:rsidR="007770A2" w:rsidRDefault="007770A2" w:rsidP="007770A2">
      <w:pPr>
        <w:pStyle w:val="NormalWeb"/>
        <w:rPr>
          <w:rFonts w:ascii="Times" w:hAnsi="Times"/>
          <w:color w:val="000000"/>
          <w:sz w:val="27"/>
          <w:szCs w:val="27"/>
        </w:rPr>
      </w:pPr>
      <w:r>
        <w:rPr>
          <w:rFonts w:ascii="Times" w:hAnsi="Times"/>
          <w:color w:val="000000"/>
          <w:sz w:val="27"/>
          <w:szCs w:val="27"/>
        </w:rPr>
        <w:t>These assays preserve functional interpretability while introducing higher-order dynamics.</w:t>
      </w:r>
    </w:p>
    <w:p w14:paraId="03EE2FC1" w14:textId="77777777" w:rsidR="007770A2" w:rsidRDefault="007770A2" w:rsidP="007770A2">
      <w:pPr>
        <w:pStyle w:val="Heading3"/>
        <w:rPr>
          <w:rFonts w:ascii="Times" w:hAnsi="Times"/>
          <w:color w:val="000000"/>
          <w:sz w:val="27"/>
          <w:szCs w:val="27"/>
        </w:rPr>
      </w:pPr>
      <w:r>
        <w:rPr>
          <w:rFonts w:ascii="Times" w:hAnsi="Times"/>
          <w:color w:val="000000"/>
        </w:rPr>
        <w:t>8.4.2 In vivo humanized systems</w:t>
      </w:r>
    </w:p>
    <w:p w14:paraId="63AAA7F3" w14:textId="77777777" w:rsidR="007770A2" w:rsidRDefault="007770A2" w:rsidP="007770A2">
      <w:pPr>
        <w:pStyle w:val="NormalWeb"/>
        <w:rPr>
          <w:rFonts w:ascii="Times" w:hAnsi="Times"/>
          <w:color w:val="000000"/>
          <w:sz w:val="27"/>
          <w:szCs w:val="27"/>
        </w:rPr>
      </w:pPr>
      <w:r>
        <w:rPr>
          <w:rFonts w:ascii="Times" w:hAnsi="Times"/>
          <w:color w:val="000000"/>
          <w:sz w:val="27"/>
          <w:szCs w:val="27"/>
        </w:rPr>
        <w:t>For selected programs, the platform extends into </w:t>
      </w:r>
      <w:r>
        <w:rPr>
          <w:rStyle w:val="Strong"/>
          <w:rFonts w:ascii="Times" w:hAnsi="Times"/>
          <w:color w:val="000000"/>
          <w:sz w:val="27"/>
          <w:szCs w:val="27"/>
        </w:rPr>
        <w:t>chimeric rodent models containing human organoids</w:t>
      </w:r>
      <w:r>
        <w:rPr>
          <w:rFonts w:ascii="Times" w:hAnsi="Times"/>
          <w:color w:val="000000"/>
          <w:sz w:val="27"/>
          <w:szCs w:val="27"/>
        </w:rPr>
        <w:t>, enabling:</w:t>
      </w:r>
    </w:p>
    <w:p w14:paraId="24F9EEE5" w14:textId="77777777" w:rsidR="007770A2" w:rsidRDefault="007770A2" w:rsidP="007770A2">
      <w:pPr>
        <w:numPr>
          <w:ilvl w:val="0"/>
          <w:numId w:val="95"/>
        </w:numPr>
        <w:spacing w:before="100" w:beforeAutospacing="1" w:after="100" w:afterAutospacing="1"/>
        <w:rPr>
          <w:rFonts w:ascii="Times" w:hAnsi="Times"/>
          <w:color w:val="000000"/>
          <w:sz w:val="27"/>
          <w:szCs w:val="27"/>
        </w:rPr>
      </w:pPr>
      <w:r>
        <w:rPr>
          <w:rFonts w:ascii="Times" w:hAnsi="Times"/>
          <w:color w:val="000000"/>
          <w:sz w:val="27"/>
          <w:szCs w:val="27"/>
        </w:rPr>
        <w:t>Longitudinal assessment of human neuronal function in vivo</w:t>
      </w:r>
    </w:p>
    <w:p w14:paraId="234E83F6" w14:textId="77777777" w:rsidR="007770A2" w:rsidRDefault="007770A2" w:rsidP="007770A2">
      <w:pPr>
        <w:numPr>
          <w:ilvl w:val="0"/>
          <w:numId w:val="95"/>
        </w:numPr>
        <w:spacing w:before="100" w:beforeAutospacing="1" w:after="100" w:afterAutospacing="1"/>
        <w:rPr>
          <w:rFonts w:ascii="Times" w:hAnsi="Times"/>
          <w:color w:val="000000"/>
          <w:sz w:val="27"/>
          <w:szCs w:val="27"/>
        </w:rPr>
      </w:pPr>
      <w:r>
        <w:rPr>
          <w:rFonts w:ascii="Times" w:hAnsi="Times"/>
          <w:color w:val="000000"/>
          <w:sz w:val="27"/>
          <w:szCs w:val="27"/>
        </w:rPr>
        <w:t>Validation of network-level rescue predictions</w:t>
      </w:r>
    </w:p>
    <w:p w14:paraId="162933C2" w14:textId="77777777" w:rsidR="007770A2" w:rsidRDefault="007770A2" w:rsidP="007770A2">
      <w:pPr>
        <w:numPr>
          <w:ilvl w:val="0"/>
          <w:numId w:val="95"/>
        </w:numPr>
        <w:spacing w:before="100" w:beforeAutospacing="1" w:after="100" w:afterAutospacing="1"/>
        <w:rPr>
          <w:rFonts w:ascii="Times" w:hAnsi="Times"/>
          <w:color w:val="000000"/>
          <w:sz w:val="27"/>
          <w:szCs w:val="27"/>
        </w:rPr>
      </w:pPr>
      <w:r>
        <w:rPr>
          <w:rFonts w:ascii="Times" w:hAnsi="Times"/>
          <w:color w:val="000000"/>
          <w:sz w:val="27"/>
          <w:szCs w:val="27"/>
        </w:rPr>
        <w:t>Bridging to translational endpoints without abandoning human biology</w:t>
      </w:r>
    </w:p>
    <w:p w14:paraId="45B36694" w14:textId="77777777" w:rsidR="007770A2" w:rsidRDefault="007770A2" w:rsidP="007770A2">
      <w:pPr>
        <w:pStyle w:val="NormalWeb"/>
        <w:rPr>
          <w:rFonts w:ascii="Times" w:hAnsi="Times"/>
          <w:color w:val="000000"/>
          <w:sz w:val="27"/>
          <w:szCs w:val="27"/>
        </w:rPr>
      </w:pPr>
      <w:r>
        <w:rPr>
          <w:rFonts w:ascii="Times" w:hAnsi="Times"/>
          <w:color w:val="000000"/>
          <w:sz w:val="27"/>
          <w:szCs w:val="27"/>
        </w:rPr>
        <w:t>Importantly, in vivo work is introduced only </w:t>
      </w:r>
      <w:r>
        <w:rPr>
          <w:rStyle w:val="Emphasis"/>
          <w:rFonts w:ascii="Times" w:hAnsi="Times"/>
          <w:color w:val="000000"/>
          <w:sz w:val="27"/>
          <w:szCs w:val="27"/>
        </w:rPr>
        <w:t>after</w:t>
      </w:r>
      <w:r>
        <w:rPr>
          <w:rFonts w:ascii="Times" w:hAnsi="Times"/>
          <w:color w:val="000000"/>
          <w:sz w:val="27"/>
          <w:szCs w:val="27"/>
        </w:rPr>
        <w:t> functional hypotheses are well-formed in vitro, maintaining capital efficiency.</w:t>
      </w:r>
    </w:p>
    <w:p w14:paraId="0E731216" w14:textId="77777777" w:rsidR="007770A2" w:rsidRDefault="003B2BA8" w:rsidP="007770A2">
      <w:pPr>
        <w:rPr>
          <w:rFonts w:ascii="Times" w:hAnsi="Times"/>
          <w:sz w:val="27"/>
          <w:szCs w:val="27"/>
        </w:rPr>
      </w:pPr>
      <w:r w:rsidRPr="003B2BA8">
        <w:rPr>
          <w:noProof/>
          <w14:ligatures w14:val="standardContextual"/>
        </w:rPr>
        <w:pict w14:anchorId="3128F381">
          <v:rect id="_x0000_i1109" alt="" style="width:468pt;height:.05pt;mso-width-percent:0;mso-height-percent:0;mso-width-percent:0;mso-height-percent:0" o:hralign="center" o:hrstd="t" o:hr="t" fillcolor="#a0a0a0" stroked="f"/>
        </w:pict>
      </w:r>
    </w:p>
    <w:p w14:paraId="6F89930E" w14:textId="77777777" w:rsidR="007770A2" w:rsidRDefault="007770A2" w:rsidP="007770A2">
      <w:pPr>
        <w:pStyle w:val="Heading2"/>
        <w:rPr>
          <w:rFonts w:ascii="Times" w:hAnsi="Times"/>
          <w:color w:val="000000"/>
          <w:sz w:val="36"/>
          <w:szCs w:val="36"/>
        </w:rPr>
      </w:pPr>
      <w:r>
        <w:rPr>
          <w:rFonts w:ascii="Times" w:hAnsi="Times"/>
          <w:color w:val="000000"/>
        </w:rPr>
        <w:t>8.5 Drug space expansion: from screening libraries to therapeutic reality</w:t>
      </w:r>
    </w:p>
    <w:p w14:paraId="0BDB81B7" w14:textId="77777777" w:rsidR="007770A2" w:rsidRDefault="007770A2" w:rsidP="007770A2">
      <w:pPr>
        <w:pStyle w:val="NormalWeb"/>
        <w:rPr>
          <w:rFonts w:ascii="Times" w:hAnsi="Times"/>
          <w:color w:val="000000"/>
          <w:sz w:val="27"/>
          <w:szCs w:val="27"/>
        </w:rPr>
      </w:pPr>
      <w:r>
        <w:rPr>
          <w:rFonts w:ascii="Times" w:hAnsi="Times"/>
          <w:color w:val="000000"/>
          <w:sz w:val="27"/>
          <w:szCs w:val="27"/>
        </w:rPr>
        <w:t>In neurodegeneration and psychiatry, the drug discovery problem is constrained not just by efficacy, but by </w:t>
      </w:r>
      <w:r>
        <w:rPr>
          <w:rStyle w:val="Strong"/>
          <w:rFonts w:ascii="Times" w:hAnsi="Times"/>
          <w:color w:val="000000"/>
          <w:sz w:val="27"/>
          <w:szCs w:val="27"/>
        </w:rPr>
        <w:t>safety, BBB penetration, and chronic dosing feasibility</w:t>
      </w:r>
      <w:r>
        <w:rPr>
          <w:rFonts w:ascii="Times" w:hAnsi="Times"/>
          <w:color w:val="000000"/>
          <w:sz w:val="27"/>
          <w:szCs w:val="27"/>
        </w:rPr>
        <w:t>.</w:t>
      </w:r>
    </w:p>
    <w:p w14:paraId="7F0C0618" w14:textId="77777777" w:rsidR="007770A2" w:rsidRDefault="007770A2" w:rsidP="007770A2">
      <w:pPr>
        <w:pStyle w:val="NormalWeb"/>
        <w:rPr>
          <w:rFonts w:ascii="Times" w:hAnsi="Times"/>
          <w:color w:val="000000"/>
          <w:sz w:val="27"/>
          <w:szCs w:val="27"/>
        </w:rPr>
      </w:pPr>
      <w:r>
        <w:rPr>
          <w:rFonts w:ascii="Times" w:hAnsi="Times"/>
          <w:color w:val="000000"/>
          <w:sz w:val="27"/>
          <w:szCs w:val="27"/>
        </w:rPr>
        <w:lastRenderedPageBreak/>
        <w:t>Accordingly, the platform expands drug space along three axes:</w:t>
      </w:r>
    </w:p>
    <w:p w14:paraId="0B52C4E7" w14:textId="77777777" w:rsidR="007770A2" w:rsidRDefault="007770A2" w:rsidP="007770A2">
      <w:pPr>
        <w:numPr>
          <w:ilvl w:val="0"/>
          <w:numId w:val="96"/>
        </w:numPr>
        <w:spacing w:before="100" w:beforeAutospacing="1" w:after="100" w:afterAutospacing="1"/>
        <w:rPr>
          <w:rFonts w:ascii="Times" w:hAnsi="Times"/>
          <w:color w:val="000000"/>
          <w:sz w:val="27"/>
          <w:szCs w:val="27"/>
        </w:rPr>
      </w:pPr>
      <w:r>
        <w:rPr>
          <w:rStyle w:val="Strong"/>
          <w:rFonts w:ascii="Times" w:hAnsi="Times"/>
          <w:color w:val="000000"/>
          <w:sz w:val="27"/>
          <w:szCs w:val="27"/>
        </w:rPr>
        <w:t>Inclusion of approved and late-stage clinical compounds</w:t>
      </w:r>
      <w:r>
        <w:rPr>
          <w:rFonts w:ascii="Times" w:hAnsi="Times"/>
          <w:color w:val="000000"/>
          <w:sz w:val="27"/>
          <w:szCs w:val="27"/>
        </w:rPr>
        <w:t>, prioritizing known safety and CNS exposure</w:t>
      </w:r>
    </w:p>
    <w:p w14:paraId="015880E7" w14:textId="77777777" w:rsidR="007770A2" w:rsidRDefault="007770A2" w:rsidP="007770A2">
      <w:pPr>
        <w:numPr>
          <w:ilvl w:val="0"/>
          <w:numId w:val="96"/>
        </w:numPr>
        <w:spacing w:before="100" w:beforeAutospacing="1" w:after="100" w:afterAutospacing="1"/>
        <w:rPr>
          <w:rFonts w:ascii="Times" w:hAnsi="Times"/>
          <w:color w:val="000000"/>
          <w:sz w:val="27"/>
          <w:szCs w:val="27"/>
        </w:rPr>
      </w:pPr>
      <w:r>
        <w:rPr>
          <w:rStyle w:val="Strong"/>
          <w:rFonts w:ascii="Times" w:hAnsi="Times"/>
          <w:color w:val="000000"/>
          <w:sz w:val="27"/>
          <w:szCs w:val="27"/>
        </w:rPr>
        <w:t>Systematic repurposing</w:t>
      </w:r>
      <w:r>
        <w:rPr>
          <w:rFonts w:ascii="Times" w:hAnsi="Times"/>
          <w:color w:val="000000"/>
          <w:sz w:val="27"/>
          <w:szCs w:val="27"/>
        </w:rPr>
        <w:t>, guided by functional similarity rather than indication</w:t>
      </w:r>
    </w:p>
    <w:p w14:paraId="3B55CD20" w14:textId="77777777" w:rsidR="007770A2" w:rsidRDefault="007770A2" w:rsidP="007770A2">
      <w:pPr>
        <w:numPr>
          <w:ilvl w:val="0"/>
          <w:numId w:val="96"/>
        </w:numPr>
        <w:spacing w:before="100" w:beforeAutospacing="1" w:after="100" w:afterAutospacing="1"/>
        <w:rPr>
          <w:rFonts w:ascii="Times" w:hAnsi="Times"/>
          <w:color w:val="000000"/>
          <w:sz w:val="27"/>
          <w:szCs w:val="27"/>
        </w:rPr>
      </w:pPr>
      <w:r>
        <w:rPr>
          <w:rStyle w:val="Strong"/>
          <w:rFonts w:ascii="Times" w:hAnsi="Times"/>
          <w:color w:val="000000"/>
          <w:sz w:val="27"/>
          <w:szCs w:val="27"/>
        </w:rPr>
        <w:t>Chemoinformatic projection</w:t>
      </w:r>
      <w:r>
        <w:rPr>
          <w:rFonts w:ascii="Times" w:hAnsi="Times"/>
          <w:color w:val="000000"/>
          <w:sz w:val="27"/>
          <w:szCs w:val="27"/>
        </w:rPr>
        <w:t>, linking compounds with oEP data to structurally or mechanistically related molecules lacking direct functional measurements</w:t>
      </w:r>
    </w:p>
    <w:p w14:paraId="65AB08BC" w14:textId="77777777" w:rsidR="007770A2" w:rsidRDefault="007770A2" w:rsidP="007770A2">
      <w:pPr>
        <w:pStyle w:val="NormalWeb"/>
        <w:rPr>
          <w:rFonts w:ascii="Times" w:hAnsi="Times"/>
          <w:color w:val="000000"/>
          <w:sz w:val="27"/>
          <w:szCs w:val="27"/>
        </w:rPr>
      </w:pPr>
      <w:r>
        <w:rPr>
          <w:rFonts w:ascii="Times" w:hAnsi="Times"/>
          <w:color w:val="000000"/>
          <w:sz w:val="27"/>
          <w:szCs w:val="27"/>
        </w:rPr>
        <w:t>This ensures that functional insights remain connected to realistic therapeutic paths.</w:t>
      </w:r>
    </w:p>
    <w:p w14:paraId="6D7AFDDE" w14:textId="77777777" w:rsidR="007770A2" w:rsidRDefault="003B2BA8" w:rsidP="007770A2">
      <w:pPr>
        <w:rPr>
          <w:rFonts w:ascii="Times" w:hAnsi="Times"/>
          <w:sz w:val="27"/>
          <w:szCs w:val="27"/>
        </w:rPr>
      </w:pPr>
      <w:r w:rsidRPr="003B2BA8">
        <w:rPr>
          <w:noProof/>
          <w14:ligatures w14:val="standardContextual"/>
        </w:rPr>
        <w:pict w14:anchorId="2018484D">
          <v:rect id="_x0000_i1108" alt="" style="width:468pt;height:.05pt;mso-width-percent:0;mso-height-percent:0;mso-width-percent:0;mso-height-percent:0" o:hralign="center" o:hrstd="t" o:hr="t" fillcolor="#a0a0a0" stroked="f"/>
        </w:pict>
      </w:r>
    </w:p>
    <w:p w14:paraId="226A2B3B" w14:textId="77777777" w:rsidR="007770A2" w:rsidRDefault="007770A2" w:rsidP="007770A2">
      <w:pPr>
        <w:pStyle w:val="Heading2"/>
        <w:rPr>
          <w:rFonts w:ascii="Times" w:hAnsi="Times"/>
          <w:color w:val="000000"/>
          <w:sz w:val="36"/>
          <w:szCs w:val="36"/>
        </w:rPr>
      </w:pPr>
      <w:r>
        <w:rPr>
          <w:rFonts w:ascii="Times" w:hAnsi="Times"/>
          <w:color w:val="000000"/>
        </w:rPr>
        <w:t>8.6 Integrating transcriptomics across developmental time</w:t>
      </w:r>
    </w:p>
    <w:p w14:paraId="5E093A64" w14:textId="77777777" w:rsidR="007770A2" w:rsidRDefault="007770A2" w:rsidP="007770A2">
      <w:pPr>
        <w:pStyle w:val="NormalWeb"/>
        <w:rPr>
          <w:rFonts w:ascii="Times" w:hAnsi="Times"/>
          <w:color w:val="000000"/>
          <w:sz w:val="27"/>
          <w:szCs w:val="27"/>
        </w:rPr>
      </w:pPr>
      <w:r>
        <w:rPr>
          <w:rFonts w:ascii="Times" w:hAnsi="Times"/>
          <w:color w:val="000000"/>
          <w:sz w:val="27"/>
          <w:szCs w:val="27"/>
        </w:rPr>
        <w:t>While function remains the primary axis, transcriptomic data plays an increasingly important supporting role in these therapeutic areas.</w:t>
      </w:r>
    </w:p>
    <w:p w14:paraId="231204DE"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platform integrates transcriptomics in two specific ways:</w:t>
      </w:r>
    </w:p>
    <w:p w14:paraId="055179C4" w14:textId="77777777" w:rsidR="007770A2" w:rsidRDefault="007770A2" w:rsidP="007770A2">
      <w:pPr>
        <w:numPr>
          <w:ilvl w:val="0"/>
          <w:numId w:val="97"/>
        </w:numPr>
        <w:spacing w:before="100" w:beforeAutospacing="1" w:after="100" w:afterAutospacing="1"/>
        <w:rPr>
          <w:rFonts w:ascii="Times" w:hAnsi="Times"/>
          <w:color w:val="000000"/>
          <w:sz w:val="27"/>
          <w:szCs w:val="27"/>
        </w:rPr>
      </w:pPr>
      <w:r>
        <w:rPr>
          <w:rStyle w:val="Strong"/>
          <w:rFonts w:ascii="Times" w:hAnsi="Times"/>
          <w:color w:val="000000"/>
          <w:sz w:val="27"/>
          <w:szCs w:val="27"/>
        </w:rPr>
        <w:t>Stage-specific profiling</w:t>
      </w:r>
      <w:r>
        <w:rPr>
          <w:rFonts w:ascii="Times" w:hAnsi="Times"/>
          <w:color w:val="000000"/>
          <w:sz w:val="27"/>
          <w:szCs w:val="27"/>
        </w:rPr>
        <w:t>, capturing how disease-associated perturbations alter developmental trajectories</w:t>
      </w:r>
    </w:p>
    <w:p w14:paraId="21B901C3" w14:textId="77777777" w:rsidR="007770A2" w:rsidRDefault="007770A2" w:rsidP="007770A2">
      <w:pPr>
        <w:numPr>
          <w:ilvl w:val="0"/>
          <w:numId w:val="97"/>
        </w:numPr>
        <w:spacing w:before="100" w:beforeAutospacing="1" w:after="100" w:afterAutospacing="1"/>
        <w:rPr>
          <w:rFonts w:ascii="Times" w:hAnsi="Times"/>
          <w:color w:val="000000"/>
          <w:sz w:val="27"/>
          <w:szCs w:val="27"/>
        </w:rPr>
      </w:pPr>
      <w:r>
        <w:rPr>
          <w:rStyle w:val="Strong"/>
          <w:rFonts w:ascii="Times" w:hAnsi="Times"/>
          <w:color w:val="000000"/>
          <w:sz w:val="27"/>
          <w:szCs w:val="27"/>
        </w:rPr>
        <w:t>Post hoc interpretability</w:t>
      </w:r>
      <w:r>
        <w:rPr>
          <w:rFonts w:ascii="Times" w:hAnsi="Times"/>
          <w:color w:val="000000"/>
          <w:sz w:val="27"/>
          <w:szCs w:val="27"/>
        </w:rPr>
        <w:t>, distinguishing primary drivers from compensatory or degenerative responses</w:t>
      </w:r>
    </w:p>
    <w:p w14:paraId="51855A19" w14:textId="77777777" w:rsidR="007770A2" w:rsidRDefault="007770A2" w:rsidP="007770A2">
      <w:pPr>
        <w:pStyle w:val="NormalWeb"/>
        <w:rPr>
          <w:rFonts w:ascii="Times" w:hAnsi="Times"/>
          <w:color w:val="000000"/>
          <w:sz w:val="27"/>
          <w:szCs w:val="27"/>
        </w:rPr>
      </w:pPr>
      <w:r>
        <w:rPr>
          <w:rFonts w:ascii="Times" w:hAnsi="Times"/>
          <w:color w:val="000000"/>
          <w:sz w:val="27"/>
          <w:szCs w:val="27"/>
        </w:rPr>
        <w:t>By anchoring transcriptomic analysis to functional clusters, the platform avoids the common pitfall of over-interpreting static molecular signatures.</w:t>
      </w:r>
    </w:p>
    <w:p w14:paraId="03DE5D22" w14:textId="77777777" w:rsidR="007770A2" w:rsidRDefault="003B2BA8" w:rsidP="007770A2">
      <w:pPr>
        <w:rPr>
          <w:rFonts w:ascii="Times" w:hAnsi="Times"/>
          <w:sz w:val="27"/>
          <w:szCs w:val="27"/>
        </w:rPr>
      </w:pPr>
      <w:r w:rsidRPr="003B2BA8">
        <w:rPr>
          <w:noProof/>
          <w14:ligatures w14:val="standardContextual"/>
        </w:rPr>
        <w:pict w14:anchorId="0F7144BB">
          <v:rect id="_x0000_i1107" alt="" style="width:468pt;height:.05pt;mso-width-percent:0;mso-height-percent:0;mso-width-percent:0;mso-height-percent:0" o:hralign="center" o:hrstd="t" o:hr="t" fillcolor="#a0a0a0" stroked="f"/>
        </w:pict>
      </w:r>
    </w:p>
    <w:p w14:paraId="04A791FC" w14:textId="77777777" w:rsidR="007770A2" w:rsidRDefault="007770A2" w:rsidP="007770A2">
      <w:pPr>
        <w:pStyle w:val="Heading2"/>
        <w:rPr>
          <w:rFonts w:ascii="Times" w:hAnsi="Times"/>
          <w:color w:val="000000"/>
          <w:sz w:val="36"/>
          <w:szCs w:val="36"/>
        </w:rPr>
      </w:pPr>
      <w:r>
        <w:rPr>
          <w:rFonts w:ascii="Times" w:hAnsi="Times"/>
          <w:color w:val="000000"/>
        </w:rPr>
        <w:t>8.7 From clusters to mechanisms: inferring shared vulnerability</w:t>
      </w:r>
    </w:p>
    <w:p w14:paraId="2B981F9A" w14:textId="77777777" w:rsidR="007770A2" w:rsidRDefault="007770A2" w:rsidP="007770A2">
      <w:pPr>
        <w:pStyle w:val="NormalWeb"/>
        <w:rPr>
          <w:rFonts w:ascii="Times" w:hAnsi="Times"/>
          <w:color w:val="000000"/>
          <w:sz w:val="27"/>
          <w:szCs w:val="27"/>
        </w:rPr>
      </w:pPr>
      <w:r>
        <w:rPr>
          <w:rFonts w:ascii="Times" w:hAnsi="Times"/>
          <w:color w:val="000000"/>
          <w:sz w:val="27"/>
          <w:szCs w:val="27"/>
        </w:rPr>
        <w:t>As in epilepsy, the goal is to move from functional clusters to </w:t>
      </w:r>
      <w:r>
        <w:rPr>
          <w:rStyle w:val="Strong"/>
          <w:rFonts w:ascii="Times" w:hAnsi="Times"/>
          <w:color w:val="000000"/>
          <w:sz w:val="27"/>
          <w:szCs w:val="27"/>
        </w:rPr>
        <w:t>common nodes</w:t>
      </w:r>
      <w:r>
        <w:rPr>
          <w:rFonts w:ascii="Times" w:hAnsi="Times"/>
          <w:color w:val="000000"/>
          <w:sz w:val="27"/>
          <w:szCs w:val="27"/>
        </w:rPr>
        <w:t>—but with greater caution given biological complexity.</w:t>
      </w:r>
    </w:p>
    <w:p w14:paraId="0601337C" w14:textId="77777777" w:rsidR="007770A2" w:rsidRDefault="007770A2" w:rsidP="007770A2">
      <w:pPr>
        <w:pStyle w:val="NormalWeb"/>
        <w:rPr>
          <w:rFonts w:ascii="Times" w:hAnsi="Times"/>
          <w:color w:val="000000"/>
          <w:sz w:val="27"/>
          <w:szCs w:val="27"/>
        </w:rPr>
      </w:pPr>
      <w:r>
        <w:rPr>
          <w:rFonts w:ascii="Times" w:hAnsi="Times"/>
          <w:color w:val="000000"/>
          <w:sz w:val="27"/>
          <w:szCs w:val="27"/>
        </w:rPr>
        <w:t>In neuropsychiatry and neurodegeneration, common nodes may represent:</w:t>
      </w:r>
    </w:p>
    <w:p w14:paraId="7720DC08" w14:textId="77777777" w:rsidR="007770A2" w:rsidRDefault="007770A2" w:rsidP="007770A2">
      <w:pPr>
        <w:numPr>
          <w:ilvl w:val="0"/>
          <w:numId w:val="98"/>
        </w:numPr>
        <w:spacing w:before="100" w:beforeAutospacing="1" w:after="100" w:afterAutospacing="1"/>
        <w:rPr>
          <w:rFonts w:ascii="Times" w:hAnsi="Times"/>
          <w:color w:val="000000"/>
          <w:sz w:val="27"/>
          <w:szCs w:val="27"/>
        </w:rPr>
      </w:pPr>
      <w:r>
        <w:rPr>
          <w:rFonts w:ascii="Times" w:hAnsi="Times"/>
          <w:color w:val="000000"/>
          <w:sz w:val="27"/>
          <w:szCs w:val="27"/>
        </w:rPr>
        <w:t>Regulatory bottlenecks rather than single targets</w:t>
      </w:r>
    </w:p>
    <w:p w14:paraId="42A623C1" w14:textId="77777777" w:rsidR="007770A2" w:rsidRDefault="007770A2" w:rsidP="007770A2">
      <w:pPr>
        <w:numPr>
          <w:ilvl w:val="0"/>
          <w:numId w:val="98"/>
        </w:numPr>
        <w:spacing w:before="100" w:beforeAutospacing="1" w:after="100" w:afterAutospacing="1"/>
        <w:rPr>
          <w:rFonts w:ascii="Times" w:hAnsi="Times"/>
          <w:color w:val="000000"/>
          <w:sz w:val="27"/>
          <w:szCs w:val="27"/>
        </w:rPr>
      </w:pPr>
      <w:r>
        <w:rPr>
          <w:rFonts w:ascii="Times" w:hAnsi="Times"/>
          <w:color w:val="000000"/>
          <w:sz w:val="27"/>
          <w:szCs w:val="27"/>
        </w:rPr>
        <w:t>Nodes whose modulation shifts network stability rather than restoring a single metric</w:t>
      </w:r>
    </w:p>
    <w:p w14:paraId="7AB67EE6" w14:textId="77777777" w:rsidR="007770A2" w:rsidRDefault="007770A2" w:rsidP="007770A2">
      <w:pPr>
        <w:numPr>
          <w:ilvl w:val="0"/>
          <w:numId w:val="98"/>
        </w:numPr>
        <w:spacing w:before="100" w:beforeAutospacing="1" w:after="100" w:afterAutospacing="1"/>
        <w:rPr>
          <w:rFonts w:ascii="Times" w:hAnsi="Times"/>
          <w:color w:val="000000"/>
          <w:sz w:val="27"/>
          <w:szCs w:val="27"/>
        </w:rPr>
      </w:pPr>
      <w:r>
        <w:rPr>
          <w:rFonts w:ascii="Times" w:hAnsi="Times"/>
          <w:color w:val="000000"/>
          <w:sz w:val="27"/>
          <w:szCs w:val="27"/>
        </w:rPr>
        <w:t>Opportunities for combination therapy rather than monotherapy</w:t>
      </w:r>
    </w:p>
    <w:p w14:paraId="462F2AF3" w14:textId="77777777" w:rsidR="007770A2" w:rsidRDefault="007770A2" w:rsidP="007770A2">
      <w:pPr>
        <w:pStyle w:val="NormalWeb"/>
        <w:rPr>
          <w:rFonts w:ascii="Times" w:hAnsi="Times"/>
          <w:color w:val="000000"/>
          <w:sz w:val="27"/>
          <w:szCs w:val="27"/>
        </w:rPr>
      </w:pPr>
      <w:r>
        <w:rPr>
          <w:rFonts w:ascii="Times" w:hAnsi="Times"/>
          <w:color w:val="000000"/>
          <w:sz w:val="27"/>
          <w:szCs w:val="27"/>
        </w:rPr>
        <w:lastRenderedPageBreak/>
        <w:t>The platform is explicitly designed to detect these patterns without requiring prior mechanistic certainty.</w:t>
      </w:r>
    </w:p>
    <w:p w14:paraId="1A8F8D9D" w14:textId="77777777" w:rsidR="007770A2" w:rsidRDefault="003B2BA8" w:rsidP="007770A2">
      <w:pPr>
        <w:rPr>
          <w:rFonts w:ascii="Times" w:hAnsi="Times"/>
          <w:sz w:val="27"/>
          <w:szCs w:val="27"/>
        </w:rPr>
      </w:pPr>
      <w:r w:rsidRPr="003B2BA8">
        <w:rPr>
          <w:noProof/>
          <w14:ligatures w14:val="standardContextual"/>
        </w:rPr>
        <w:pict w14:anchorId="6430D217">
          <v:rect id="_x0000_i1106" alt="" style="width:468pt;height:.05pt;mso-width-percent:0;mso-height-percent:0;mso-width-percent:0;mso-height-percent:0" o:hralign="center" o:hrstd="t" o:hr="t" fillcolor="#a0a0a0" stroked="f"/>
        </w:pict>
      </w:r>
    </w:p>
    <w:p w14:paraId="103871A4" w14:textId="77777777" w:rsidR="007770A2" w:rsidRDefault="007770A2" w:rsidP="007770A2">
      <w:pPr>
        <w:pStyle w:val="Heading2"/>
        <w:rPr>
          <w:rFonts w:ascii="Times" w:hAnsi="Times"/>
          <w:color w:val="000000"/>
          <w:sz w:val="36"/>
          <w:szCs w:val="36"/>
        </w:rPr>
      </w:pPr>
      <w:r>
        <w:rPr>
          <w:rFonts w:ascii="Times" w:hAnsi="Times"/>
          <w:color w:val="000000"/>
        </w:rPr>
        <w:t>8.8 Experimental iteration and falsification</w:t>
      </w:r>
    </w:p>
    <w:p w14:paraId="606C5D7E" w14:textId="77777777" w:rsidR="007770A2" w:rsidRDefault="007770A2" w:rsidP="007770A2">
      <w:pPr>
        <w:pStyle w:val="NormalWeb"/>
        <w:rPr>
          <w:rFonts w:ascii="Times" w:hAnsi="Times"/>
          <w:color w:val="000000"/>
          <w:sz w:val="27"/>
          <w:szCs w:val="27"/>
        </w:rPr>
      </w:pPr>
      <w:r>
        <w:rPr>
          <w:rFonts w:ascii="Times" w:hAnsi="Times"/>
          <w:color w:val="000000"/>
          <w:sz w:val="27"/>
          <w:szCs w:val="27"/>
        </w:rPr>
        <w:t>Predictions generated by clustering and inference are treated as hypotheses, not conclusions. Validation proceeds through:</w:t>
      </w:r>
    </w:p>
    <w:p w14:paraId="384B9E77" w14:textId="77777777" w:rsidR="007770A2" w:rsidRDefault="007770A2" w:rsidP="007770A2">
      <w:pPr>
        <w:numPr>
          <w:ilvl w:val="0"/>
          <w:numId w:val="99"/>
        </w:numPr>
        <w:spacing w:before="100" w:beforeAutospacing="1" w:after="100" w:afterAutospacing="1"/>
        <w:rPr>
          <w:rFonts w:ascii="Times" w:hAnsi="Times"/>
          <w:color w:val="000000"/>
          <w:sz w:val="27"/>
          <w:szCs w:val="27"/>
        </w:rPr>
      </w:pPr>
      <w:r>
        <w:rPr>
          <w:rFonts w:ascii="Times" w:hAnsi="Times"/>
          <w:color w:val="000000"/>
          <w:sz w:val="27"/>
          <w:szCs w:val="27"/>
        </w:rPr>
        <w:t>Allelic series across anchor and neighboring genes</w:t>
      </w:r>
    </w:p>
    <w:p w14:paraId="480B0017" w14:textId="77777777" w:rsidR="007770A2" w:rsidRDefault="007770A2" w:rsidP="007770A2">
      <w:pPr>
        <w:numPr>
          <w:ilvl w:val="0"/>
          <w:numId w:val="99"/>
        </w:numPr>
        <w:spacing w:before="100" w:beforeAutospacing="1" w:after="100" w:afterAutospacing="1"/>
        <w:rPr>
          <w:rFonts w:ascii="Times" w:hAnsi="Times"/>
          <w:color w:val="000000"/>
          <w:sz w:val="27"/>
          <w:szCs w:val="27"/>
        </w:rPr>
      </w:pPr>
      <w:r>
        <w:rPr>
          <w:rFonts w:ascii="Times" w:hAnsi="Times"/>
          <w:color w:val="000000"/>
          <w:sz w:val="27"/>
          <w:szCs w:val="27"/>
        </w:rPr>
        <w:t>Expanded drug panels and rational combinations</w:t>
      </w:r>
    </w:p>
    <w:p w14:paraId="690F496C" w14:textId="77777777" w:rsidR="007770A2" w:rsidRDefault="007770A2" w:rsidP="007770A2">
      <w:pPr>
        <w:numPr>
          <w:ilvl w:val="0"/>
          <w:numId w:val="99"/>
        </w:numPr>
        <w:spacing w:before="100" w:beforeAutospacing="1" w:after="100" w:afterAutospacing="1"/>
        <w:rPr>
          <w:rFonts w:ascii="Times" w:hAnsi="Times"/>
          <w:color w:val="000000"/>
          <w:sz w:val="27"/>
          <w:szCs w:val="27"/>
        </w:rPr>
      </w:pPr>
      <w:r>
        <w:rPr>
          <w:rFonts w:ascii="Times" w:hAnsi="Times"/>
          <w:color w:val="000000"/>
          <w:sz w:val="27"/>
          <w:szCs w:val="27"/>
        </w:rPr>
        <w:t>Cross-cell-type and cross-stage testing</w:t>
      </w:r>
    </w:p>
    <w:p w14:paraId="0A8090A0" w14:textId="77777777" w:rsidR="007770A2" w:rsidRDefault="007770A2" w:rsidP="007770A2">
      <w:pPr>
        <w:pStyle w:val="NormalWeb"/>
        <w:rPr>
          <w:rFonts w:ascii="Times" w:hAnsi="Times"/>
          <w:color w:val="000000"/>
          <w:sz w:val="27"/>
          <w:szCs w:val="27"/>
        </w:rPr>
      </w:pPr>
      <w:r>
        <w:rPr>
          <w:rFonts w:ascii="Times" w:hAnsi="Times"/>
          <w:color w:val="000000"/>
          <w:sz w:val="27"/>
          <w:szCs w:val="27"/>
        </w:rPr>
        <w:t>This iterative loop is essential to prevent overfitting and to maintain scientific credibility.</w:t>
      </w:r>
    </w:p>
    <w:p w14:paraId="0138FC2E" w14:textId="77777777" w:rsidR="007770A2" w:rsidRDefault="003B2BA8" w:rsidP="007770A2">
      <w:pPr>
        <w:rPr>
          <w:rFonts w:ascii="Times" w:hAnsi="Times"/>
          <w:sz w:val="27"/>
          <w:szCs w:val="27"/>
        </w:rPr>
      </w:pPr>
      <w:r w:rsidRPr="003B2BA8">
        <w:rPr>
          <w:noProof/>
          <w14:ligatures w14:val="standardContextual"/>
        </w:rPr>
        <w:pict w14:anchorId="11043190">
          <v:rect id="_x0000_i1105" alt="" style="width:468pt;height:.05pt;mso-width-percent:0;mso-height-percent:0;mso-width-percent:0;mso-height-percent:0" o:hralign="center" o:hrstd="t" o:hr="t" fillcolor="#a0a0a0" stroked="f"/>
        </w:pict>
      </w:r>
    </w:p>
    <w:p w14:paraId="022F3114" w14:textId="77777777" w:rsidR="007770A2" w:rsidRDefault="007770A2" w:rsidP="007770A2">
      <w:pPr>
        <w:pStyle w:val="Heading2"/>
        <w:rPr>
          <w:rFonts w:ascii="Times" w:hAnsi="Times"/>
          <w:color w:val="000000"/>
          <w:sz w:val="36"/>
          <w:szCs w:val="36"/>
        </w:rPr>
      </w:pPr>
      <w:r>
        <w:rPr>
          <w:rFonts w:ascii="Times" w:hAnsi="Times"/>
          <w:color w:val="000000"/>
        </w:rPr>
        <w:t>8.9 Why this extension matters strategically</w:t>
      </w:r>
    </w:p>
    <w:p w14:paraId="677A80DD" w14:textId="77777777" w:rsidR="007770A2" w:rsidRDefault="007770A2" w:rsidP="007770A2">
      <w:pPr>
        <w:pStyle w:val="NormalWeb"/>
        <w:rPr>
          <w:rFonts w:ascii="Times" w:hAnsi="Times"/>
          <w:color w:val="000000"/>
          <w:sz w:val="27"/>
          <w:szCs w:val="27"/>
        </w:rPr>
      </w:pPr>
      <w:r>
        <w:rPr>
          <w:rFonts w:ascii="Times" w:hAnsi="Times"/>
          <w:color w:val="000000"/>
          <w:sz w:val="27"/>
          <w:szCs w:val="27"/>
        </w:rPr>
        <w:t>If successful, this approach allows Quiver to:</w:t>
      </w:r>
    </w:p>
    <w:p w14:paraId="61AE9741" w14:textId="77777777" w:rsidR="007770A2" w:rsidRDefault="007770A2" w:rsidP="007770A2">
      <w:pPr>
        <w:numPr>
          <w:ilvl w:val="0"/>
          <w:numId w:val="100"/>
        </w:numPr>
        <w:spacing w:before="100" w:beforeAutospacing="1" w:after="100" w:afterAutospacing="1"/>
        <w:rPr>
          <w:rFonts w:ascii="Times" w:hAnsi="Times"/>
          <w:color w:val="000000"/>
          <w:sz w:val="27"/>
          <w:szCs w:val="27"/>
        </w:rPr>
      </w:pPr>
      <w:r>
        <w:rPr>
          <w:rFonts w:ascii="Times" w:hAnsi="Times"/>
          <w:color w:val="000000"/>
          <w:sz w:val="27"/>
          <w:szCs w:val="27"/>
        </w:rPr>
        <w:t>Address diseases where genetics alone is insufficient</w:t>
      </w:r>
    </w:p>
    <w:p w14:paraId="01ED789A" w14:textId="77777777" w:rsidR="007770A2" w:rsidRDefault="007770A2" w:rsidP="007770A2">
      <w:pPr>
        <w:numPr>
          <w:ilvl w:val="0"/>
          <w:numId w:val="100"/>
        </w:numPr>
        <w:spacing w:before="100" w:beforeAutospacing="1" w:after="100" w:afterAutospacing="1"/>
        <w:rPr>
          <w:rFonts w:ascii="Times" w:hAnsi="Times"/>
          <w:color w:val="000000"/>
          <w:sz w:val="27"/>
          <w:szCs w:val="27"/>
        </w:rPr>
      </w:pPr>
      <w:r>
        <w:rPr>
          <w:rFonts w:ascii="Times" w:hAnsi="Times"/>
          <w:color w:val="000000"/>
          <w:sz w:val="27"/>
          <w:szCs w:val="27"/>
        </w:rPr>
        <w:t>Discover therapeutic leverage points shared across heterogeneous patient populations</w:t>
      </w:r>
    </w:p>
    <w:p w14:paraId="0E385336" w14:textId="77777777" w:rsidR="007770A2" w:rsidRDefault="007770A2" w:rsidP="007770A2">
      <w:pPr>
        <w:numPr>
          <w:ilvl w:val="0"/>
          <w:numId w:val="100"/>
        </w:numPr>
        <w:spacing w:before="100" w:beforeAutospacing="1" w:after="100" w:afterAutospacing="1"/>
        <w:rPr>
          <w:rFonts w:ascii="Times" w:hAnsi="Times"/>
          <w:color w:val="000000"/>
          <w:sz w:val="27"/>
          <w:szCs w:val="27"/>
        </w:rPr>
      </w:pPr>
      <w:r>
        <w:rPr>
          <w:rFonts w:ascii="Times" w:hAnsi="Times"/>
          <w:color w:val="000000"/>
          <w:sz w:val="27"/>
          <w:szCs w:val="27"/>
        </w:rPr>
        <w:t>Build portfolios around </w:t>
      </w:r>
      <w:r>
        <w:rPr>
          <w:rStyle w:val="Strong"/>
          <w:rFonts w:ascii="Times" w:hAnsi="Times"/>
          <w:color w:val="000000"/>
          <w:sz w:val="27"/>
          <w:szCs w:val="27"/>
        </w:rPr>
        <w:t>functional disease classes</w:t>
      </w:r>
      <w:r>
        <w:rPr>
          <w:rFonts w:ascii="Times" w:hAnsi="Times"/>
          <w:color w:val="000000"/>
          <w:sz w:val="27"/>
          <w:szCs w:val="27"/>
        </w:rPr>
        <w:t>, not diagnostic labels</w:t>
      </w:r>
    </w:p>
    <w:p w14:paraId="21DCF8FE" w14:textId="77777777" w:rsidR="007770A2" w:rsidRDefault="007770A2" w:rsidP="007770A2">
      <w:pPr>
        <w:pStyle w:val="NormalWeb"/>
        <w:rPr>
          <w:rFonts w:ascii="Times" w:hAnsi="Times"/>
          <w:color w:val="000000"/>
          <w:sz w:val="27"/>
          <w:szCs w:val="27"/>
        </w:rPr>
      </w:pPr>
      <w:r>
        <w:rPr>
          <w:rFonts w:ascii="Times" w:hAnsi="Times"/>
          <w:color w:val="000000"/>
          <w:sz w:val="27"/>
          <w:szCs w:val="27"/>
        </w:rPr>
        <w:t>In practical terms, this opens substantially larger markets while preserving the platform’s core advantage: </w:t>
      </w:r>
      <w:r>
        <w:rPr>
          <w:rStyle w:val="Strong"/>
          <w:rFonts w:ascii="Times" w:hAnsi="Times"/>
          <w:color w:val="000000"/>
          <w:sz w:val="27"/>
          <w:szCs w:val="27"/>
        </w:rPr>
        <w:t>human-relevant, function-first discovery</w:t>
      </w:r>
      <w:r>
        <w:rPr>
          <w:rFonts w:ascii="Times" w:hAnsi="Times"/>
          <w:color w:val="000000"/>
          <w:sz w:val="27"/>
          <w:szCs w:val="27"/>
        </w:rPr>
        <w:t>.</w:t>
      </w:r>
    </w:p>
    <w:p w14:paraId="3548DF7F" w14:textId="77777777" w:rsidR="007770A2" w:rsidRDefault="003B2BA8" w:rsidP="007770A2">
      <w:pPr>
        <w:rPr>
          <w:rFonts w:ascii="Times" w:hAnsi="Times"/>
          <w:sz w:val="27"/>
          <w:szCs w:val="27"/>
        </w:rPr>
      </w:pPr>
      <w:r w:rsidRPr="003B2BA8">
        <w:rPr>
          <w:noProof/>
          <w14:ligatures w14:val="standardContextual"/>
        </w:rPr>
        <w:pict w14:anchorId="0AF23A5A">
          <v:rect id="_x0000_i1104" alt="" style="width:468pt;height:.05pt;mso-width-percent:0;mso-height-percent:0;mso-width-percent:0;mso-height-percent:0" o:hralign="center" o:hrstd="t" o:hr="t" fillcolor="#a0a0a0" stroked="f"/>
        </w:pict>
      </w:r>
    </w:p>
    <w:p w14:paraId="47B2DFF5" w14:textId="77777777" w:rsidR="007770A2" w:rsidRDefault="007770A2" w:rsidP="007770A2">
      <w:pPr>
        <w:pStyle w:val="Heading2"/>
        <w:rPr>
          <w:rFonts w:ascii="Times" w:hAnsi="Times"/>
          <w:color w:val="000000"/>
          <w:sz w:val="36"/>
          <w:szCs w:val="36"/>
        </w:rPr>
      </w:pPr>
      <w:r>
        <w:rPr>
          <w:rFonts w:ascii="Times" w:hAnsi="Times"/>
          <w:color w:val="000000"/>
        </w:rPr>
        <w:t>8.10 Positioning for the next layer: Sapphire as an operating system</w:t>
      </w:r>
    </w:p>
    <w:p w14:paraId="34468528"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expansion described in this chapter significantly increases data heterogeneity, experimental complexity, and inference burden. Managing this complexity requires more than pipelines and dashboards; it requires a unifying operating layer capable of coordinating memory, reasoning, and experimentation.</w:t>
      </w:r>
    </w:p>
    <w:p w14:paraId="106F307E" w14:textId="77777777" w:rsidR="007770A2" w:rsidRDefault="007770A2" w:rsidP="007770A2">
      <w:pPr>
        <w:pStyle w:val="NormalWeb"/>
        <w:rPr>
          <w:rFonts w:ascii="Times" w:hAnsi="Times"/>
          <w:sz w:val="27"/>
          <w:szCs w:val="27"/>
        </w:rPr>
      </w:pPr>
      <w:r>
        <w:rPr>
          <w:rFonts w:ascii="Times" w:hAnsi="Times"/>
          <w:color w:val="000000"/>
          <w:sz w:val="27"/>
          <w:szCs w:val="27"/>
        </w:rPr>
        <w:t>The next chapter therefore steps back from biology to focus on </w:t>
      </w:r>
      <w:r>
        <w:rPr>
          <w:rStyle w:val="Strong"/>
          <w:rFonts w:ascii="Times" w:hAnsi="Times"/>
          <w:color w:val="000000"/>
          <w:sz w:val="27"/>
          <w:szCs w:val="27"/>
        </w:rPr>
        <w:t>Sapphire itself</w:t>
      </w:r>
      <w:r>
        <w:rPr>
          <w:rFonts w:ascii="Times" w:hAnsi="Times"/>
          <w:color w:val="000000"/>
          <w:sz w:val="27"/>
          <w:szCs w:val="27"/>
        </w:rPr>
        <w:t>—its architecture, primitives, and role as the operating system that makes platform-level generalization possible at scale.</w:t>
      </w:r>
    </w:p>
    <w:p w14:paraId="14A406E7" w14:textId="77777777" w:rsidR="007770A2" w:rsidRDefault="003B2BA8" w:rsidP="007770A2">
      <w:pPr>
        <w:rPr>
          <w:rFonts w:ascii="Times" w:hAnsi="Times"/>
          <w:sz w:val="27"/>
          <w:szCs w:val="27"/>
        </w:rPr>
      </w:pPr>
      <w:r w:rsidRPr="003B2BA8">
        <w:rPr>
          <w:noProof/>
          <w14:ligatures w14:val="standardContextual"/>
        </w:rPr>
        <w:lastRenderedPageBreak/>
        <w:pict w14:anchorId="776AB52C">
          <v:rect id="_x0000_i1103" alt="" style="width:468pt;height:.05pt;mso-width-percent:0;mso-height-percent:0;mso-width-percent:0;mso-height-percent:0" o:hralign="center" o:hrstd="t" o:hr="t" fillcolor="#a0a0a0" stroked="f"/>
        </w:pict>
      </w:r>
    </w:p>
    <w:p w14:paraId="73A97713" w14:textId="77777777" w:rsidR="007770A2" w:rsidRDefault="007770A2" w:rsidP="007770A2">
      <w:pPr>
        <w:pStyle w:val="Heading1"/>
        <w:rPr>
          <w:rFonts w:ascii="Times" w:hAnsi="Times"/>
          <w:color w:val="000000"/>
          <w:sz w:val="48"/>
          <w:szCs w:val="48"/>
        </w:rPr>
      </w:pPr>
      <w:r>
        <w:rPr>
          <w:rFonts w:ascii="Times" w:hAnsi="Times"/>
          <w:color w:val="000000"/>
        </w:rPr>
        <w:t>Chapter 9</w:t>
      </w:r>
    </w:p>
    <w:p w14:paraId="474A05B8" w14:textId="77777777" w:rsidR="007770A2" w:rsidRDefault="007770A2" w:rsidP="007770A2">
      <w:pPr>
        <w:pStyle w:val="Heading2"/>
        <w:rPr>
          <w:rFonts w:ascii="Times" w:hAnsi="Times"/>
          <w:color w:val="000000"/>
        </w:rPr>
      </w:pPr>
      <w:r>
        <w:rPr>
          <w:rFonts w:ascii="Times" w:hAnsi="Times"/>
          <w:color w:val="000000"/>
        </w:rPr>
        <w:t>The Creation of Sapphire: Architecture, Layers, and Operating Logic</w:t>
      </w:r>
    </w:p>
    <w:p w14:paraId="7DCA3A62" w14:textId="77777777" w:rsidR="007770A2" w:rsidRDefault="007770A2" w:rsidP="007770A2">
      <w:pPr>
        <w:pStyle w:val="NormalWeb"/>
        <w:rPr>
          <w:rFonts w:ascii="Times" w:hAnsi="Times"/>
          <w:color w:val="000000"/>
          <w:sz w:val="27"/>
          <w:szCs w:val="27"/>
        </w:rPr>
      </w:pPr>
      <w:r>
        <w:rPr>
          <w:rFonts w:ascii="Times" w:hAnsi="Times"/>
          <w:color w:val="000000"/>
          <w:sz w:val="27"/>
          <w:szCs w:val="27"/>
        </w:rPr>
        <w:t>As the Quiver platform expands from single proof cases to cross-disease generalization, the limiting factor is no longer the ability to generate data—it is the ability to </w:t>
      </w:r>
      <w:r>
        <w:rPr>
          <w:rStyle w:val="Strong"/>
          <w:rFonts w:ascii="Times" w:hAnsi="Times"/>
          <w:color w:val="000000"/>
          <w:sz w:val="27"/>
          <w:szCs w:val="27"/>
        </w:rPr>
        <w:t>reason over heterogeneous data streams, preserve institutional memory, and coordinate iterative experimentation</w:t>
      </w:r>
      <w:r>
        <w:rPr>
          <w:rFonts w:ascii="Times" w:hAnsi="Times"/>
          <w:color w:val="000000"/>
          <w:sz w:val="27"/>
          <w:szCs w:val="27"/>
        </w:rPr>
        <w:t>. Sapphire was created to address this problem directly.</w:t>
      </w:r>
    </w:p>
    <w:p w14:paraId="522EB9F0" w14:textId="77777777" w:rsidR="007770A2" w:rsidRDefault="007770A2" w:rsidP="007770A2">
      <w:pPr>
        <w:pStyle w:val="NormalWeb"/>
        <w:rPr>
          <w:rFonts w:ascii="Times" w:hAnsi="Times"/>
          <w:color w:val="000000"/>
          <w:sz w:val="27"/>
          <w:szCs w:val="27"/>
        </w:rPr>
      </w:pPr>
      <w:r>
        <w:rPr>
          <w:rFonts w:ascii="Times" w:hAnsi="Times"/>
          <w:color w:val="000000"/>
          <w:sz w:val="27"/>
          <w:szCs w:val="27"/>
        </w:rPr>
        <w:t>Sapphire is best understood not as a model, dashboard, or database, but as a </w:t>
      </w:r>
      <w:r>
        <w:rPr>
          <w:rStyle w:val="Strong"/>
          <w:rFonts w:ascii="Times" w:hAnsi="Times"/>
          <w:color w:val="000000"/>
          <w:sz w:val="27"/>
          <w:szCs w:val="27"/>
        </w:rPr>
        <w:t>domain-specific operating system for functional CNS discovery</w:t>
      </w:r>
      <w:r>
        <w:rPr>
          <w:rFonts w:ascii="Times" w:hAnsi="Times"/>
          <w:color w:val="000000"/>
          <w:sz w:val="27"/>
          <w:szCs w:val="27"/>
        </w:rPr>
        <w:t>. It orchestrates data ingestion, representation, inference, and experimental feedback across the full Quiver stack, while enforcing reproducibility, provenance, and decision discipline.</w:t>
      </w:r>
    </w:p>
    <w:p w14:paraId="659FFB16" w14:textId="77777777" w:rsidR="007770A2" w:rsidRDefault="007770A2" w:rsidP="007770A2">
      <w:pPr>
        <w:pStyle w:val="NormalWeb"/>
        <w:rPr>
          <w:rFonts w:ascii="Times" w:hAnsi="Times"/>
          <w:color w:val="000000"/>
          <w:sz w:val="27"/>
          <w:szCs w:val="27"/>
        </w:rPr>
      </w:pPr>
      <w:r>
        <w:rPr>
          <w:rFonts w:ascii="Times" w:hAnsi="Times"/>
          <w:color w:val="000000"/>
          <w:sz w:val="27"/>
          <w:szCs w:val="27"/>
        </w:rPr>
        <w:t>This chapter describes Sapphire’s design goals, core layers, primitives, and operating logic.</w:t>
      </w:r>
    </w:p>
    <w:p w14:paraId="45705F19" w14:textId="77777777" w:rsidR="007770A2" w:rsidRDefault="003B2BA8" w:rsidP="007770A2">
      <w:pPr>
        <w:rPr>
          <w:rFonts w:ascii="Times" w:hAnsi="Times"/>
          <w:sz w:val="27"/>
          <w:szCs w:val="27"/>
        </w:rPr>
      </w:pPr>
      <w:r w:rsidRPr="003B2BA8">
        <w:rPr>
          <w:noProof/>
          <w14:ligatures w14:val="standardContextual"/>
        </w:rPr>
        <w:pict w14:anchorId="29CDAF0D">
          <v:rect id="_x0000_i1102" alt="" style="width:468pt;height:.05pt;mso-width-percent:0;mso-height-percent:0;mso-width-percent:0;mso-height-percent:0" o:hralign="center" o:hrstd="t" o:hr="t" fillcolor="#a0a0a0" stroked="f"/>
        </w:pict>
      </w:r>
    </w:p>
    <w:p w14:paraId="02FD0F56" w14:textId="77777777" w:rsidR="007770A2" w:rsidRDefault="007770A2" w:rsidP="007770A2">
      <w:pPr>
        <w:pStyle w:val="Heading2"/>
        <w:rPr>
          <w:rFonts w:ascii="Times" w:hAnsi="Times"/>
          <w:color w:val="000000"/>
          <w:sz w:val="36"/>
          <w:szCs w:val="36"/>
        </w:rPr>
      </w:pPr>
      <w:r>
        <w:rPr>
          <w:rFonts w:ascii="Times" w:hAnsi="Times"/>
          <w:color w:val="000000"/>
        </w:rPr>
        <w:t>9.1 Why a discovery operating system is required</w:t>
      </w:r>
    </w:p>
    <w:p w14:paraId="41421422" w14:textId="77777777" w:rsidR="007770A2" w:rsidRDefault="007770A2" w:rsidP="007770A2">
      <w:pPr>
        <w:pStyle w:val="NormalWeb"/>
        <w:rPr>
          <w:rFonts w:ascii="Times" w:hAnsi="Times"/>
          <w:color w:val="000000"/>
          <w:sz w:val="27"/>
          <w:szCs w:val="27"/>
        </w:rPr>
      </w:pPr>
      <w:r>
        <w:rPr>
          <w:rFonts w:ascii="Times" w:hAnsi="Times"/>
          <w:color w:val="000000"/>
          <w:sz w:val="27"/>
          <w:szCs w:val="27"/>
        </w:rPr>
        <w:t>Traditional discovery informatics systems evolved to support linear workflows: target → assay → screen → hit → lead. They assume that hypotheses are well-formed upstream and that data flows primarily forward.</w:t>
      </w:r>
    </w:p>
    <w:p w14:paraId="1F0B378B" w14:textId="77777777" w:rsidR="007770A2" w:rsidRDefault="007770A2" w:rsidP="007770A2">
      <w:pPr>
        <w:pStyle w:val="NormalWeb"/>
        <w:rPr>
          <w:rFonts w:ascii="Times" w:hAnsi="Times"/>
          <w:color w:val="000000"/>
          <w:sz w:val="27"/>
          <w:szCs w:val="27"/>
        </w:rPr>
      </w:pPr>
      <w:r>
        <w:rPr>
          <w:rFonts w:ascii="Times" w:hAnsi="Times"/>
          <w:color w:val="000000"/>
          <w:sz w:val="27"/>
          <w:szCs w:val="27"/>
        </w:rPr>
        <w:t>Quiver’s approach violates these assumptions in three fundamental ways:</w:t>
      </w:r>
    </w:p>
    <w:p w14:paraId="0C5E9C27" w14:textId="77777777" w:rsidR="007770A2" w:rsidRDefault="007770A2" w:rsidP="007770A2">
      <w:pPr>
        <w:numPr>
          <w:ilvl w:val="0"/>
          <w:numId w:val="101"/>
        </w:numPr>
        <w:spacing w:before="100" w:beforeAutospacing="1" w:after="100" w:afterAutospacing="1"/>
        <w:rPr>
          <w:rFonts w:ascii="Times" w:hAnsi="Times"/>
          <w:color w:val="000000"/>
          <w:sz w:val="27"/>
          <w:szCs w:val="27"/>
        </w:rPr>
      </w:pPr>
      <w:r>
        <w:rPr>
          <w:rStyle w:val="Strong"/>
          <w:rFonts w:ascii="Times" w:hAnsi="Times"/>
          <w:color w:val="000000"/>
          <w:sz w:val="27"/>
          <w:szCs w:val="27"/>
        </w:rPr>
        <w:t>Discovery is iterative and non-linear</w:t>
      </w:r>
      <w:r>
        <w:rPr>
          <w:rFonts w:ascii="Times" w:hAnsi="Times"/>
          <w:color w:val="000000"/>
          <w:sz w:val="27"/>
          <w:szCs w:val="27"/>
        </w:rPr>
        <w:br/>
        <w:t>Hypotheses emerge from data and are continuously revised as new perturbations are tested.</w:t>
      </w:r>
    </w:p>
    <w:p w14:paraId="249930AD" w14:textId="77777777" w:rsidR="007770A2" w:rsidRDefault="007770A2" w:rsidP="007770A2">
      <w:pPr>
        <w:numPr>
          <w:ilvl w:val="0"/>
          <w:numId w:val="101"/>
        </w:numPr>
        <w:spacing w:before="100" w:beforeAutospacing="1" w:after="100" w:afterAutospacing="1"/>
        <w:rPr>
          <w:rFonts w:ascii="Times" w:hAnsi="Times"/>
          <w:color w:val="000000"/>
          <w:sz w:val="27"/>
          <w:szCs w:val="27"/>
        </w:rPr>
      </w:pPr>
      <w:r>
        <w:rPr>
          <w:rStyle w:val="Strong"/>
          <w:rFonts w:ascii="Times" w:hAnsi="Times"/>
          <w:color w:val="000000"/>
          <w:sz w:val="27"/>
          <w:szCs w:val="27"/>
        </w:rPr>
        <w:t>The primary data objects are high-dimensional phenotypes</w:t>
      </w:r>
      <w:r>
        <w:rPr>
          <w:rFonts w:ascii="Times" w:hAnsi="Times"/>
          <w:color w:val="000000"/>
          <w:sz w:val="27"/>
          <w:szCs w:val="27"/>
        </w:rPr>
        <w:br/>
        <w:t>These cannot be reduced to single scores without destroying signal.</w:t>
      </w:r>
    </w:p>
    <w:p w14:paraId="23ED32A5" w14:textId="77777777" w:rsidR="007770A2" w:rsidRDefault="007770A2" w:rsidP="007770A2">
      <w:pPr>
        <w:numPr>
          <w:ilvl w:val="0"/>
          <w:numId w:val="101"/>
        </w:numPr>
        <w:spacing w:before="100" w:beforeAutospacing="1" w:after="100" w:afterAutospacing="1"/>
        <w:rPr>
          <w:rFonts w:ascii="Times" w:hAnsi="Times"/>
          <w:color w:val="000000"/>
          <w:sz w:val="27"/>
          <w:szCs w:val="27"/>
        </w:rPr>
      </w:pPr>
      <w:r>
        <w:rPr>
          <w:rStyle w:val="Strong"/>
          <w:rFonts w:ascii="Times" w:hAnsi="Times"/>
          <w:color w:val="000000"/>
          <w:sz w:val="27"/>
          <w:szCs w:val="27"/>
        </w:rPr>
        <w:t>Generalization requires cross-program memory</w:t>
      </w:r>
      <w:r>
        <w:rPr>
          <w:rFonts w:ascii="Times" w:hAnsi="Times"/>
          <w:color w:val="000000"/>
          <w:sz w:val="27"/>
          <w:szCs w:val="27"/>
        </w:rPr>
        <w:br/>
        <w:t>Insights from one disease, gene, or drug must be reusable in others.</w:t>
      </w:r>
    </w:p>
    <w:p w14:paraId="5DBC9697" w14:textId="77777777" w:rsidR="007770A2" w:rsidRDefault="007770A2" w:rsidP="007770A2">
      <w:pPr>
        <w:pStyle w:val="NormalWeb"/>
        <w:rPr>
          <w:rFonts w:ascii="Times" w:hAnsi="Times"/>
          <w:color w:val="000000"/>
          <w:sz w:val="27"/>
          <w:szCs w:val="27"/>
        </w:rPr>
      </w:pPr>
      <w:r>
        <w:rPr>
          <w:rFonts w:ascii="Times" w:hAnsi="Times"/>
          <w:color w:val="000000"/>
          <w:sz w:val="27"/>
          <w:szCs w:val="27"/>
        </w:rPr>
        <w:t>Without a coordinating layer, these properties lead to fragmentation: duplicated analyses, irreproducible results, and lost institutional knowledge. Sapphire exists to prevent this failure mode.</w:t>
      </w:r>
    </w:p>
    <w:p w14:paraId="26EA16F8" w14:textId="77777777" w:rsidR="007770A2" w:rsidRDefault="003B2BA8" w:rsidP="007770A2">
      <w:pPr>
        <w:rPr>
          <w:rFonts w:ascii="Times" w:hAnsi="Times"/>
          <w:sz w:val="27"/>
          <w:szCs w:val="27"/>
        </w:rPr>
      </w:pPr>
      <w:r w:rsidRPr="003B2BA8">
        <w:rPr>
          <w:noProof/>
          <w14:ligatures w14:val="standardContextual"/>
        </w:rPr>
        <w:lastRenderedPageBreak/>
        <w:pict w14:anchorId="261D679F">
          <v:rect id="_x0000_i1101" alt="" style="width:468pt;height:.05pt;mso-width-percent:0;mso-height-percent:0;mso-width-percent:0;mso-height-percent:0" o:hralign="center" o:hrstd="t" o:hr="t" fillcolor="#a0a0a0" stroked="f"/>
        </w:pict>
      </w:r>
    </w:p>
    <w:p w14:paraId="7D7FE216" w14:textId="77777777" w:rsidR="007770A2" w:rsidRDefault="007770A2" w:rsidP="007770A2">
      <w:pPr>
        <w:pStyle w:val="Heading2"/>
        <w:rPr>
          <w:rFonts w:ascii="Times" w:hAnsi="Times"/>
          <w:color w:val="000000"/>
          <w:sz w:val="36"/>
          <w:szCs w:val="36"/>
        </w:rPr>
      </w:pPr>
      <w:r>
        <w:rPr>
          <w:rFonts w:ascii="Times" w:hAnsi="Times"/>
          <w:color w:val="000000"/>
        </w:rPr>
        <w:t>9.2 Design principles</w:t>
      </w:r>
    </w:p>
    <w:p w14:paraId="2E115676" w14:textId="77777777" w:rsidR="007770A2" w:rsidRDefault="007770A2" w:rsidP="007770A2">
      <w:pPr>
        <w:pStyle w:val="NormalWeb"/>
        <w:rPr>
          <w:rFonts w:ascii="Times" w:hAnsi="Times"/>
          <w:color w:val="000000"/>
          <w:sz w:val="27"/>
          <w:szCs w:val="27"/>
        </w:rPr>
      </w:pPr>
      <w:r>
        <w:rPr>
          <w:rFonts w:ascii="Times" w:hAnsi="Times"/>
          <w:color w:val="000000"/>
          <w:sz w:val="27"/>
          <w:szCs w:val="27"/>
        </w:rPr>
        <w:t>Sapphire is built around six non-negotiable principles:</w:t>
      </w:r>
    </w:p>
    <w:p w14:paraId="6A2EB911" w14:textId="77777777" w:rsidR="007770A2" w:rsidRDefault="007770A2" w:rsidP="007770A2">
      <w:pPr>
        <w:numPr>
          <w:ilvl w:val="0"/>
          <w:numId w:val="102"/>
        </w:numPr>
        <w:spacing w:before="100" w:beforeAutospacing="1" w:after="100" w:afterAutospacing="1"/>
        <w:rPr>
          <w:rFonts w:ascii="Times" w:hAnsi="Times"/>
          <w:color w:val="000000"/>
          <w:sz w:val="27"/>
          <w:szCs w:val="27"/>
        </w:rPr>
      </w:pPr>
      <w:r>
        <w:rPr>
          <w:rStyle w:val="Strong"/>
          <w:rFonts w:ascii="Times" w:hAnsi="Times"/>
          <w:color w:val="000000"/>
          <w:sz w:val="27"/>
          <w:szCs w:val="27"/>
        </w:rPr>
        <w:t>Function-first representation</w:t>
      </w:r>
      <w:r>
        <w:rPr>
          <w:rFonts w:ascii="Times" w:hAnsi="Times"/>
          <w:color w:val="000000"/>
          <w:sz w:val="27"/>
          <w:szCs w:val="27"/>
        </w:rPr>
        <w:br/>
        <w:t>Functional phenotypes (e.g., oEP signatures) are treated as first-class objects.</w:t>
      </w:r>
    </w:p>
    <w:p w14:paraId="1D7EB6F7" w14:textId="77777777" w:rsidR="007770A2" w:rsidRDefault="007770A2" w:rsidP="007770A2">
      <w:pPr>
        <w:numPr>
          <w:ilvl w:val="0"/>
          <w:numId w:val="102"/>
        </w:numPr>
        <w:spacing w:before="100" w:beforeAutospacing="1" w:after="100" w:afterAutospacing="1"/>
        <w:rPr>
          <w:rFonts w:ascii="Times" w:hAnsi="Times"/>
          <w:color w:val="000000"/>
          <w:sz w:val="27"/>
          <w:szCs w:val="27"/>
        </w:rPr>
      </w:pPr>
      <w:r>
        <w:rPr>
          <w:rStyle w:val="Strong"/>
          <w:rFonts w:ascii="Times" w:hAnsi="Times"/>
          <w:color w:val="000000"/>
          <w:sz w:val="27"/>
          <w:szCs w:val="27"/>
        </w:rPr>
        <w:t>Modality-agnostic extensibility</w:t>
      </w:r>
      <w:r>
        <w:rPr>
          <w:rFonts w:ascii="Times" w:hAnsi="Times"/>
          <w:color w:val="000000"/>
          <w:sz w:val="27"/>
          <w:szCs w:val="27"/>
        </w:rPr>
        <w:br/>
        <w:t>New data types can be added without refactoring the system.</w:t>
      </w:r>
    </w:p>
    <w:p w14:paraId="213DE9E3" w14:textId="77777777" w:rsidR="007770A2" w:rsidRDefault="007770A2" w:rsidP="007770A2">
      <w:pPr>
        <w:numPr>
          <w:ilvl w:val="0"/>
          <w:numId w:val="102"/>
        </w:numPr>
        <w:spacing w:before="100" w:beforeAutospacing="1" w:after="100" w:afterAutospacing="1"/>
        <w:rPr>
          <w:rFonts w:ascii="Times" w:hAnsi="Times"/>
          <w:color w:val="000000"/>
          <w:sz w:val="27"/>
          <w:szCs w:val="27"/>
        </w:rPr>
      </w:pPr>
      <w:r>
        <w:rPr>
          <w:rStyle w:val="Strong"/>
          <w:rFonts w:ascii="Times" w:hAnsi="Times"/>
          <w:color w:val="000000"/>
          <w:sz w:val="27"/>
          <w:szCs w:val="27"/>
        </w:rPr>
        <w:t>Explicit provenance and versioning</w:t>
      </w:r>
      <w:r>
        <w:rPr>
          <w:rFonts w:ascii="Times" w:hAnsi="Times"/>
          <w:color w:val="000000"/>
          <w:sz w:val="27"/>
          <w:szCs w:val="27"/>
        </w:rPr>
        <w:br/>
        <w:t>Every result is traceable to raw data, code, parameters, and assumptions.</w:t>
      </w:r>
    </w:p>
    <w:p w14:paraId="5F42803B" w14:textId="77777777" w:rsidR="007770A2" w:rsidRDefault="007770A2" w:rsidP="007770A2">
      <w:pPr>
        <w:numPr>
          <w:ilvl w:val="0"/>
          <w:numId w:val="102"/>
        </w:numPr>
        <w:spacing w:before="100" w:beforeAutospacing="1" w:after="100" w:afterAutospacing="1"/>
        <w:rPr>
          <w:rFonts w:ascii="Times" w:hAnsi="Times"/>
          <w:color w:val="000000"/>
          <w:sz w:val="27"/>
          <w:szCs w:val="27"/>
        </w:rPr>
      </w:pPr>
      <w:r>
        <w:rPr>
          <w:rStyle w:val="Strong"/>
          <w:rFonts w:ascii="Times" w:hAnsi="Times"/>
          <w:color w:val="000000"/>
          <w:sz w:val="27"/>
          <w:szCs w:val="27"/>
        </w:rPr>
        <w:t>Human-in-the-loop reasoning</w:t>
      </w:r>
      <w:r>
        <w:rPr>
          <w:rFonts w:ascii="Times" w:hAnsi="Times"/>
          <w:color w:val="000000"/>
          <w:sz w:val="27"/>
          <w:szCs w:val="27"/>
        </w:rPr>
        <w:br/>
        <w:t>Sapphire augments—not replaces—scientific judgment.</w:t>
      </w:r>
    </w:p>
    <w:p w14:paraId="153E3E50" w14:textId="77777777" w:rsidR="007770A2" w:rsidRDefault="007770A2" w:rsidP="007770A2">
      <w:pPr>
        <w:numPr>
          <w:ilvl w:val="0"/>
          <w:numId w:val="102"/>
        </w:numPr>
        <w:spacing w:before="100" w:beforeAutospacing="1" w:after="100" w:afterAutospacing="1"/>
        <w:rPr>
          <w:rFonts w:ascii="Times" w:hAnsi="Times"/>
          <w:color w:val="000000"/>
          <w:sz w:val="27"/>
          <w:szCs w:val="27"/>
        </w:rPr>
      </w:pPr>
      <w:r>
        <w:rPr>
          <w:rStyle w:val="Strong"/>
          <w:rFonts w:ascii="Times" w:hAnsi="Times"/>
          <w:color w:val="000000"/>
          <w:sz w:val="27"/>
          <w:szCs w:val="27"/>
        </w:rPr>
        <w:t>Query-driven operation</w:t>
      </w:r>
      <w:r>
        <w:rPr>
          <w:rFonts w:ascii="Times" w:hAnsi="Times"/>
          <w:color w:val="000000"/>
          <w:sz w:val="27"/>
          <w:szCs w:val="27"/>
        </w:rPr>
        <w:br/>
        <w:t>All reasoning is initiated through explicit, auditable queries.</w:t>
      </w:r>
    </w:p>
    <w:p w14:paraId="0FE9459A" w14:textId="77777777" w:rsidR="007770A2" w:rsidRDefault="007770A2" w:rsidP="007770A2">
      <w:pPr>
        <w:numPr>
          <w:ilvl w:val="0"/>
          <w:numId w:val="102"/>
        </w:numPr>
        <w:spacing w:before="100" w:beforeAutospacing="1" w:after="100" w:afterAutospacing="1"/>
        <w:rPr>
          <w:rFonts w:ascii="Times" w:hAnsi="Times"/>
          <w:color w:val="000000"/>
          <w:sz w:val="27"/>
          <w:szCs w:val="27"/>
        </w:rPr>
      </w:pPr>
      <w:r>
        <w:rPr>
          <w:rStyle w:val="Strong"/>
          <w:rFonts w:ascii="Times" w:hAnsi="Times"/>
          <w:color w:val="000000"/>
          <w:sz w:val="27"/>
          <w:szCs w:val="27"/>
        </w:rPr>
        <w:t>Closed-loop experimentation</w:t>
      </w:r>
      <w:r>
        <w:rPr>
          <w:rFonts w:ascii="Times" w:hAnsi="Times"/>
          <w:color w:val="000000"/>
          <w:sz w:val="27"/>
          <w:szCs w:val="27"/>
        </w:rPr>
        <w:br/>
        <w:t>Predictions must feed back into experimental design.</w:t>
      </w:r>
    </w:p>
    <w:p w14:paraId="031FE3D0" w14:textId="77777777" w:rsidR="007770A2" w:rsidRDefault="003B2BA8" w:rsidP="007770A2">
      <w:pPr>
        <w:spacing w:after="0"/>
        <w:rPr>
          <w:rFonts w:ascii="Times" w:hAnsi="Times"/>
          <w:sz w:val="27"/>
          <w:szCs w:val="27"/>
        </w:rPr>
      </w:pPr>
      <w:r w:rsidRPr="003B2BA8">
        <w:rPr>
          <w:noProof/>
          <w14:ligatures w14:val="standardContextual"/>
        </w:rPr>
        <w:pict w14:anchorId="7938464D">
          <v:rect id="_x0000_i1100" alt="" style="width:468pt;height:.05pt;mso-width-percent:0;mso-height-percent:0;mso-width-percent:0;mso-height-percent:0" o:hralign="center" o:hrstd="t" o:hr="t" fillcolor="#a0a0a0" stroked="f"/>
        </w:pict>
      </w:r>
    </w:p>
    <w:p w14:paraId="7973653F" w14:textId="77777777" w:rsidR="007770A2" w:rsidRDefault="007770A2" w:rsidP="007770A2">
      <w:pPr>
        <w:pStyle w:val="Heading2"/>
        <w:rPr>
          <w:rFonts w:ascii="Times" w:hAnsi="Times"/>
          <w:color w:val="000000"/>
          <w:sz w:val="36"/>
          <w:szCs w:val="36"/>
        </w:rPr>
      </w:pPr>
      <w:r>
        <w:rPr>
          <w:rFonts w:ascii="Times" w:hAnsi="Times"/>
          <w:color w:val="000000"/>
        </w:rPr>
        <w:t>9.3 Layered architecture overview</w:t>
      </w:r>
    </w:p>
    <w:p w14:paraId="5B00150D" w14:textId="77777777" w:rsidR="007770A2" w:rsidRDefault="007770A2" w:rsidP="007770A2">
      <w:pPr>
        <w:pStyle w:val="NormalWeb"/>
        <w:rPr>
          <w:rFonts w:ascii="Times" w:hAnsi="Times"/>
          <w:color w:val="000000"/>
          <w:sz w:val="27"/>
          <w:szCs w:val="27"/>
        </w:rPr>
      </w:pPr>
      <w:r>
        <w:rPr>
          <w:rFonts w:ascii="Times" w:hAnsi="Times"/>
          <w:color w:val="000000"/>
          <w:sz w:val="27"/>
          <w:szCs w:val="27"/>
        </w:rPr>
        <w:t>Sapphire is organized into five tightly coupled layers:</w:t>
      </w:r>
    </w:p>
    <w:p w14:paraId="2D348B89" w14:textId="77777777" w:rsidR="007770A2" w:rsidRDefault="007770A2" w:rsidP="007770A2">
      <w:pPr>
        <w:numPr>
          <w:ilvl w:val="0"/>
          <w:numId w:val="103"/>
        </w:numPr>
        <w:spacing w:before="100" w:beforeAutospacing="1" w:after="100" w:afterAutospacing="1"/>
        <w:rPr>
          <w:rFonts w:ascii="Times" w:hAnsi="Times"/>
          <w:color w:val="000000"/>
          <w:sz w:val="27"/>
          <w:szCs w:val="27"/>
        </w:rPr>
      </w:pPr>
      <w:r>
        <w:rPr>
          <w:rStyle w:val="Strong"/>
          <w:rFonts w:ascii="Times" w:hAnsi="Times"/>
          <w:color w:val="000000"/>
          <w:sz w:val="27"/>
          <w:szCs w:val="27"/>
        </w:rPr>
        <w:t>Data Layer</w:t>
      </w:r>
      <w:r>
        <w:rPr>
          <w:rFonts w:ascii="Times" w:hAnsi="Times"/>
          <w:color w:val="000000"/>
          <w:sz w:val="27"/>
          <w:szCs w:val="27"/>
        </w:rPr>
        <w:t> – ingestion, normalization, and storage</w:t>
      </w:r>
    </w:p>
    <w:p w14:paraId="53D9CB41" w14:textId="77777777" w:rsidR="007770A2" w:rsidRDefault="007770A2" w:rsidP="007770A2">
      <w:pPr>
        <w:numPr>
          <w:ilvl w:val="0"/>
          <w:numId w:val="103"/>
        </w:numPr>
        <w:spacing w:before="100" w:beforeAutospacing="1" w:after="100" w:afterAutospacing="1"/>
        <w:rPr>
          <w:rFonts w:ascii="Times" w:hAnsi="Times"/>
          <w:color w:val="000000"/>
          <w:sz w:val="27"/>
          <w:szCs w:val="27"/>
        </w:rPr>
      </w:pPr>
      <w:r>
        <w:rPr>
          <w:rStyle w:val="Strong"/>
          <w:rFonts w:ascii="Times" w:hAnsi="Times"/>
          <w:color w:val="000000"/>
          <w:sz w:val="27"/>
          <w:szCs w:val="27"/>
        </w:rPr>
        <w:t>Representation Layer</w:t>
      </w:r>
      <w:r>
        <w:rPr>
          <w:rFonts w:ascii="Times" w:hAnsi="Times"/>
          <w:color w:val="000000"/>
          <w:sz w:val="27"/>
          <w:szCs w:val="27"/>
        </w:rPr>
        <w:t> – embeddings and structured objects</w:t>
      </w:r>
    </w:p>
    <w:p w14:paraId="65575733" w14:textId="77777777" w:rsidR="007770A2" w:rsidRDefault="007770A2" w:rsidP="007770A2">
      <w:pPr>
        <w:numPr>
          <w:ilvl w:val="0"/>
          <w:numId w:val="103"/>
        </w:numPr>
        <w:spacing w:before="100" w:beforeAutospacing="1" w:after="100" w:afterAutospacing="1"/>
        <w:rPr>
          <w:rFonts w:ascii="Times" w:hAnsi="Times"/>
          <w:color w:val="000000"/>
          <w:sz w:val="27"/>
          <w:szCs w:val="27"/>
        </w:rPr>
      </w:pPr>
      <w:r>
        <w:rPr>
          <w:rStyle w:val="Strong"/>
          <w:rFonts w:ascii="Times" w:hAnsi="Times"/>
          <w:color w:val="000000"/>
          <w:sz w:val="27"/>
          <w:szCs w:val="27"/>
        </w:rPr>
        <w:t>Reasoning Layer</w:t>
      </w:r>
      <w:r>
        <w:rPr>
          <w:rFonts w:ascii="Times" w:hAnsi="Times"/>
          <w:color w:val="000000"/>
          <w:sz w:val="27"/>
          <w:szCs w:val="27"/>
        </w:rPr>
        <w:t> – inference, comparison, and hypothesis generation</w:t>
      </w:r>
    </w:p>
    <w:p w14:paraId="62B93084" w14:textId="77777777" w:rsidR="007770A2" w:rsidRDefault="007770A2" w:rsidP="007770A2">
      <w:pPr>
        <w:numPr>
          <w:ilvl w:val="0"/>
          <w:numId w:val="103"/>
        </w:numPr>
        <w:spacing w:before="100" w:beforeAutospacing="1" w:after="100" w:afterAutospacing="1"/>
        <w:rPr>
          <w:rFonts w:ascii="Times" w:hAnsi="Times"/>
          <w:color w:val="000000"/>
          <w:sz w:val="27"/>
          <w:szCs w:val="27"/>
        </w:rPr>
      </w:pPr>
      <w:r>
        <w:rPr>
          <w:rStyle w:val="Strong"/>
          <w:rFonts w:ascii="Times" w:hAnsi="Times"/>
          <w:color w:val="000000"/>
          <w:sz w:val="27"/>
          <w:szCs w:val="27"/>
        </w:rPr>
        <w:t>Orchestration Layer</w:t>
      </w:r>
      <w:r>
        <w:rPr>
          <w:rFonts w:ascii="Times" w:hAnsi="Times"/>
          <w:color w:val="000000"/>
          <w:sz w:val="27"/>
          <w:szCs w:val="27"/>
        </w:rPr>
        <w:t> – workflow, experiment planning, and execution</w:t>
      </w:r>
    </w:p>
    <w:p w14:paraId="758734DB" w14:textId="77777777" w:rsidR="007770A2" w:rsidRDefault="007770A2" w:rsidP="007770A2">
      <w:pPr>
        <w:numPr>
          <w:ilvl w:val="0"/>
          <w:numId w:val="103"/>
        </w:numPr>
        <w:spacing w:before="100" w:beforeAutospacing="1" w:after="100" w:afterAutospacing="1"/>
        <w:rPr>
          <w:rFonts w:ascii="Times" w:hAnsi="Times"/>
          <w:color w:val="000000"/>
          <w:sz w:val="27"/>
          <w:szCs w:val="27"/>
        </w:rPr>
      </w:pPr>
      <w:r>
        <w:rPr>
          <w:rStyle w:val="Strong"/>
          <w:rFonts w:ascii="Times" w:hAnsi="Times"/>
          <w:color w:val="000000"/>
          <w:sz w:val="27"/>
          <w:szCs w:val="27"/>
        </w:rPr>
        <w:t>Governance Layer</w:t>
      </w:r>
      <w:r>
        <w:rPr>
          <w:rFonts w:ascii="Times" w:hAnsi="Times"/>
          <w:color w:val="000000"/>
          <w:sz w:val="27"/>
          <w:szCs w:val="27"/>
        </w:rPr>
        <w:t> – provenance, permissions, and auditability</w:t>
      </w:r>
    </w:p>
    <w:p w14:paraId="5F03ADE4" w14:textId="77777777" w:rsidR="007770A2" w:rsidRDefault="007770A2" w:rsidP="007770A2">
      <w:pPr>
        <w:pStyle w:val="NormalWeb"/>
        <w:rPr>
          <w:rFonts w:ascii="Times" w:hAnsi="Times"/>
          <w:color w:val="000000"/>
          <w:sz w:val="27"/>
          <w:szCs w:val="27"/>
        </w:rPr>
      </w:pPr>
      <w:r>
        <w:rPr>
          <w:rFonts w:ascii="Times" w:hAnsi="Times"/>
          <w:color w:val="000000"/>
          <w:sz w:val="27"/>
          <w:szCs w:val="27"/>
        </w:rPr>
        <w:t>Each layer is described below.</w:t>
      </w:r>
    </w:p>
    <w:p w14:paraId="2B32F918" w14:textId="77777777" w:rsidR="007770A2" w:rsidRDefault="003B2BA8" w:rsidP="007770A2">
      <w:pPr>
        <w:rPr>
          <w:rFonts w:ascii="Times" w:hAnsi="Times"/>
          <w:sz w:val="27"/>
          <w:szCs w:val="27"/>
        </w:rPr>
      </w:pPr>
      <w:r w:rsidRPr="003B2BA8">
        <w:rPr>
          <w:noProof/>
          <w14:ligatures w14:val="standardContextual"/>
        </w:rPr>
        <w:pict w14:anchorId="443D8BB4">
          <v:rect id="_x0000_i1099" alt="" style="width:468pt;height:.05pt;mso-width-percent:0;mso-height-percent:0;mso-width-percent:0;mso-height-percent:0" o:hralign="center" o:hrstd="t" o:hr="t" fillcolor="#a0a0a0" stroked="f"/>
        </w:pict>
      </w:r>
    </w:p>
    <w:p w14:paraId="5D8ACB75" w14:textId="77777777" w:rsidR="007770A2" w:rsidRDefault="007770A2" w:rsidP="007770A2">
      <w:pPr>
        <w:pStyle w:val="Heading2"/>
        <w:rPr>
          <w:rFonts w:ascii="Times" w:hAnsi="Times"/>
          <w:color w:val="000000"/>
          <w:sz w:val="36"/>
          <w:szCs w:val="36"/>
        </w:rPr>
      </w:pPr>
      <w:r>
        <w:rPr>
          <w:rFonts w:ascii="Times" w:hAnsi="Times"/>
          <w:color w:val="000000"/>
        </w:rPr>
        <w:t>9.4 Data Layer: controlled ingestion and normalization</w:t>
      </w:r>
    </w:p>
    <w:p w14:paraId="30AC3B1F"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Data Layer is responsible for bringing heterogeneous data into Sapphire in a form suitable for reasoning.</w:t>
      </w:r>
    </w:p>
    <w:p w14:paraId="5A64D227" w14:textId="77777777" w:rsidR="007770A2" w:rsidRDefault="007770A2" w:rsidP="007770A2">
      <w:pPr>
        <w:pStyle w:val="Heading3"/>
        <w:rPr>
          <w:rFonts w:ascii="Times" w:hAnsi="Times"/>
          <w:color w:val="000000"/>
          <w:sz w:val="27"/>
          <w:szCs w:val="27"/>
        </w:rPr>
      </w:pPr>
      <w:r>
        <w:rPr>
          <w:rFonts w:ascii="Times" w:hAnsi="Times"/>
          <w:color w:val="000000"/>
        </w:rPr>
        <w:t>9.4.1 Internal data sources</w:t>
      </w:r>
    </w:p>
    <w:p w14:paraId="68DEFD5B" w14:textId="77777777" w:rsidR="007770A2" w:rsidRDefault="007770A2" w:rsidP="007770A2">
      <w:pPr>
        <w:numPr>
          <w:ilvl w:val="0"/>
          <w:numId w:val="104"/>
        </w:numPr>
        <w:spacing w:before="100" w:beforeAutospacing="1" w:after="100" w:afterAutospacing="1"/>
        <w:rPr>
          <w:rFonts w:ascii="Times" w:hAnsi="Times"/>
          <w:color w:val="000000"/>
          <w:sz w:val="27"/>
          <w:szCs w:val="27"/>
        </w:rPr>
      </w:pPr>
      <w:r>
        <w:rPr>
          <w:rFonts w:ascii="Times" w:hAnsi="Times"/>
          <w:color w:val="000000"/>
          <w:sz w:val="27"/>
          <w:szCs w:val="27"/>
        </w:rPr>
        <w:t>All-optical electrophysiology raw traces and derived feature sets</w:t>
      </w:r>
    </w:p>
    <w:p w14:paraId="4DAA6812" w14:textId="77777777" w:rsidR="007770A2" w:rsidRDefault="007770A2" w:rsidP="007770A2">
      <w:pPr>
        <w:numPr>
          <w:ilvl w:val="0"/>
          <w:numId w:val="104"/>
        </w:numPr>
        <w:spacing w:before="100" w:beforeAutospacing="1" w:after="100" w:afterAutospacing="1"/>
        <w:rPr>
          <w:rFonts w:ascii="Times" w:hAnsi="Times"/>
          <w:color w:val="000000"/>
          <w:sz w:val="27"/>
          <w:szCs w:val="27"/>
        </w:rPr>
      </w:pPr>
      <w:r>
        <w:rPr>
          <w:rFonts w:ascii="Times" w:hAnsi="Times"/>
          <w:color w:val="000000"/>
          <w:sz w:val="27"/>
          <w:szCs w:val="27"/>
        </w:rPr>
        <w:lastRenderedPageBreak/>
        <w:t>CRISPRn perturbation metadata (target, allelic state, QC outcomes)</w:t>
      </w:r>
    </w:p>
    <w:p w14:paraId="1D67567A" w14:textId="77777777" w:rsidR="007770A2" w:rsidRDefault="007770A2" w:rsidP="007770A2">
      <w:pPr>
        <w:numPr>
          <w:ilvl w:val="0"/>
          <w:numId w:val="104"/>
        </w:numPr>
        <w:spacing w:before="100" w:beforeAutospacing="1" w:after="100" w:afterAutospacing="1"/>
        <w:rPr>
          <w:rFonts w:ascii="Times" w:hAnsi="Times"/>
          <w:color w:val="000000"/>
          <w:sz w:val="27"/>
          <w:szCs w:val="27"/>
        </w:rPr>
      </w:pPr>
      <w:r>
        <w:rPr>
          <w:rFonts w:ascii="Times" w:hAnsi="Times"/>
          <w:color w:val="000000"/>
          <w:sz w:val="27"/>
          <w:szCs w:val="27"/>
        </w:rPr>
        <w:t>Drug perturbation data (DFP2, dose–response, combinations)</w:t>
      </w:r>
    </w:p>
    <w:p w14:paraId="206D5B4B" w14:textId="77777777" w:rsidR="007770A2" w:rsidRDefault="007770A2" w:rsidP="007770A2">
      <w:pPr>
        <w:numPr>
          <w:ilvl w:val="0"/>
          <w:numId w:val="104"/>
        </w:numPr>
        <w:spacing w:before="100" w:beforeAutospacing="1" w:after="100" w:afterAutospacing="1"/>
        <w:rPr>
          <w:rFonts w:ascii="Times" w:hAnsi="Times"/>
          <w:color w:val="000000"/>
          <w:sz w:val="27"/>
          <w:szCs w:val="27"/>
        </w:rPr>
      </w:pPr>
      <w:r>
        <w:rPr>
          <w:rFonts w:ascii="Times" w:hAnsi="Times"/>
          <w:color w:val="000000"/>
          <w:sz w:val="27"/>
          <w:szCs w:val="27"/>
        </w:rPr>
        <w:t>Experimental metadata (cell line, differentiation state, assay version)</w:t>
      </w:r>
    </w:p>
    <w:p w14:paraId="1E53FEFA" w14:textId="77777777" w:rsidR="007770A2" w:rsidRDefault="007770A2" w:rsidP="007770A2">
      <w:pPr>
        <w:pStyle w:val="Heading3"/>
        <w:rPr>
          <w:rFonts w:ascii="Times" w:hAnsi="Times"/>
          <w:color w:val="000000"/>
          <w:sz w:val="27"/>
          <w:szCs w:val="27"/>
        </w:rPr>
      </w:pPr>
      <w:r>
        <w:rPr>
          <w:rFonts w:ascii="Times" w:hAnsi="Times"/>
          <w:color w:val="000000"/>
        </w:rPr>
        <w:t>9.4.2 External data sources</w:t>
      </w:r>
    </w:p>
    <w:p w14:paraId="17696F2D" w14:textId="77777777" w:rsidR="007770A2" w:rsidRDefault="007770A2" w:rsidP="007770A2">
      <w:pPr>
        <w:numPr>
          <w:ilvl w:val="0"/>
          <w:numId w:val="105"/>
        </w:numPr>
        <w:spacing w:before="100" w:beforeAutospacing="1" w:after="100" w:afterAutospacing="1"/>
        <w:rPr>
          <w:rFonts w:ascii="Times" w:hAnsi="Times"/>
          <w:color w:val="000000"/>
          <w:sz w:val="27"/>
          <w:szCs w:val="27"/>
        </w:rPr>
      </w:pPr>
      <w:r>
        <w:rPr>
          <w:rFonts w:ascii="Times" w:hAnsi="Times"/>
          <w:color w:val="000000"/>
          <w:sz w:val="27"/>
          <w:szCs w:val="27"/>
        </w:rPr>
        <w:t>Curated literature (genetics, pharmacology, pathways)</w:t>
      </w:r>
    </w:p>
    <w:p w14:paraId="42DAC739" w14:textId="77777777" w:rsidR="007770A2" w:rsidRDefault="007770A2" w:rsidP="007770A2">
      <w:pPr>
        <w:numPr>
          <w:ilvl w:val="0"/>
          <w:numId w:val="105"/>
        </w:numPr>
        <w:spacing w:before="100" w:beforeAutospacing="1" w:after="100" w:afterAutospacing="1"/>
        <w:rPr>
          <w:rFonts w:ascii="Times" w:hAnsi="Times"/>
          <w:color w:val="000000"/>
          <w:sz w:val="27"/>
          <w:szCs w:val="27"/>
        </w:rPr>
      </w:pPr>
      <w:r>
        <w:rPr>
          <w:rFonts w:ascii="Times" w:hAnsi="Times"/>
          <w:color w:val="000000"/>
          <w:sz w:val="27"/>
          <w:szCs w:val="27"/>
        </w:rPr>
        <w:t>Public transcriptomic datasets</w:t>
      </w:r>
    </w:p>
    <w:p w14:paraId="5E19A02F" w14:textId="77777777" w:rsidR="007770A2" w:rsidRDefault="007770A2" w:rsidP="007770A2">
      <w:pPr>
        <w:numPr>
          <w:ilvl w:val="0"/>
          <w:numId w:val="105"/>
        </w:numPr>
        <w:spacing w:before="100" w:beforeAutospacing="1" w:after="100" w:afterAutospacing="1"/>
        <w:rPr>
          <w:rFonts w:ascii="Times" w:hAnsi="Times"/>
          <w:color w:val="000000"/>
          <w:sz w:val="27"/>
          <w:szCs w:val="27"/>
        </w:rPr>
      </w:pPr>
      <w:r>
        <w:rPr>
          <w:rFonts w:ascii="Times" w:hAnsi="Times"/>
          <w:color w:val="000000"/>
          <w:sz w:val="27"/>
          <w:szCs w:val="27"/>
        </w:rPr>
        <w:t>Chemical structure and annotation databases</w:t>
      </w:r>
    </w:p>
    <w:p w14:paraId="18231A0C" w14:textId="77777777" w:rsidR="007770A2" w:rsidRDefault="007770A2" w:rsidP="007770A2">
      <w:pPr>
        <w:pStyle w:val="Heading3"/>
        <w:rPr>
          <w:rFonts w:ascii="Times" w:hAnsi="Times"/>
          <w:color w:val="000000"/>
          <w:sz w:val="27"/>
          <w:szCs w:val="27"/>
        </w:rPr>
      </w:pPr>
      <w:r>
        <w:rPr>
          <w:rFonts w:ascii="Times" w:hAnsi="Times"/>
          <w:color w:val="000000"/>
        </w:rPr>
        <w:t>9.4.3 Normalization contracts</w:t>
      </w:r>
    </w:p>
    <w:p w14:paraId="15AAF236" w14:textId="77777777" w:rsidR="007770A2" w:rsidRDefault="007770A2" w:rsidP="007770A2">
      <w:pPr>
        <w:pStyle w:val="NormalWeb"/>
        <w:rPr>
          <w:rFonts w:ascii="Times" w:hAnsi="Times"/>
          <w:color w:val="000000"/>
          <w:sz w:val="27"/>
          <w:szCs w:val="27"/>
        </w:rPr>
      </w:pPr>
      <w:r>
        <w:rPr>
          <w:rFonts w:ascii="Times" w:hAnsi="Times"/>
          <w:color w:val="000000"/>
          <w:sz w:val="27"/>
          <w:szCs w:val="27"/>
        </w:rPr>
        <w:t>Each data type is ingested under a </w:t>
      </w:r>
      <w:r>
        <w:rPr>
          <w:rStyle w:val="Strong"/>
          <w:rFonts w:ascii="Times" w:hAnsi="Times"/>
          <w:color w:val="000000"/>
          <w:sz w:val="27"/>
          <w:szCs w:val="27"/>
        </w:rPr>
        <w:t>schema contract</w:t>
      </w:r>
      <w:r>
        <w:rPr>
          <w:rFonts w:ascii="Times" w:hAnsi="Times"/>
          <w:color w:val="000000"/>
          <w:sz w:val="27"/>
          <w:szCs w:val="27"/>
        </w:rPr>
        <w:t> specifying:</w:t>
      </w:r>
    </w:p>
    <w:p w14:paraId="5A1ACFC4" w14:textId="77777777" w:rsidR="007770A2" w:rsidRDefault="007770A2" w:rsidP="007770A2">
      <w:pPr>
        <w:numPr>
          <w:ilvl w:val="0"/>
          <w:numId w:val="106"/>
        </w:numPr>
        <w:spacing w:before="100" w:beforeAutospacing="1" w:after="100" w:afterAutospacing="1"/>
        <w:rPr>
          <w:rFonts w:ascii="Times" w:hAnsi="Times"/>
          <w:color w:val="000000"/>
          <w:sz w:val="27"/>
          <w:szCs w:val="27"/>
        </w:rPr>
      </w:pPr>
      <w:r>
        <w:rPr>
          <w:rFonts w:ascii="Times" w:hAnsi="Times"/>
          <w:color w:val="000000"/>
          <w:sz w:val="27"/>
          <w:szCs w:val="27"/>
        </w:rPr>
        <w:t>Required metadata</w:t>
      </w:r>
    </w:p>
    <w:p w14:paraId="51A17D5A" w14:textId="77777777" w:rsidR="007770A2" w:rsidRDefault="007770A2" w:rsidP="007770A2">
      <w:pPr>
        <w:numPr>
          <w:ilvl w:val="0"/>
          <w:numId w:val="106"/>
        </w:numPr>
        <w:spacing w:before="100" w:beforeAutospacing="1" w:after="100" w:afterAutospacing="1"/>
        <w:rPr>
          <w:rFonts w:ascii="Times" w:hAnsi="Times"/>
          <w:color w:val="000000"/>
          <w:sz w:val="27"/>
          <w:szCs w:val="27"/>
        </w:rPr>
      </w:pPr>
      <w:r>
        <w:rPr>
          <w:rFonts w:ascii="Times" w:hAnsi="Times"/>
          <w:color w:val="000000"/>
          <w:sz w:val="27"/>
          <w:szCs w:val="27"/>
        </w:rPr>
        <w:t>Acceptable quality thresholds</w:t>
      </w:r>
    </w:p>
    <w:p w14:paraId="3B52B5CB" w14:textId="77777777" w:rsidR="007770A2" w:rsidRDefault="007770A2" w:rsidP="007770A2">
      <w:pPr>
        <w:numPr>
          <w:ilvl w:val="0"/>
          <w:numId w:val="106"/>
        </w:numPr>
        <w:spacing w:before="100" w:beforeAutospacing="1" w:after="100" w:afterAutospacing="1"/>
        <w:rPr>
          <w:rFonts w:ascii="Times" w:hAnsi="Times"/>
          <w:color w:val="000000"/>
          <w:sz w:val="27"/>
          <w:szCs w:val="27"/>
        </w:rPr>
      </w:pPr>
      <w:r>
        <w:rPr>
          <w:rFonts w:ascii="Times" w:hAnsi="Times"/>
          <w:color w:val="000000"/>
          <w:sz w:val="27"/>
          <w:szCs w:val="27"/>
        </w:rPr>
        <w:t>Normalization and batch-correction methods</w:t>
      </w:r>
    </w:p>
    <w:p w14:paraId="6F150D40" w14:textId="77777777" w:rsidR="007770A2" w:rsidRDefault="007770A2" w:rsidP="007770A2">
      <w:pPr>
        <w:pStyle w:val="NormalWeb"/>
        <w:rPr>
          <w:rFonts w:ascii="Times" w:hAnsi="Times"/>
          <w:color w:val="000000"/>
          <w:sz w:val="27"/>
          <w:szCs w:val="27"/>
        </w:rPr>
      </w:pPr>
      <w:r>
        <w:rPr>
          <w:rFonts w:ascii="Times" w:hAnsi="Times"/>
          <w:color w:val="000000"/>
          <w:sz w:val="27"/>
          <w:szCs w:val="27"/>
        </w:rPr>
        <w:t>Data that does not meet contract requirements is flagged, not silently coerced.</w:t>
      </w:r>
    </w:p>
    <w:p w14:paraId="15AA4EA8" w14:textId="77777777" w:rsidR="007770A2" w:rsidRDefault="003B2BA8" w:rsidP="007770A2">
      <w:pPr>
        <w:rPr>
          <w:rFonts w:ascii="Times" w:hAnsi="Times"/>
          <w:sz w:val="27"/>
          <w:szCs w:val="27"/>
        </w:rPr>
      </w:pPr>
      <w:r w:rsidRPr="003B2BA8">
        <w:rPr>
          <w:noProof/>
          <w14:ligatures w14:val="standardContextual"/>
        </w:rPr>
        <w:pict w14:anchorId="0557846E">
          <v:rect id="_x0000_i1098" alt="" style="width:468pt;height:.05pt;mso-width-percent:0;mso-height-percent:0;mso-width-percent:0;mso-height-percent:0" o:hralign="center" o:hrstd="t" o:hr="t" fillcolor="#a0a0a0" stroked="f"/>
        </w:pict>
      </w:r>
    </w:p>
    <w:p w14:paraId="419846FE" w14:textId="77777777" w:rsidR="007770A2" w:rsidRDefault="007770A2" w:rsidP="007770A2">
      <w:pPr>
        <w:pStyle w:val="Heading2"/>
        <w:rPr>
          <w:rFonts w:ascii="Times" w:hAnsi="Times"/>
          <w:color w:val="000000"/>
          <w:sz w:val="36"/>
          <w:szCs w:val="36"/>
        </w:rPr>
      </w:pPr>
      <w:r>
        <w:rPr>
          <w:rFonts w:ascii="Times" w:hAnsi="Times"/>
          <w:color w:val="000000"/>
        </w:rPr>
        <w:t>9.5 Representation Layer: making biology computable</w:t>
      </w:r>
    </w:p>
    <w:p w14:paraId="09E84E73"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Representation Layer converts raw data into </w:t>
      </w:r>
      <w:r>
        <w:rPr>
          <w:rStyle w:val="Strong"/>
          <w:rFonts w:ascii="Times" w:hAnsi="Times"/>
          <w:color w:val="000000"/>
          <w:sz w:val="27"/>
          <w:szCs w:val="27"/>
        </w:rPr>
        <w:t>objects that can be compared, clustered, and reasoned over</w:t>
      </w:r>
      <w:r>
        <w:rPr>
          <w:rFonts w:ascii="Times" w:hAnsi="Times"/>
          <w:color w:val="000000"/>
          <w:sz w:val="27"/>
          <w:szCs w:val="27"/>
        </w:rPr>
        <w:t>.</w:t>
      </w:r>
    </w:p>
    <w:p w14:paraId="301652E4" w14:textId="77777777" w:rsidR="007770A2" w:rsidRDefault="007770A2" w:rsidP="007770A2">
      <w:pPr>
        <w:pStyle w:val="Heading3"/>
        <w:rPr>
          <w:rFonts w:ascii="Times" w:hAnsi="Times"/>
          <w:color w:val="000000"/>
          <w:sz w:val="27"/>
          <w:szCs w:val="27"/>
        </w:rPr>
      </w:pPr>
      <w:r>
        <w:rPr>
          <w:rFonts w:ascii="Times" w:hAnsi="Times"/>
          <w:color w:val="000000"/>
        </w:rPr>
        <w:t>9.5.1 Core representations</w:t>
      </w:r>
    </w:p>
    <w:p w14:paraId="6376C8BF" w14:textId="77777777" w:rsidR="007770A2" w:rsidRDefault="007770A2" w:rsidP="007770A2">
      <w:pPr>
        <w:numPr>
          <w:ilvl w:val="0"/>
          <w:numId w:val="107"/>
        </w:numPr>
        <w:spacing w:before="100" w:beforeAutospacing="1" w:after="100" w:afterAutospacing="1"/>
        <w:rPr>
          <w:rFonts w:ascii="Times" w:hAnsi="Times"/>
          <w:color w:val="000000"/>
          <w:sz w:val="27"/>
          <w:szCs w:val="27"/>
        </w:rPr>
      </w:pPr>
      <w:r>
        <w:rPr>
          <w:rStyle w:val="Strong"/>
          <w:rFonts w:ascii="Times" w:hAnsi="Times"/>
          <w:color w:val="000000"/>
          <w:sz w:val="27"/>
          <w:szCs w:val="27"/>
        </w:rPr>
        <w:t>Phenotype vectors</w:t>
      </w:r>
      <w:r>
        <w:rPr>
          <w:rFonts w:ascii="Times" w:hAnsi="Times"/>
          <w:color w:val="000000"/>
          <w:sz w:val="27"/>
          <w:szCs w:val="27"/>
        </w:rPr>
        <w:t> (e.g., oEP signatures)</w:t>
      </w:r>
    </w:p>
    <w:p w14:paraId="5F003202" w14:textId="77777777" w:rsidR="007770A2" w:rsidRDefault="007770A2" w:rsidP="007770A2">
      <w:pPr>
        <w:numPr>
          <w:ilvl w:val="0"/>
          <w:numId w:val="107"/>
        </w:numPr>
        <w:spacing w:before="100" w:beforeAutospacing="1" w:after="100" w:afterAutospacing="1"/>
        <w:rPr>
          <w:rFonts w:ascii="Times" w:hAnsi="Times"/>
          <w:color w:val="000000"/>
          <w:sz w:val="27"/>
          <w:szCs w:val="27"/>
        </w:rPr>
      </w:pPr>
      <w:r>
        <w:rPr>
          <w:rStyle w:val="Strong"/>
          <w:rFonts w:ascii="Times" w:hAnsi="Times"/>
          <w:color w:val="000000"/>
          <w:sz w:val="27"/>
          <w:szCs w:val="27"/>
        </w:rPr>
        <w:t>Perturbation objects</w:t>
      </w:r>
      <w:r>
        <w:rPr>
          <w:rFonts w:ascii="Times" w:hAnsi="Times"/>
          <w:color w:val="000000"/>
          <w:sz w:val="27"/>
          <w:szCs w:val="27"/>
        </w:rPr>
        <w:t> (gene edits, drugs, combinations)</w:t>
      </w:r>
    </w:p>
    <w:p w14:paraId="258B62C6" w14:textId="77777777" w:rsidR="007770A2" w:rsidRDefault="007770A2" w:rsidP="007770A2">
      <w:pPr>
        <w:numPr>
          <w:ilvl w:val="0"/>
          <w:numId w:val="107"/>
        </w:numPr>
        <w:spacing w:before="100" w:beforeAutospacing="1" w:after="100" w:afterAutospacing="1"/>
        <w:rPr>
          <w:rFonts w:ascii="Times" w:hAnsi="Times"/>
          <w:color w:val="000000"/>
          <w:sz w:val="27"/>
          <w:szCs w:val="27"/>
        </w:rPr>
      </w:pPr>
      <w:r>
        <w:rPr>
          <w:rStyle w:val="Strong"/>
          <w:rFonts w:ascii="Times" w:hAnsi="Times"/>
          <w:color w:val="000000"/>
          <w:sz w:val="27"/>
          <w:szCs w:val="27"/>
        </w:rPr>
        <w:t>Cellular contexts</w:t>
      </w:r>
      <w:r>
        <w:rPr>
          <w:rFonts w:ascii="Times" w:hAnsi="Times"/>
          <w:color w:val="000000"/>
          <w:sz w:val="27"/>
          <w:szCs w:val="27"/>
        </w:rPr>
        <w:t> (cell type, developmental stage)</w:t>
      </w:r>
    </w:p>
    <w:p w14:paraId="6F591CEB" w14:textId="77777777" w:rsidR="007770A2" w:rsidRDefault="007770A2" w:rsidP="007770A2">
      <w:pPr>
        <w:numPr>
          <w:ilvl w:val="0"/>
          <w:numId w:val="107"/>
        </w:numPr>
        <w:spacing w:before="100" w:beforeAutospacing="1" w:after="100" w:afterAutospacing="1"/>
        <w:rPr>
          <w:rFonts w:ascii="Times" w:hAnsi="Times"/>
          <w:color w:val="000000"/>
          <w:sz w:val="27"/>
          <w:szCs w:val="27"/>
        </w:rPr>
      </w:pPr>
      <w:r>
        <w:rPr>
          <w:rStyle w:val="Strong"/>
          <w:rFonts w:ascii="Times" w:hAnsi="Times"/>
          <w:color w:val="000000"/>
          <w:sz w:val="27"/>
          <w:szCs w:val="27"/>
        </w:rPr>
        <w:t>Experimental states</w:t>
      </w:r>
      <w:r>
        <w:rPr>
          <w:rFonts w:ascii="Times" w:hAnsi="Times"/>
          <w:color w:val="000000"/>
          <w:sz w:val="27"/>
          <w:szCs w:val="27"/>
        </w:rPr>
        <w:t> (baseline, disease, rescue)</w:t>
      </w:r>
    </w:p>
    <w:p w14:paraId="48B75F27" w14:textId="77777777" w:rsidR="007770A2" w:rsidRDefault="007770A2" w:rsidP="007770A2">
      <w:pPr>
        <w:pStyle w:val="NormalWeb"/>
        <w:rPr>
          <w:rFonts w:ascii="Times" w:hAnsi="Times"/>
          <w:color w:val="000000"/>
          <w:sz w:val="27"/>
          <w:szCs w:val="27"/>
        </w:rPr>
      </w:pPr>
      <w:r>
        <w:rPr>
          <w:rFonts w:ascii="Times" w:hAnsi="Times"/>
          <w:color w:val="000000"/>
          <w:sz w:val="27"/>
          <w:szCs w:val="27"/>
        </w:rPr>
        <w:t>Each object is versioned and immutable once released.</w:t>
      </w:r>
    </w:p>
    <w:p w14:paraId="3DCA37B4" w14:textId="77777777" w:rsidR="007770A2" w:rsidRDefault="007770A2" w:rsidP="007770A2">
      <w:pPr>
        <w:pStyle w:val="Heading3"/>
        <w:rPr>
          <w:rFonts w:ascii="Times" w:hAnsi="Times"/>
          <w:color w:val="000000"/>
          <w:sz w:val="27"/>
          <w:szCs w:val="27"/>
        </w:rPr>
      </w:pPr>
      <w:r>
        <w:rPr>
          <w:rFonts w:ascii="Times" w:hAnsi="Times"/>
          <w:color w:val="000000"/>
        </w:rPr>
        <w:t>9.5.2 Embedding spaces</w:t>
      </w:r>
    </w:p>
    <w:p w14:paraId="11C7DABF" w14:textId="77777777" w:rsidR="007770A2" w:rsidRDefault="007770A2" w:rsidP="007770A2">
      <w:pPr>
        <w:pStyle w:val="NormalWeb"/>
        <w:rPr>
          <w:rFonts w:ascii="Times" w:hAnsi="Times"/>
          <w:color w:val="000000"/>
          <w:sz w:val="27"/>
          <w:szCs w:val="27"/>
        </w:rPr>
      </w:pPr>
      <w:r>
        <w:rPr>
          <w:rFonts w:ascii="Times" w:hAnsi="Times"/>
          <w:color w:val="000000"/>
          <w:sz w:val="27"/>
          <w:szCs w:val="27"/>
        </w:rPr>
        <w:t>High-dimensional objects are projected into embedding spaces that preserve:</w:t>
      </w:r>
    </w:p>
    <w:p w14:paraId="3B1F8982" w14:textId="77777777" w:rsidR="007770A2" w:rsidRDefault="007770A2" w:rsidP="007770A2">
      <w:pPr>
        <w:numPr>
          <w:ilvl w:val="0"/>
          <w:numId w:val="108"/>
        </w:numPr>
        <w:spacing w:before="100" w:beforeAutospacing="1" w:after="100" w:afterAutospacing="1"/>
        <w:rPr>
          <w:rFonts w:ascii="Times" w:hAnsi="Times"/>
          <w:color w:val="000000"/>
          <w:sz w:val="27"/>
          <w:szCs w:val="27"/>
        </w:rPr>
      </w:pPr>
      <w:r>
        <w:rPr>
          <w:rFonts w:ascii="Times" w:hAnsi="Times"/>
          <w:color w:val="000000"/>
          <w:sz w:val="27"/>
          <w:szCs w:val="27"/>
        </w:rPr>
        <w:t>Distance (similarity/dissimilarity)</w:t>
      </w:r>
    </w:p>
    <w:p w14:paraId="43EB1BF0" w14:textId="77777777" w:rsidR="007770A2" w:rsidRDefault="007770A2" w:rsidP="007770A2">
      <w:pPr>
        <w:numPr>
          <w:ilvl w:val="0"/>
          <w:numId w:val="108"/>
        </w:numPr>
        <w:spacing w:before="100" w:beforeAutospacing="1" w:after="100" w:afterAutospacing="1"/>
        <w:rPr>
          <w:rFonts w:ascii="Times" w:hAnsi="Times"/>
          <w:color w:val="000000"/>
          <w:sz w:val="27"/>
          <w:szCs w:val="27"/>
        </w:rPr>
      </w:pPr>
      <w:r>
        <w:rPr>
          <w:rFonts w:ascii="Times" w:hAnsi="Times"/>
          <w:color w:val="000000"/>
          <w:sz w:val="27"/>
          <w:szCs w:val="27"/>
        </w:rPr>
        <w:t>Directionality (rescue vs exacerbation)</w:t>
      </w:r>
    </w:p>
    <w:p w14:paraId="2D9BAC9E" w14:textId="77777777" w:rsidR="007770A2" w:rsidRDefault="007770A2" w:rsidP="007770A2">
      <w:pPr>
        <w:numPr>
          <w:ilvl w:val="0"/>
          <w:numId w:val="108"/>
        </w:numPr>
        <w:spacing w:before="100" w:beforeAutospacing="1" w:after="100" w:afterAutospacing="1"/>
        <w:rPr>
          <w:rFonts w:ascii="Times" w:hAnsi="Times"/>
          <w:color w:val="000000"/>
          <w:sz w:val="27"/>
          <w:szCs w:val="27"/>
        </w:rPr>
      </w:pPr>
      <w:r>
        <w:rPr>
          <w:rFonts w:ascii="Times" w:hAnsi="Times"/>
          <w:color w:val="000000"/>
          <w:sz w:val="27"/>
          <w:szCs w:val="27"/>
        </w:rPr>
        <w:t>Neighborhood structure (clusters, gradients)</w:t>
      </w:r>
    </w:p>
    <w:p w14:paraId="4839E87D" w14:textId="77777777" w:rsidR="007770A2" w:rsidRDefault="007770A2" w:rsidP="007770A2">
      <w:pPr>
        <w:pStyle w:val="NormalWeb"/>
        <w:rPr>
          <w:rFonts w:ascii="Times" w:hAnsi="Times"/>
          <w:color w:val="000000"/>
          <w:sz w:val="27"/>
          <w:szCs w:val="27"/>
        </w:rPr>
      </w:pPr>
      <w:r>
        <w:rPr>
          <w:rFonts w:ascii="Times" w:hAnsi="Times"/>
          <w:color w:val="000000"/>
          <w:sz w:val="27"/>
          <w:szCs w:val="27"/>
        </w:rPr>
        <w:lastRenderedPageBreak/>
        <w:t>Multiple embedding spaces may coexist, each optimized for a different analytical purpose.</w:t>
      </w:r>
    </w:p>
    <w:p w14:paraId="7098DB00" w14:textId="77777777" w:rsidR="007770A2" w:rsidRDefault="003B2BA8" w:rsidP="007770A2">
      <w:pPr>
        <w:rPr>
          <w:rFonts w:ascii="Times" w:hAnsi="Times"/>
          <w:sz w:val="27"/>
          <w:szCs w:val="27"/>
        </w:rPr>
      </w:pPr>
      <w:r w:rsidRPr="003B2BA8">
        <w:rPr>
          <w:noProof/>
          <w14:ligatures w14:val="standardContextual"/>
        </w:rPr>
        <w:pict w14:anchorId="78501B07">
          <v:rect id="_x0000_i1097" alt="" style="width:468pt;height:.05pt;mso-width-percent:0;mso-height-percent:0;mso-width-percent:0;mso-height-percent:0" o:hralign="center" o:hrstd="t" o:hr="t" fillcolor="#a0a0a0" stroked="f"/>
        </w:pict>
      </w:r>
    </w:p>
    <w:p w14:paraId="331675CD" w14:textId="77777777" w:rsidR="007770A2" w:rsidRDefault="007770A2" w:rsidP="007770A2">
      <w:pPr>
        <w:pStyle w:val="Heading2"/>
        <w:rPr>
          <w:rFonts w:ascii="Times" w:hAnsi="Times"/>
          <w:color w:val="000000"/>
          <w:sz w:val="36"/>
          <w:szCs w:val="36"/>
        </w:rPr>
      </w:pPr>
      <w:r>
        <w:rPr>
          <w:rFonts w:ascii="Times" w:hAnsi="Times"/>
          <w:color w:val="000000"/>
        </w:rPr>
        <w:t>9.6 Reasoning Layer: inference, not automation</w:t>
      </w:r>
    </w:p>
    <w:p w14:paraId="7FB21B66"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Reasoning Layer is where Sapphire adds unique value. It does not “answer questions” in isolation; it </w:t>
      </w:r>
      <w:r>
        <w:rPr>
          <w:rStyle w:val="Strong"/>
          <w:rFonts w:ascii="Times" w:hAnsi="Times"/>
          <w:color w:val="000000"/>
          <w:sz w:val="27"/>
          <w:szCs w:val="27"/>
        </w:rPr>
        <w:t>structures inference</w:t>
      </w:r>
      <w:r>
        <w:rPr>
          <w:rFonts w:ascii="Times" w:hAnsi="Times"/>
          <w:color w:val="000000"/>
          <w:sz w:val="27"/>
          <w:szCs w:val="27"/>
        </w:rPr>
        <w:t>.</w:t>
      </w:r>
    </w:p>
    <w:p w14:paraId="1D88DF4C" w14:textId="77777777" w:rsidR="007770A2" w:rsidRDefault="007770A2" w:rsidP="007770A2">
      <w:pPr>
        <w:pStyle w:val="Heading3"/>
        <w:rPr>
          <w:rFonts w:ascii="Times" w:hAnsi="Times"/>
          <w:color w:val="000000"/>
          <w:sz w:val="27"/>
          <w:szCs w:val="27"/>
        </w:rPr>
      </w:pPr>
      <w:r>
        <w:rPr>
          <w:rFonts w:ascii="Times" w:hAnsi="Times"/>
          <w:color w:val="000000"/>
        </w:rPr>
        <w:t>9.6.1 Supported reasoning modes</w:t>
      </w:r>
    </w:p>
    <w:p w14:paraId="26EB3656" w14:textId="77777777" w:rsidR="007770A2" w:rsidRDefault="007770A2" w:rsidP="007770A2">
      <w:pPr>
        <w:numPr>
          <w:ilvl w:val="0"/>
          <w:numId w:val="109"/>
        </w:numPr>
        <w:spacing w:before="100" w:beforeAutospacing="1" w:after="100" w:afterAutospacing="1"/>
        <w:rPr>
          <w:rFonts w:ascii="Times" w:hAnsi="Times"/>
          <w:color w:val="000000"/>
          <w:sz w:val="27"/>
          <w:szCs w:val="27"/>
        </w:rPr>
      </w:pPr>
      <w:r>
        <w:rPr>
          <w:rFonts w:ascii="Times" w:hAnsi="Times"/>
          <w:color w:val="000000"/>
          <w:sz w:val="27"/>
          <w:szCs w:val="27"/>
        </w:rPr>
        <w:t>Similarity search (“What else looks like this?”)</w:t>
      </w:r>
    </w:p>
    <w:p w14:paraId="28903EE9" w14:textId="77777777" w:rsidR="007770A2" w:rsidRDefault="007770A2" w:rsidP="007770A2">
      <w:pPr>
        <w:numPr>
          <w:ilvl w:val="0"/>
          <w:numId w:val="109"/>
        </w:numPr>
        <w:spacing w:before="100" w:beforeAutospacing="1" w:after="100" w:afterAutospacing="1"/>
        <w:rPr>
          <w:rFonts w:ascii="Times" w:hAnsi="Times"/>
          <w:color w:val="000000"/>
          <w:sz w:val="27"/>
          <w:szCs w:val="27"/>
        </w:rPr>
      </w:pPr>
      <w:r>
        <w:rPr>
          <w:rFonts w:ascii="Times" w:hAnsi="Times"/>
          <w:color w:val="000000"/>
          <w:sz w:val="27"/>
          <w:szCs w:val="27"/>
        </w:rPr>
        <w:t>Antipodality analysis (“What reverses this state?”)</w:t>
      </w:r>
    </w:p>
    <w:p w14:paraId="40CA36ED" w14:textId="77777777" w:rsidR="007770A2" w:rsidRDefault="007770A2" w:rsidP="007770A2">
      <w:pPr>
        <w:numPr>
          <w:ilvl w:val="0"/>
          <w:numId w:val="109"/>
        </w:numPr>
        <w:spacing w:before="100" w:beforeAutospacing="1" w:after="100" w:afterAutospacing="1"/>
        <w:rPr>
          <w:rFonts w:ascii="Times" w:hAnsi="Times"/>
          <w:color w:val="000000"/>
          <w:sz w:val="27"/>
          <w:szCs w:val="27"/>
        </w:rPr>
      </w:pPr>
      <w:r>
        <w:rPr>
          <w:rFonts w:ascii="Times" w:hAnsi="Times"/>
          <w:color w:val="000000"/>
          <w:sz w:val="27"/>
          <w:szCs w:val="27"/>
        </w:rPr>
        <w:t>Clustering and manifold discovery</w:t>
      </w:r>
    </w:p>
    <w:p w14:paraId="28AA0A79" w14:textId="77777777" w:rsidR="007770A2" w:rsidRDefault="007770A2" w:rsidP="007770A2">
      <w:pPr>
        <w:numPr>
          <w:ilvl w:val="0"/>
          <w:numId w:val="109"/>
        </w:numPr>
        <w:spacing w:before="100" w:beforeAutospacing="1" w:after="100" w:afterAutospacing="1"/>
        <w:rPr>
          <w:rFonts w:ascii="Times" w:hAnsi="Times"/>
          <w:color w:val="000000"/>
          <w:sz w:val="27"/>
          <w:szCs w:val="27"/>
        </w:rPr>
      </w:pPr>
      <w:r>
        <w:rPr>
          <w:rFonts w:ascii="Times" w:hAnsi="Times"/>
          <w:color w:val="000000"/>
          <w:sz w:val="27"/>
          <w:szCs w:val="27"/>
        </w:rPr>
        <w:t>Enrichment and depletion testing</w:t>
      </w:r>
    </w:p>
    <w:p w14:paraId="1E609EC6" w14:textId="77777777" w:rsidR="007770A2" w:rsidRDefault="007770A2" w:rsidP="007770A2">
      <w:pPr>
        <w:numPr>
          <w:ilvl w:val="0"/>
          <w:numId w:val="109"/>
        </w:numPr>
        <w:spacing w:before="100" w:beforeAutospacing="1" w:after="100" w:afterAutospacing="1"/>
        <w:rPr>
          <w:rFonts w:ascii="Times" w:hAnsi="Times"/>
          <w:color w:val="000000"/>
          <w:sz w:val="27"/>
          <w:szCs w:val="27"/>
        </w:rPr>
      </w:pPr>
      <w:r>
        <w:rPr>
          <w:rFonts w:ascii="Times" w:hAnsi="Times"/>
          <w:color w:val="000000"/>
          <w:sz w:val="27"/>
          <w:szCs w:val="27"/>
        </w:rPr>
        <w:t>Cross-modal triangulation (function ↔ transcriptomics ↔ chemistry)</w:t>
      </w:r>
    </w:p>
    <w:p w14:paraId="7BB7CB19" w14:textId="77777777" w:rsidR="007770A2" w:rsidRDefault="007770A2" w:rsidP="007770A2">
      <w:pPr>
        <w:pStyle w:val="Heading3"/>
        <w:rPr>
          <w:rFonts w:ascii="Times" w:hAnsi="Times"/>
          <w:color w:val="000000"/>
          <w:sz w:val="27"/>
          <w:szCs w:val="27"/>
        </w:rPr>
      </w:pPr>
      <w:r>
        <w:rPr>
          <w:rFonts w:ascii="Times" w:hAnsi="Times"/>
          <w:color w:val="000000"/>
        </w:rPr>
        <w:t>9.6.2 Hypothesis objects</w:t>
      </w:r>
    </w:p>
    <w:p w14:paraId="54F76EA0" w14:textId="77777777" w:rsidR="007770A2" w:rsidRDefault="007770A2" w:rsidP="007770A2">
      <w:pPr>
        <w:pStyle w:val="NormalWeb"/>
        <w:rPr>
          <w:rFonts w:ascii="Times" w:hAnsi="Times"/>
          <w:color w:val="000000"/>
          <w:sz w:val="27"/>
          <w:szCs w:val="27"/>
        </w:rPr>
      </w:pPr>
      <w:r>
        <w:rPr>
          <w:rFonts w:ascii="Times" w:hAnsi="Times"/>
          <w:color w:val="000000"/>
          <w:sz w:val="27"/>
          <w:szCs w:val="27"/>
        </w:rPr>
        <w:t>Every inference generates a </w:t>
      </w:r>
      <w:r>
        <w:rPr>
          <w:rStyle w:val="Strong"/>
          <w:rFonts w:ascii="Times" w:hAnsi="Times"/>
          <w:color w:val="000000"/>
          <w:sz w:val="27"/>
          <w:szCs w:val="27"/>
        </w:rPr>
        <w:t>hypothesis object</w:t>
      </w:r>
      <w:r>
        <w:rPr>
          <w:rFonts w:ascii="Times" w:hAnsi="Times"/>
          <w:color w:val="000000"/>
          <w:sz w:val="27"/>
          <w:szCs w:val="27"/>
        </w:rPr>
        <w:t> containing:</w:t>
      </w:r>
    </w:p>
    <w:p w14:paraId="335BC339" w14:textId="77777777" w:rsidR="007770A2" w:rsidRDefault="007770A2" w:rsidP="007770A2">
      <w:pPr>
        <w:numPr>
          <w:ilvl w:val="0"/>
          <w:numId w:val="110"/>
        </w:numPr>
        <w:spacing w:before="100" w:beforeAutospacing="1" w:after="100" w:afterAutospacing="1"/>
        <w:rPr>
          <w:rFonts w:ascii="Times" w:hAnsi="Times"/>
          <w:color w:val="000000"/>
          <w:sz w:val="27"/>
          <w:szCs w:val="27"/>
        </w:rPr>
      </w:pPr>
      <w:r>
        <w:rPr>
          <w:rFonts w:ascii="Times" w:hAnsi="Times"/>
          <w:color w:val="000000"/>
          <w:sz w:val="27"/>
          <w:szCs w:val="27"/>
        </w:rPr>
        <w:t>The query that produced it</w:t>
      </w:r>
    </w:p>
    <w:p w14:paraId="625D260A" w14:textId="77777777" w:rsidR="007770A2" w:rsidRDefault="007770A2" w:rsidP="007770A2">
      <w:pPr>
        <w:numPr>
          <w:ilvl w:val="0"/>
          <w:numId w:val="110"/>
        </w:numPr>
        <w:spacing w:before="100" w:beforeAutospacing="1" w:after="100" w:afterAutospacing="1"/>
        <w:rPr>
          <w:rFonts w:ascii="Times" w:hAnsi="Times"/>
          <w:color w:val="000000"/>
          <w:sz w:val="27"/>
          <w:szCs w:val="27"/>
        </w:rPr>
      </w:pPr>
      <w:r>
        <w:rPr>
          <w:rFonts w:ascii="Times" w:hAnsi="Times"/>
          <w:color w:val="000000"/>
          <w:sz w:val="27"/>
          <w:szCs w:val="27"/>
        </w:rPr>
        <w:t>Supporting evidence</w:t>
      </w:r>
    </w:p>
    <w:p w14:paraId="2A8940A6" w14:textId="77777777" w:rsidR="007770A2" w:rsidRDefault="007770A2" w:rsidP="007770A2">
      <w:pPr>
        <w:numPr>
          <w:ilvl w:val="0"/>
          <w:numId w:val="110"/>
        </w:numPr>
        <w:spacing w:before="100" w:beforeAutospacing="1" w:after="100" w:afterAutospacing="1"/>
        <w:rPr>
          <w:rFonts w:ascii="Times" w:hAnsi="Times"/>
          <w:color w:val="000000"/>
          <w:sz w:val="27"/>
          <w:szCs w:val="27"/>
        </w:rPr>
      </w:pPr>
      <w:r>
        <w:rPr>
          <w:rFonts w:ascii="Times" w:hAnsi="Times"/>
          <w:color w:val="000000"/>
          <w:sz w:val="27"/>
          <w:szCs w:val="27"/>
        </w:rPr>
        <w:t>Confidence and uncertainty bounds</w:t>
      </w:r>
    </w:p>
    <w:p w14:paraId="6E81F32C" w14:textId="77777777" w:rsidR="007770A2" w:rsidRDefault="007770A2" w:rsidP="007770A2">
      <w:pPr>
        <w:numPr>
          <w:ilvl w:val="0"/>
          <w:numId w:val="110"/>
        </w:numPr>
        <w:spacing w:before="100" w:beforeAutospacing="1" w:after="100" w:afterAutospacing="1"/>
        <w:rPr>
          <w:rFonts w:ascii="Times" w:hAnsi="Times"/>
          <w:color w:val="000000"/>
          <w:sz w:val="27"/>
          <w:szCs w:val="27"/>
        </w:rPr>
      </w:pPr>
      <w:r>
        <w:rPr>
          <w:rFonts w:ascii="Times" w:hAnsi="Times"/>
          <w:color w:val="000000"/>
          <w:sz w:val="27"/>
          <w:szCs w:val="27"/>
        </w:rPr>
        <w:t>Explicit falsification criteria</w:t>
      </w:r>
    </w:p>
    <w:p w14:paraId="0A5ADB25" w14:textId="77777777" w:rsidR="007770A2" w:rsidRDefault="007770A2" w:rsidP="007770A2">
      <w:pPr>
        <w:pStyle w:val="NormalWeb"/>
        <w:rPr>
          <w:rFonts w:ascii="Times" w:hAnsi="Times"/>
          <w:color w:val="000000"/>
          <w:sz w:val="27"/>
          <w:szCs w:val="27"/>
        </w:rPr>
      </w:pPr>
      <w:r>
        <w:rPr>
          <w:rFonts w:ascii="Times" w:hAnsi="Times"/>
          <w:color w:val="000000"/>
          <w:sz w:val="27"/>
          <w:szCs w:val="27"/>
        </w:rPr>
        <w:t>Hypotheses persist in Sapphire and are revisitable.</w:t>
      </w:r>
    </w:p>
    <w:p w14:paraId="5A95CD2B" w14:textId="77777777" w:rsidR="007770A2" w:rsidRDefault="003B2BA8" w:rsidP="007770A2">
      <w:pPr>
        <w:rPr>
          <w:rFonts w:ascii="Times" w:hAnsi="Times"/>
          <w:sz w:val="27"/>
          <w:szCs w:val="27"/>
        </w:rPr>
      </w:pPr>
      <w:r w:rsidRPr="003B2BA8">
        <w:rPr>
          <w:noProof/>
          <w14:ligatures w14:val="standardContextual"/>
        </w:rPr>
        <w:pict w14:anchorId="0DCA8A0B">
          <v:rect id="_x0000_i1096" alt="" style="width:468pt;height:.05pt;mso-width-percent:0;mso-height-percent:0;mso-width-percent:0;mso-height-percent:0" o:hralign="center" o:hrstd="t" o:hr="t" fillcolor="#a0a0a0" stroked="f"/>
        </w:pict>
      </w:r>
    </w:p>
    <w:p w14:paraId="3FECC356" w14:textId="77777777" w:rsidR="007770A2" w:rsidRDefault="007770A2" w:rsidP="007770A2">
      <w:pPr>
        <w:pStyle w:val="Heading2"/>
        <w:rPr>
          <w:rFonts w:ascii="Times" w:hAnsi="Times"/>
          <w:color w:val="000000"/>
          <w:sz w:val="36"/>
          <w:szCs w:val="36"/>
        </w:rPr>
      </w:pPr>
      <w:r>
        <w:rPr>
          <w:rFonts w:ascii="Times" w:hAnsi="Times"/>
          <w:color w:val="000000"/>
        </w:rPr>
        <w:t>9.7 Orchestration Layer: closing the loop</w:t>
      </w:r>
    </w:p>
    <w:p w14:paraId="790E967A"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Orchestration Layer connects reasoning to action.</w:t>
      </w:r>
    </w:p>
    <w:p w14:paraId="3FAFB72A" w14:textId="77777777" w:rsidR="007770A2" w:rsidRDefault="007770A2" w:rsidP="007770A2">
      <w:pPr>
        <w:pStyle w:val="Heading3"/>
        <w:rPr>
          <w:rFonts w:ascii="Times" w:hAnsi="Times"/>
          <w:color w:val="000000"/>
          <w:sz w:val="27"/>
          <w:szCs w:val="27"/>
        </w:rPr>
      </w:pPr>
      <w:r>
        <w:rPr>
          <w:rFonts w:ascii="Times" w:hAnsi="Times"/>
          <w:color w:val="000000"/>
        </w:rPr>
        <w:t>9.7.1 Experiment planning</w:t>
      </w:r>
    </w:p>
    <w:p w14:paraId="53128EDD" w14:textId="77777777" w:rsidR="007770A2" w:rsidRDefault="007770A2" w:rsidP="007770A2">
      <w:pPr>
        <w:pStyle w:val="NormalWeb"/>
        <w:rPr>
          <w:rFonts w:ascii="Times" w:hAnsi="Times"/>
          <w:color w:val="000000"/>
          <w:sz w:val="27"/>
          <w:szCs w:val="27"/>
        </w:rPr>
      </w:pPr>
      <w:r>
        <w:rPr>
          <w:rFonts w:ascii="Times" w:hAnsi="Times"/>
          <w:color w:val="000000"/>
          <w:sz w:val="27"/>
          <w:szCs w:val="27"/>
        </w:rPr>
        <w:t>Given a hypothesis, Sapphire can:</w:t>
      </w:r>
    </w:p>
    <w:p w14:paraId="09FF8E81" w14:textId="77777777" w:rsidR="007770A2" w:rsidRDefault="007770A2" w:rsidP="007770A2">
      <w:pPr>
        <w:numPr>
          <w:ilvl w:val="0"/>
          <w:numId w:val="111"/>
        </w:numPr>
        <w:spacing w:before="100" w:beforeAutospacing="1" w:after="100" w:afterAutospacing="1"/>
        <w:rPr>
          <w:rFonts w:ascii="Times" w:hAnsi="Times"/>
          <w:color w:val="000000"/>
          <w:sz w:val="27"/>
          <w:szCs w:val="27"/>
        </w:rPr>
      </w:pPr>
      <w:r>
        <w:rPr>
          <w:rFonts w:ascii="Times" w:hAnsi="Times"/>
          <w:color w:val="000000"/>
          <w:sz w:val="27"/>
          <w:szCs w:val="27"/>
        </w:rPr>
        <w:t>Propose perturbations to maximize information gain</w:t>
      </w:r>
    </w:p>
    <w:p w14:paraId="2C0A92A7" w14:textId="77777777" w:rsidR="007770A2" w:rsidRDefault="007770A2" w:rsidP="007770A2">
      <w:pPr>
        <w:numPr>
          <w:ilvl w:val="0"/>
          <w:numId w:val="111"/>
        </w:numPr>
        <w:spacing w:before="100" w:beforeAutospacing="1" w:after="100" w:afterAutospacing="1"/>
        <w:rPr>
          <w:rFonts w:ascii="Times" w:hAnsi="Times"/>
          <w:color w:val="000000"/>
          <w:sz w:val="27"/>
          <w:szCs w:val="27"/>
        </w:rPr>
      </w:pPr>
      <w:r>
        <w:rPr>
          <w:rFonts w:ascii="Times" w:hAnsi="Times"/>
          <w:color w:val="000000"/>
          <w:sz w:val="27"/>
          <w:szCs w:val="27"/>
        </w:rPr>
        <w:t>Recommend allelic series, doses, and combinations</w:t>
      </w:r>
    </w:p>
    <w:p w14:paraId="2CA8D574" w14:textId="77777777" w:rsidR="007770A2" w:rsidRDefault="007770A2" w:rsidP="007770A2">
      <w:pPr>
        <w:numPr>
          <w:ilvl w:val="0"/>
          <w:numId w:val="111"/>
        </w:numPr>
        <w:spacing w:before="100" w:beforeAutospacing="1" w:after="100" w:afterAutospacing="1"/>
        <w:rPr>
          <w:rFonts w:ascii="Times" w:hAnsi="Times"/>
          <w:color w:val="000000"/>
          <w:sz w:val="27"/>
          <w:szCs w:val="27"/>
        </w:rPr>
      </w:pPr>
      <w:r>
        <w:rPr>
          <w:rFonts w:ascii="Times" w:hAnsi="Times"/>
          <w:color w:val="000000"/>
          <w:sz w:val="27"/>
          <w:szCs w:val="27"/>
        </w:rPr>
        <w:t>Estimate feasibility and cost</w:t>
      </w:r>
    </w:p>
    <w:p w14:paraId="6411933D" w14:textId="77777777" w:rsidR="007770A2" w:rsidRDefault="007770A2" w:rsidP="007770A2">
      <w:pPr>
        <w:pStyle w:val="Heading3"/>
        <w:rPr>
          <w:rFonts w:ascii="Times" w:hAnsi="Times"/>
          <w:color w:val="000000"/>
          <w:sz w:val="27"/>
          <w:szCs w:val="27"/>
        </w:rPr>
      </w:pPr>
      <w:r>
        <w:rPr>
          <w:rFonts w:ascii="Times" w:hAnsi="Times"/>
          <w:color w:val="000000"/>
        </w:rPr>
        <w:lastRenderedPageBreak/>
        <w:t>9.7.2 Execution tracking</w:t>
      </w:r>
    </w:p>
    <w:p w14:paraId="114A6BAC" w14:textId="77777777" w:rsidR="007770A2" w:rsidRDefault="007770A2" w:rsidP="007770A2">
      <w:pPr>
        <w:pStyle w:val="NormalWeb"/>
        <w:rPr>
          <w:rFonts w:ascii="Times" w:hAnsi="Times"/>
          <w:color w:val="000000"/>
          <w:sz w:val="27"/>
          <w:szCs w:val="27"/>
        </w:rPr>
      </w:pPr>
      <w:r>
        <w:rPr>
          <w:rFonts w:ascii="Times" w:hAnsi="Times"/>
          <w:color w:val="000000"/>
          <w:sz w:val="27"/>
          <w:szCs w:val="27"/>
        </w:rPr>
        <w:t>Experiments initiated through Sapphire are tracked end-to-end:</w:t>
      </w:r>
    </w:p>
    <w:p w14:paraId="6F115729" w14:textId="77777777" w:rsidR="007770A2" w:rsidRDefault="007770A2" w:rsidP="007770A2">
      <w:pPr>
        <w:numPr>
          <w:ilvl w:val="0"/>
          <w:numId w:val="112"/>
        </w:numPr>
        <w:spacing w:before="100" w:beforeAutospacing="1" w:after="100" w:afterAutospacing="1"/>
        <w:rPr>
          <w:rFonts w:ascii="Times" w:hAnsi="Times"/>
          <w:color w:val="000000"/>
          <w:sz w:val="27"/>
          <w:szCs w:val="27"/>
        </w:rPr>
      </w:pPr>
      <w:r>
        <w:rPr>
          <w:rFonts w:ascii="Times" w:hAnsi="Times"/>
          <w:color w:val="000000"/>
          <w:sz w:val="27"/>
          <w:szCs w:val="27"/>
        </w:rPr>
        <w:t>Planned → running → completed → analyzed</w:t>
      </w:r>
    </w:p>
    <w:p w14:paraId="0749AA26" w14:textId="77777777" w:rsidR="007770A2" w:rsidRDefault="007770A2" w:rsidP="007770A2">
      <w:pPr>
        <w:numPr>
          <w:ilvl w:val="0"/>
          <w:numId w:val="112"/>
        </w:numPr>
        <w:spacing w:before="100" w:beforeAutospacing="1" w:after="100" w:afterAutospacing="1"/>
        <w:rPr>
          <w:rFonts w:ascii="Times" w:hAnsi="Times"/>
          <w:color w:val="000000"/>
          <w:sz w:val="27"/>
          <w:szCs w:val="27"/>
        </w:rPr>
      </w:pPr>
      <w:r>
        <w:rPr>
          <w:rFonts w:ascii="Times" w:hAnsi="Times"/>
          <w:color w:val="000000"/>
          <w:sz w:val="27"/>
          <w:szCs w:val="27"/>
        </w:rPr>
        <w:t>Deviations and failures are recorded explicitly</w:t>
      </w:r>
    </w:p>
    <w:p w14:paraId="301116A6" w14:textId="77777777" w:rsidR="007770A2" w:rsidRDefault="007770A2" w:rsidP="007770A2">
      <w:pPr>
        <w:pStyle w:val="NormalWeb"/>
        <w:rPr>
          <w:rFonts w:ascii="Times" w:hAnsi="Times"/>
          <w:color w:val="000000"/>
          <w:sz w:val="27"/>
          <w:szCs w:val="27"/>
        </w:rPr>
      </w:pPr>
      <w:r>
        <w:rPr>
          <w:rFonts w:ascii="Times" w:hAnsi="Times"/>
          <w:color w:val="000000"/>
          <w:sz w:val="27"/>
          <w:szCs w:val="27"/>
        </w:rPr>
        <w:t>This creates a continuous experimental narrative rather than isolated results.</w:t>
      </w:r>
    </w:p>
    <w:p w14:paraId="1A9EA38B" w14:textId="77777777" w:rsidR="007770A2" w:rsidRDefault="003B2BA8" w:rsidP="007770A2">
      <w:pPr>
        <w:rPr>
          <w:rFonts w:ascii="Times" w:hAnsi="Times"/>
          <w:sz w:val="27"/>
          <w:szCs w:val="27"/>
        </w:rPr>
      </w:pPr>
      <w:r w:rsidRPr="003B2BA8">
        <w:rPr>
          <w:noProof/>
          <w14:ligatures w14:val="standardContextual"/>
        </w:rPr>
        <w:pict w14:anchorId="0B8512AC">
          <v:rect id="_x0000_i1095" alt="" style="width:468pt;height:.05pt;mso-width-percent:0;mso-height-percent:0;mso-width-percent:0;mso-height-percent:0" o:hralign="center" o:hrstd="t" o:hr="t" fillcolor="#a0a0a0" stroked="f"/>
        </w:pict>
      </w:r>
    </w:p>
    <w:p w14:paraId="52F4B8AD" w14:textId="77777777" w:rsidR="007770A2" w:rsidRDefault="007770A2" w:rsidP="007770A2">
      <w:pPr>
        <w:pStyle w:val="Heading2"/>
        <w:rPr>
          <w:rFonts w:ascii="Times" w:hAnsi="Times"/>
          <w:color w:val="000000"/>
          <w:sz w:val="36"/>
          <w:szCs w:val="36"/>
        </w:rPr>
      </w:pPr>
      <w:r>
        <w:rPr>
          <w:rFonts w:ascii="Times" w:hAnsi="Times"/>
          <w:color w:val="000000"/>
        </w:rPr>
        <w:t>9.8 Governance Layer: trust, compliance, and reuse</w:t>
      </w:r>
    </w:p>
    <w:p w14:paraId="115DB2FF" w14:textId="77777777" w:rsidR="007770A2" w:rsidRDefault="007770A2" w:rsidP="007770A2">
      <w:pPr>
        <w:pStyle w:val="NormalWeb"/>
        <w:rPr>
          <w:rFonts w:ascii="Times" w:hAnsi="Times"/>
          <w:color w:val="000000"/>
          <w:sz w:val="27"/>
          <w:szCs w:val="27"/>
        </w:rPr>
      </w:pPr>
      <w:r>
        <w:rPr>
          <w:rFonts w:ascii="Times" w:hAnsi="Times"/>
          <w:color w:val="000000"/>
          <w:sz w:val="27"/>
          <w:szCs w:val="27"/>
        </w:rPr>
        <w:t>Discovery platforms fail when results cannot be trusted or reused. The Governance Layer enforces discipline.</w:t>
      </w:r>
    </w:p>
    <w:p w14:paraId="52A89490" w14:textId="77777777" w:rsidR="007770A2" w:rsidRDefault="007770A2" w:rsidP="007770A2">
      <w:pPr>
        <w:pStyle w:val="Heading3"/>
        <w:rPr>
          <w:rFonts w:ascii="Times" w:hAnsi="Times"/>
          <w:color w:val="000000"/>
          <w:sz w:val="27"/>
          <w:szCs w:val="27"/>
        </w:rPr>
      </w:pPr>
      <w:r>
        <w:rPr>
          <w:rFonts w:ascii="Times" w:hAnsi="Times"/>
          <w:color w:val="000000"/>
        </w:rPr>
        <w:t>9.8.1 Provenance</w:t>
      </w:r>
    </w:p>
    <w:p w14:paraId="28582D6F" w14:textId="77777777" w:rsidR="007770A2" w:rsidRDefault="007770A2" w:rsidP="007770A2">
      <w:pPr>
        <w:pStyle w:val="NormalWeb"/>
        <w:rPr>
          <w:rFonts w:ascii="Times" w:hAnsi="Times"/>
          <w:color w:val="000000"/>
          <w:sz w:val="27"/>
          <w:szCs w:val="27"/>
        </w:rPr>
      </w:pPr>
      <w:r>
        <w:rPr>
          <w:rFonts w:ascii="Times" w:hAnsi="Times"/>
          <w:color w:val="000000"/>
          <w:sz w:val="27"/>
          <w:szCs w:val="27"/>
        </w:rPr>
        <w:t>Every object in Sapphire carries:</w:t>
      </w:r>
    </w:p>
    <w:p w14:paraId="59D3BBFC" w14:textId="77777777" w:rsidR="007770A2" w:rsidRDefault="007770A2" w:rsidP="007770A2">
      <w:pPr>
        <w:numPr>
          <w:ilvl w:val="0"/>
          <w:numId w:val="113"/>
        </w:numPr>
        <w:spacing w:before="100" w:beforeAutospacing="1" w:after="100" w:afterAutospacing="1"/>
        <w:rPr>
          <w:rFonts w:ascii="Times" w:hAnsi="Times"/>
          <w:color w:val="000000"/>
          <w:sz w:val="27"/>
          <w:szCs w:val="27"/>
        </w:rPr>
      </w:pPr>
      <w:r>
        <w:rPr>
          <w:rFonts w:ascii="Times" w:hAnsi="Times"/>
          <w:color w:val="000000"/>
          <w:sz w:val="27"/>
          <w:szCs w:val="27"/>
        </w:rPr>
        <w:t>Source data references</w:t>
      </w:r>
    </w:p>
    <w:p w14:paraId="2ADFA962" w14:textId="77777777" w:rsidR="007770A2" w:rsidRDefault="007770A2" w:rsidP="007770A2">
      <w:pPr>
        <w:numPr>
          <w:ilvl w:val="0"/>
          <w:numId w:val="113"/>
        </w:numPr>
        <w:spacing w:before="100" w:beforeAutospacing="1" w:after="100" w:afterAutospacing="1"/>
        <w:rPr>
          <w:rFonts w:ascii="Times" w:hAnsi="Times"/>
          <w:color w:val="000000"/>
          <w:sz w:val="27"/>
          <w:szCs w:val="27"/>
        </w:rPr>
      </w:pPr>
      <w:r>
        <w:rPr>
          <w:rFonts w:ascii="Times" w:hAnsi="Times"/>
          <w:color w:val="000000"/>
          <w:sz w:val="27"/>
          <w:szCs w:val="27"/>
        </w:rPr>
        <w:t>Code versions</w:t>
      </w:r>
    </w:p>
    <w:p w14:paraId="6171F196" w14:textId="77777777" w:rsidR="007770A2" w:rsidRDefault="007770A2" w:rsidP="007770A2">
      <w:pPr>
        <w:numPr>
          <w:ilvl w:val="0"/>
          <w:numId w:val="113"/>
        </w:numPr>
        <w:spacing w:before="100" w:beforeAutospacing="1" w:after="100" w:afterAutospacing="1"/>
        <w:rPr>
          <w:rFonts w:ascii="Times" w:hAnsi="Times"/>
          <w:color w:val="000000"/>
          <w:sz w:val="27"/>
          <w:szCs w:val="27"/>
        </w:rPr>
      </w:pPr>
      <w:r>
        <w:rPr>
          <w:rFonts w:ascii="Times" w:hAnsi="Times"/>
          <w:color w:val="000000"/>
          <w:sz w:val="27"/>
          <w:szCs w:val="27"/>
        </w:rPr>
        <w:t>Parameter settings</w:t>
      </w:r>
    </w:p>
    <w:p w14:paraId="6B4DF14A" w14:textId="77777777" w:rsidR="007770A2" w:rsidRDefault="007770A2" w:rsidP="007770A2">
      <w:pPr>
        <w:numPr>
          <w:ilvl w:val="0"/>
          <w:numId w:val="113"/>
        </w:numPr>
        <w:spacing w:before="100" w:beforeAutospacing="1" w:after="100" w:afterAutospacing="1"/>
        <w:rPr>
          <w:rFonts w:ascii="Times" w:hAnsi="Times"/>
          <w:color w:val="000000"/>
          <w:sz w:val="27"/>
          <w:szCs w:val="27"/>
        </w:rPr>
      </w:pPr>
      <w:r>
        <w:rPr>
          <w:rFonts w:ascii="Times" w:hAnsi="Times"/>
          <w:color w:val="000000"/>
          <w:sz w:val="27"/>
          <w:szCs w:val="27"/>
        </w:rPr>
        <w:t>Analyst attribution</w:t>
      </w:r>
    </w:p>
    <w:p w14:paraId="282E9002" w14:textId="77777777" w:rsidR="007770A2" w:rsidRDefault="007770A2" w:rsidP="007770A2">
      <w:pPr>
        <w:pStyle w:val="Heading3"/>
        <w:rPr>
          <w:rFonts w:ascii="Times" w:hAnsi="Times"/>
          <w:color w:val="000000"/>
          <w:sz w:val="27"/>
          <w:szCs w:val="27"/>
        </w:rPr>
      </w:pPr>
      <w:r>
        <w:rPr>
          <w:rFonts w:ascii="Times" w:hAnsi="Times"/>
          <w:color w:val="000000"/>
        </w:rPr>
        <w:t>9.8.2 Permissions and compartmentalization</w:t>
      </w:r>
    </w:p>
    <w:p w14:paraId="1D575467" w14:textId="77777777" w:rsidR="007770A2" w:rsidRDefault="007770A2" w:rsidP="007770A2">
      <w:pPr>
        <w:pStyle w:val="NormalWeb"/>
        <w:rPr>
          <w:rFonts w:ascii="Times" w:hAnsi="Times"/>
          <w:color w:val="000000"/>
          <w:sz w:val="27"/>
          <w:szCs w:val="27"/>
        </w:rPr>
      </w:pPr>
      <w:r>
        <w:rPr>
          <w:rFonts w:ascii="Times" w:hAnsi="Times"/>
          <w:color w:val="000000"/>
          <w:sz w:val="27"/>
          <w:szCs w:val="27"/>
        </w:rPr>
        <w:t>Data and hypotheses can be:</w:t>
      </w:r>
    </w:p>
    <w:p w14:paraId="3A4DA552" w14:textId="77777777" w:rsidR="007770A2" w:rsidRDefault="007770A2" w:rsidP="007770A2">
      <w:pPr>
        <w:numPr>
          <w:ilvl w:val="0"/>
          <w:numId w:val="114"/>
        </w:numPr>
        <w:spacing w:before="100" w:beforeAutospacing="1" w:after="100" w:afterAutospacing="1"/>
        <w:rPr>
          <w:rFonts w:ascii="Times" w:hAnsi="Times"/>
          <w:color w:val="000000"/>
          <w:sz w:val="27"/>
          <w:szCs w:val="27"/>
        </w:rPr>
      </w:pPr>
      <w:r>
        <w:rPr>
          <w:rFonts w:ascii="Times" w:hAnsi="Times"/>
          <w:color w:val="000000"/>
          <w:sz w:val="27"/>
          <w:szCs w:val="27"/>
        </w:rPr>
        <w:t>Program-restricted</w:t>
      </w:r>
    </w:p>
    <w:p w14:paraId="4FCC1394" w14:textId="77777777" w:rsidR="007770A2" w:rsidRDefault="007770A2" w:rsidP="007770A2">
      <w:pPr>
        <w:numPr>
          <w:ilvl w:val="0"/>
          <w:numId w:val="114"/>
        </w:numPr>
        <w:spacing w:before="100" w:beforeAutospacing="1" w:after="100" w:afterAutospacing="1"/>
        <w:rPr>
          <w:rFonts w:ascii="Times" w:hAnsi="Times"/>
          <w:color w:val="000000"/>
          <w:sz w:val="27"/>
          <w:szCs w:val="27"/>
        </w:rPr>
      </w:pPr>
      <w:r>
        <w:rPr>
          <w:rFonts w:ascii="Times" w:hAnsi="Times"/>
          <w:color w:val="000000"/>
          <w:sz w:val="27"/>
          <w:szCs w:val="27"/>
        </w:rPr>
        <w:t>Partner-restricted</w:t>
      </w:r>
    </w:p>
    <w:p w14:paraId="6317F7F8" w14:textId="77777777" w:rsidR="007770A2" w:rsidRDefault="007770A2" w:rsidP="007770A2">
      <w:pPr>
        <w:numPr>
          <w:ilvl w:val="0"/>
          <w:numId w:val="114"/>
        </w:numPr>
        <w:spacing w:before="100" w:beforeAutospacing="1" w:after="100" w:afterAutospacing="1"/>
        <w:rPr>
          <w:rFonts w:ascii="Times" w:hAnsi="Times"/>
          <w:color w:val="000000"/>
          <w:sz w:val="27"/>
          <w:szCs w:val="27"/>
        </w:rPr>
      </w:pPr>
      <w:r>
        <w:rPr>
          <w:rFonts w:ascii="Times" w:hAnsi="Times"/>
          <w:color w:val="000000"/>
          <w:sz w:val="27"/>
          <w:szCs w:val="27"/>
        </w:rPr>
        <w:t>Fully internal or external-facing</w:t>
      </w:r>
    </w:p>
    <w:p w14:paraId="2990D1D1" w14:textId="77777777" w:rsidR="007770A2" w:rsidRDefault="007770A2" w:rsidP="007770A2">
      <w:pPr>
        <w:pStyle w:val="NormalWeb"/>
        <w:rPr>
          <w:rFonts w:ascii="Times" w:hAnsi="Times"/>
          <w:color w:val="000000"/>
          <w:sz w:val="27"/>
          <w:szCs w:val="27"/>
        </w:rPr>
      </w:pPr>
      <w:r>
        <w:rPr>
          <w:rFonts w:ascii="Times" w:hAnsi="Times"/>
          <w:color w:val="000000"/>
          <w:sz w:val="27"/>
          <w:szCs w:val="27"/>
        </w:rPr>
        <w:t>This supports collaborations without knowledge leakage.</w:t>
      </w:r>
    </w:p>
    <w:p w14:paraId="33CE07E8" w14:textId="77777777" w:rsidR="007770A2" w:rsidRDefault="007770A2" w:rsidP="007770A2">
      <w:pPr>
        <w:pStyle w:val="Heading3"/>
        <w:rPr>
          <w:rFonts w:ascii="Times" w:hAnsi="Times"/>
          <w:color w:val="000000"/>
          <w:sz w:val="27"/>
          <w:szCs w:val="27"/>
        </w:rPr>
      </w:pPr>
      <w:r>
        <w:rPr>
          <w:rFonts w:ascii="Times" w:hAnsi="Times"/>
          <w:color w:val="000000"/>
        </w:rPr>
        <w:t>9.8.3 Auditability</w:t>
      </w:r>
    </w:p>
    <w:p w14:paraId="021225FA" w14:textId="77777777" w:rsidR="007770A2" w:rsidRDefault="007770A2" w:rsidP="007770A2">
      <w:pPr>
        <w:pStyle w:val="NormalWeb"/>
        <w:rPr>
          <w:rFonts w:ascii="Times" w:hAnsi="Times"/>
          <w:color w:val="000000"/>
          <w:sz w:val="27"/>
          <w:szCs w:val="27"/>
        </w:rPr>
      </w:pPr>
      <w:r>
        <w:rPr>
          <w:rFonts w:ascii="Times" w:hAnsi="Times"/>
          <w:color w:val="000000"/>
          <w:sz w:val="27"/>
          <w:szCs w:val="27"/>
        </w:rPr>
        <w:t>At any point, Sapphire can answer:</w:t>
      </w:r>
    </w:p>
    <w:p w14:paraId="0D47A15E" w14:textId="77777777" w:rsidR="007770A2" w:rsidRDefault="007770A2" w:rsidP="007770A2">
      <w:pPr>
        <w:pStyle w:val="NormalWeb"/>
        <w:rPr>
          <w:rFonts w:ascii="Times" w:hAnsi="Times"/>
          <w:color w:val="000000"/>
          <w:sz w:val="27"/>
          <w:szCs w:val="27"/>
        </w:rPr>
      </w:pPr>
      <w:r>
        <w:rPr>
          <w:rStyle w:val="Emphasis"/>
          <w:rFonts w:ascii="Times" w:hAnsi="Times"/>
          <w:color w:val="000000"/>
          <w:sz w:val="27"/>
          <w:szCs w:val="27"/>
        </w:rPr>
        <w:t>Why do we believe this?</w:t>
      </w:r>
      <w:r>
        <w:rPr>
          <w:rFonts w:ascii="Times" w:hAnsi="Times"/>
          <w:color w:val="000000"/>
          <w:sz w:val="27"/>
          <w:szCs w:val="27"/>
        </w:rPr>
        <w:br/>
      </w:r>
      <w:r>
        <w:rPr>
          <w:rStyle w:val="Emphasis"/>
          <w:rFonts w:ascii="Times" w:hAnsi="Times"/>
          <w:color w:val="000000"/>
          <w:sz w:val="27"/>
          <w:szCs w:val="27"/>
        </w:rPr>
        <w:t>What evidence supports it?</w:t>
      </w:r>
      <w:r>
        <w:rPr>
          <w:rFonts w:ascii="Times" w:hAnsi="Times"/>
          <w:color w:val="000000"/>
          <w:sz w:val="27"/>
          <w:szCs w:val="27"/>
        </w:rPr>
        <w:br/>
      </w:r>
      <w:r>
        <w:rPr>
          <w:rStyle w:val="Emphasis"/>
          <w:rFonts w:ascii="Times" w:hAnsi="Times"/>
          <w:color w:val="000000"/>
          <w:sz w:val="27"/>
          <w:szCs w:val="27"/>
        </w:rPr>
        <w:t>What would disprove it?</w:t>
      </w:r>
    </w:p>
    <w:p w14:paraId="100659D0" w14:textId="77777777" w:rsidR="007770A2" w:rsidRDefault="003B2BA8" w:rsidP="007770A2">
      <w:pPr>
        <w:rPr>
          <w:rFonts w:ascii="Times" w:hAnsi="Times"/>
          <w:sz w:val="27"/>
          <w:szCs w:val="27"/>
        </w:rPr>
      </w:pPr>
      <w:r w:rsidRPr="003B2BA8">
        <w:rPr>
          <w:noProof/>
          <w14:ligatures w14:val="standardContextual"/>
        </w:rPr>
        <w:lastRenderedPageBreak/>
        <w:pict w14:anchorId="1B65F047">
          <v:rect id="_x0000_i1094" alt="" style="width:468pt;height:.05pt;mso-width-percent:0;mso-height-percent:0;mso-width-percent:0;mso-height-percent:0" o:hralign="center" o:hrstd="t" o:hr="t" fillcolor="#a0a0a0" stroked="f"/>
        </w:pict>
      </w:r>
    </w:p>
    <w:p w14:paraId="5EB02FAE" w14:textId="77777777" w:rsidR="007770A2" w:rsidRDefault="007770A2" w:rsidP="007770A2">
      <w:pPr>
        <w:pStyle w:val="Heading2"/>
        <w:rPr>
          <w:rFonts w:ascii="Times" w:hAnsi="Times"/>
          <w:color w:val="000000"/>
          <w:sz w:val="36"/>
          <w:szCs w:val="36"/>
        </w:rPr>
      </w:pPr>
      <w:r>
        <w:rPr>
          <w:rFonts w:ascii="Times" w:hAnsi="Times"/>
          <w:color w:val="000000"/>
        </w:rPr>
        <w:t>9.9 Sapphire’s role in platform generalization</w:t>
      </w:r>
    </w:p>
    <w:p w14:paraId="282220D5" w14:textId="77777777" w:rsidR="007770A2" w:rsidRDefault="007770A2" w:rsidP="007770A2">
      <w:pPr>
        <w:pStyle w:val="NormalWeb"/>
        <w:rPr>
          <w:rFonts w:ascii="Times" w:hAnsi="Times"/>
          <w:color w:val="000000"/>
          <w:sz w:val="27"/>
          <w:szCs w:val="27"/>
        </w:rPr>
      </w:pPr>
      <w:r>
        <w:rPr>
          <w:rFonts w:ascii="Times" w:hAnsi="Times"/>
          <w:color w:val="000000"/>
          <w:sz w:val="27"/>
          <w:szCs w:val="27"/>
        </w:rPr>
        <w:t>Chapters 7 and 8 rely on Sapphire not merely as infrastructure, but as </w:t>
      </w:r>
      <w:r>
        <w:rPr>
          <w:rStyle w:val="Strong"/>
          <w:rFonts w:ascii="Times" w:hAnsi="Times"/>
          <w:color w:val="000000"/>
          <w:sz w:val="27"/>
          <w:szCs w:val="27"/>
        </w:rPr>
        <w:t>memory and reasoning substrate</w:t>
      </w:r>
      <w:r>
        <w:rPr>
          <w:rFonts w:ascii="Times" w:hAnsi="Times"/>
          <w:color w:val="000000"/>
          <w:sz w:val="27"/>
          <w:szCs w:val="27"/>
        </w:rPr>
        <w:t>:</w:t>
      </w:r>
    </w:p>
    <w:p w14:paraId="40525BDA" w14:textId="77777777" w:rsidR="007770A2" w:rsidRDefault="007770A2" w:rsidP="007770A2">
      <w:pPr>
        <w:numPr>
          <w:ilvl w:val="0"/>
          <w:numId w:val="115"/>
        </w:numPr>
        <w:spacing w:before="100" w:beforeAutospacing="1" w:after="100" w:afterAutospacing="1"/>
        <w:rPr>
          <w:rFonts w:ascii="Times" w:hAnsi="Times"/>
          <w:color w:val="000000"/>
          <w:sz w:val="27"/>
          <w:szCs w:val="27"/>
        </w:rPr>
      </w:pPr>
      <w:r>
        <w:rPr>
          <w:rFonts w:ascii="Times" w:hAnsi="Times"/>
          <w:color w:val="000000"/>
          <w:sz w:val="27"/>
          <w:szCs w:val="27"/>
        </w:rPr>
        <w:t>It remembers phenotypes across programs</w:t>
      </w:r>
    </w:p>
    <w:p w14:paraId="329A972F" w14:textId="77777777" w:rsidR="007770A2" w:rsidRDefault="007770A2" w:rsidP="007770A2">
      <w:pPr>
        <w:numPr>
          <w:ilvl w:val="0"/>
          <w:numId w:val="115"/>
        </w:numPr>
        <w:spacing w:before="100" w:beforeAutospacing="1" w:after="100" w:afterAutospacing="1"/>
        <w:rPr>
          <w:rFonts w:ascii="Times" w:hAnsi="Times"/>
          <w:color w:val="000000"/>
          <w:sz w:val="27"/>
          <w:szCs w:val="27"/>
        </w:rPr>
      </w:pPr>
      <w:r>
        <w:rPr>
          <w:rFonts w:ascii="Times" w:hAnsi="Times"/>
          <w:color w:val="000000"/>
          <w:sz w:val="27"/>
          <w:szCs w:val="27"/>
        </w:rPr>
        <w:t>It aligns genetics, drugs, and function</w:t>
      </w:r>
    </w:p>
    <w:p w14:paraId="6FA6A982" w14:textId="77777777" w:rsidR="007770A2" w:rsidRDefault="007770A2" w:rsidP="007770A2">
      <w:pPr>
        <w:numPr>
          <w:ilvl w:val="0"/>
          <w:numId w:val="115"/>
        </w:numPr>
        <w:spacing w:before="100" w:beforeAutospacing="1" w:after="100" w:afterAutospacing="1"/>
        <w:rPr>
          <w:rFonts w:ascii="Times" w:hAnsi="Times"/>
          <w:color w:val="000000"/>
          <w:sz w:val="27"/>
          <w:szCs w:val="27"/>
        </w:rPr>
      </w:pPr>
      <w:r>
        <w:rPr>
          <w:rFonts w:ascii="Times" w:hAnsi="Times"/>
          <w:color w:val="000000"/>
          <w:sz w:val="27"/>
          <w:szCs w:val="27"/>
        </w:rPr>
        <w:t>It allows hypotheses to evolve without being lost</w:t>
      </w:r>
    </w:p>
    <w:p w14:paraId="67C1CC59" w14:textId="77777777" w:rsidR="007770A2" w:rsidRDefault="007770A2" w:rsidP="007770A2">
      <w:pPr>
        <w:pStyle w:val="NormalWeb"/>
        <w:rPr>
          <w:rFonts w:ascii="Times" w:hAnsi="Times"/>
          <w:color w:val="000000"/>
          <w:sz w:val="27"/>
          <w:szCs w:val="27"/>
        </w:rPr>
      </w:pPr>
      <w:r>
        <w:rPr>
          <w:rFonts w:ascii="Times" w:hAnsi="Times"/>
          <w:color w:val="000000"/>
          <w:sz w:val="27"/>
          <w:szCs w:val="27"/>
        </w:rPr>
        <w:t>Without Sapphire, Quiver would revert to a sequence of disconnected projects. With Sapphire, it becomes a </w:t>
      </w:r>
      <w:r>
        <w:rPr>
          <w:rStyle w:val="Strong"/>
          <w:rFonts w:ascii="Times" w:hAnsi="Times"/>
          <w:color w:val="000000"/>
          <w:sz w:val="27"/>
          <w:szCs w:val="27"/>
        </w:rPr>
        <w:t>compounding system</w:t>
      </w:r>
      <w:r>
        <w:rPr>
          <w:rFonts w:ascii="Times" w:hAnsi="Times"/>
          <w:color w:val="000000"/>
          <w:sz w:val="27"/>
          <w:szCs w:val="27"/>
        </w:rPr>
        <w:t>.</w:t>
      </w:r>
    </w:p>
    <w:p w14:paraId="10C9505F" w14:textId="77777777" w:rsidR="007770A2" w:rsidRDefault="003B2BA8" w:rsidP="007770A2">
      <w:pPr>
        <w:rPr>
          <w:rFonts w:ascii="Times" w:hAnsi="Times"/>
          <w:sz w:val="27"/>
          <w:szCs w:val="27"/>
        </w:rPr>
      </w:pPr>
      <w:r w:rsidRPr="003B2BA8">
        <w:rPr>
          <w:noProof/>
          <w14:ligatures w14:val="standardContextual"/>
        </w:rPr>
        <w:pict w14:anchorId="3A87E5E6">
          <v:rect id="_x0000_i1093" alt="" style="width:468pt;height:.05pt;mso-width-percent:0;mso-height-percent:0;mso-width-percent:0;mso-height-percent:0" o:hralign="center" o:hrstd="t" o:hr="t" fillcolor="#a0a0a0" stroked="f"/>
        </w:pict>
      </w:r>
    </w:p>
    <w:p w14:paraId="161CFE6B" w14:textId="77777777" w:rsidR="007770A2" w:rsidRDefault="007770A2" w:rsidP="007770A2">
      <w:pPr>
        <w:pStyle w:val="Heading2"/>
        <w:rPr>
          <w:rFonts w:ascii="Times" w:hAnsi="Times"/>
          <w:color w:val="000000"/>
          <w:sz w:val="36"/>
          <w:szCs w:val="36"/>
        </w:rPr>
      </w:pPr>
      <w:r>
        <w:rPr>
          <w:rFonts w:ascii="Times" w:hAnsi="Times"/>
          <w:color w:val="000000"/>
        </w:rPr>
        <w:t>9.10 What Sapphire is not</w:t>
      </w:r>
    </w:p>
    <w:p w14:paraId="7159014C" w14:textId="77777777" w:rsidR="007770A2" w:rsidRDefault="007770A2" w:rsidP="007770A2">
      <w:pPr>
        <w:pStyle w:val="NormalWeb"/>
        <w:rPr>
          <w:rFonts w:ascii="Times" w:hAnsi="Times"/>
          <w:color w:val="000000"/>
          <w:sz w:val="27"/>
          <w:szCs w:val="27"/>
        </w:rPr>
      </w:pPr>
      <w:r>
        <w:rPr>
          <w:rFonts w:ascii="Times" w:hAnsi="Times"/>
          <w:color w:val="000000"/>
          <w:sz w:val="27"/>
          <w:szCs w:val="27"/>
        </w:rPr>
        <w:t>To avoid category errors, it is important to be explicit:</w:t>
      </w:r>
    </w:p>
    <w:p w14:paraId="7E93A3D0" w14:textId="77777777" w:rsidR="007770A2" w:rsidRDefault="007770A2" w:rsidP="007770A2">
      <w:pPr>
        <w:numPr>
          <w:ilvl w:val="0"/>
          <w:numId w:val="116"/>
        </w:numPr>
        <w:spacing w:before="100" w:beforeAutospacing="1" w:after="100" w:afterAutospacing="1"/>
        <w:rPr>
          <w:rFonts w:ascii="Times" w:hAnsi="Times"/>
          <w:color w:val="000000"/>
          <w:sz w:val="27"/>
          <w:szCs w:val="27"/>
        </w:rPr>
      </w:pPr>
      <w:r>
        <w:rPr>
          <w:rFonts w:ascii="Times" w:hAnsi="Times"/>
          <w:color w:val="000000"/>
          <w:sz w:val="27"/>
          <w:szCs w:val="27"/>
        </w:rPr>
        <w:t>Sapphire is </w:t>
      </w:r>
      <w:r>
        <w:rPr>
          <w:rStyle w:val="Strong"/>
          <w:rFonts w:ascii="Times" w:hAnsi="Times"/>
          <w:color w:val="000000"/>
          <w:sz w:val="27"/>
          <w:szCs w:val="27"/>
        </w:rPr>
        <w:t>not</w:t>
      </w:r>
      <w:r>
        <w:rPr>
          <w:rFonts w:ascii="Times" w:hAnsi="Times"/>
          <w:color w:val="000000"/>
          <w:sz w:val="27"/>
          <w:szCs w:val="27"/>
        </w:rPr>
        <w:t> a single model</w:t>
      </w:r>
    </w:p>
    <w:p w14:paraId="01004F4A" w14:textId="77777777" w:rsidR="007770A2" w:rsidRDefault="007770A2" w:rsidP="007770A2">
      <w:pPr>
        <w:numPr>
          <w:ilvl w:val="0"/>
          <w:numId w:val="116"/>
        </w:numPr>
        <w:spacing w:before="100" w:beforeAutospacing="1" w:after="100" w:afterAutospacing="1"/>
        <w:rPr>
          <w:rFonts w:ascii="Times" w:hAnsi="Times"/>
          <w:color w:val="000000"/>
          <w:sz w:val="27"/>
          <w:szCs w:val="27"/>
        </w:rPr>
      </w:pPr>
      <w:r>
        <w:rPr>
          <w:rFonts w:ascii="Times" w:hAnsi="Times"/>
          <w:color w:val="000000"/>
          <w:sz w:val="27"/>
          <w:szCs w:val="27"/>
        </w:rPr>
        <w:t>Sapphire is </w:t>
      </w:r>
      <w:r>
        <w:rPr>
          <w:rStyle w:val="Strong"/>
          <w:rFonts w:ascii="Times" w:hAnsi="Times"/>
          <w:color w:val="000000"/>
          <w:sz w:val="27"/>
          <w:szCs w:val="27"/>
        </w:rPr>
        <w:t>not</w:t>
      </w:r>
      <w:r>
        <w:rPr>
          <w:rFonts w:ascii="Times" w:hAnsi="Times"/>
          <w:color w:val="000000"/>
          <w:sz w:val="27"/>
          <w:szCs w:val="27"/>
        </w:rPr>
        <w:t> a static knowledge graph</w:t>
      </w:r>
    </w:p>
    <w:p w14:paraId="03EE6C94" w14:textId="77777777" w:rsidR="007770A2" w:rsidRDefault="007770A2" w:rsidP="007770A2">
      <w:pPr>
        <w:numPr>
          <w:ilvl w:val="0"/>
          <w:numId w:val="116"/>
        </w:numPr>
        <w:spacing w:before="100" w:beforeAutospacing="1" w:after="100" w:afterAutospacing="1"/>
        <w:rPr>
          <w:rFonts w:ascii="Times" w:hAnsi="Times"/>
          <w:color w:val="000000"/>
          <w:sz w:val="27"/>
          <w:szCs w:val="27"/>
        </w:rPr>
      </w:pPr>
      <w:r>
        <w:rPr>
          <w:rFonts w:ascii="Times" w:hAnsi="Times"/>
          <w:color w:val="000000"/>
          <w:sz w:val="27"/>
          <w:szCs w:val="27"/>
        </w:rPr>
        <w:t>Sapphire is </w:t>
      </w:r>
      <w:r>
        <w:rPr>
          <w:rStyle w:val="Strong"/>
          <w:rFonts w:ascii="Times" w:hAnsi="Times"/>
          <w:color w:val="000000"/>
          <w:sz w:val="27"/>
          <w:szCs w:val="27"/>
        </w:rPr>
        <w:t>not</w:t>
      </w:r>
      <w:r>
        <w:rPr>
          <w:rFonts w:ascii="Times" w:hAnsi="Times"/>
          <w:color w:val="000000"/>
          <w:sz w:val="27"/>
          <w:szCs w:val="27"/>
        </w:rPr>
        <w:t> a black-box predictor</w:t>
      </w:r>
    </w:p>
    <w:p w14:paraId="6CC82110" w14:textId="77777777" w:rsidR="007770A2" w:rsidRDefault="007770A2" w:rsidP="007770A2">
      <w:pPr>
        <w:pStyle w:val="NormalWeb"/>
        <w:rPr>
          <w:rFonts w:ascii="Times" w:hAnsi="Times"/>
          <w:color w:val="000000"/>
          <w:sz w:val="27"/>
          <w:szCs w:val="27"/>
        </w:rPr>
      </w:pPr>
      <w:r>
        <w:rPr>
          <w:rFonts w:ascii="Times" w:hAnsi="Times"/>
          <w:color w:val="000000"/>
          <w:sz w:val="27"/>
          <w:szCs w:val="27"/>
        </w:rPr>
        <w:t>It is an operating system designed to support </w:t>
      </w:r>
      <w:r>
        <w:rPr>
          <w:rStyle w:val="Strong"/>
          <w:rFonts w:ascii="Times" w:hAnsi="Times"/>
          <w:color w:val="000000"/>
          <w:sz w:val="27"/>
          <w:szCs w:val="27"/>
        </w:rPr>
        <w:t>human-guided, function-first discovery at scale</w:t>
      </w:r>
      <w:r>
        <w:rPr>
          <w:rFonts w:ascii="Times" w:hAnsi="Times"/>
          <w:color w:val="000000"/>
          <w:sz w:val="27"/>
          <w:szCs w:val="27"/>
        </w:rPr>
        <w:t>.</w:t>
      </w:r>
    </w:p>
    <w:p w14:paraId="54A94A1A" w14:textId="77777777" w:rsidR="007770A2" w:rsidRDefault="003B2BA8" w:rsidP="007770A2">
      <w:pPr>
        <w:rPr>
          <w:rFonts w:ascii="Times" w:hAnsi="Times"/>
          <w:sz w:val="27"/>
          <w:szCs w:val="27"/>
        </w:rPr>
      </w:pPr>
      <w:r w:rsidRPr="003B2BA8">
        <w:rPr>
          <w:noProof/>
          <w14:ligatures w14:val="standardContextual"/>
        </w:rPr>
        <w:pict w14:anchorId="12B50183">
          <v:rect id="_x0000_i1092" alt="" style="width:468pt;height:.05pt;mso-width-percent:0;mso-height-percent:0;mso-width-percent:0;mso-height-percent:0" o:hralign="center" o:hrstd="t" o:hr="t" fillcolor="#a0a0a0" stroked="f"/>
        </w:pict>
      </w:r>
    </w:p>
    <w:p w14:paraId="7D8C9D16" w14:textId="77777777" w:rsidR="007770A2" w:rsidRDefault="007770A2" w:rsidP="007770A2">
      <w:pPr>
        <w:pStyle w:val="Heading2"/>
        <w:rPr>
          <w:rFonts w:ascii="Times" w:hAnsi="Times"/>
          <w:color w:val="000000"/>
          <w:sz w:val="36"/>
          <w:szCs w:val="36"/>
        </w:rPr>
      </w:pPr>
      <w:r>
        <w:rPr>
          <w:rFonts w:ascii="Times" w:hAnsi="Times"/>
          <w:color w:val="000000"/>
        </w:rPr>
        <w:t>9.11 Implications for the next chapters</w:t>
      </w:r>
    </w:p>
    <w:p w14:paraId="16734670" w14:textId="77777777" w:rsidR="007770A2" w:rsidRDefault="007770A2" w:rsidP="007770A2">
      <w:pPr>
        <w:pStyle w:val="NormalWeb"/>
        <w:rPr>
          <w:rFonts w:ascii="Times" w:hAnsi="Times"/>
          <w:color w:val="000000"/>
          <w:sz w:val="27"/>
          <w:szCs w:val="27"/>
        </w:rPr>
      </w:pPr>
      <w:r>
        <w:rPr>
          <w:rFonts w:ascii="Times" w:hAnsi="Times"/>
          <w:color w:val="000000"/>
          <w:sz w:val="27"/>
          <w:szCs w:val="27"/>
        </w:rPr>
        <w:t>With Sapphire in place, the remaining chapters can move from </w:t>
      </w:r>
      <w:r>
        <w:rPr>
          <w:rStyle w:val="Emphasis"/>
          <w:rFonts w:ascii="Times" w:hAnsi="Times"/>
          <w:color w:val="000000"/>
          <w:sz w:val="27"/>
          <w:szCs w:val="27"/>
        </w:rPr>
        <w:t>capability</w:t>
      </w:r>
      <w:r>
        <w:rPr>
          <w:rFonts w:ascii="Times" w:hAnsi="Times"/>
          <w:color w:val="000000"/>
          <w:sz w:val="27"/>
          <w:szCs w:val="27"/>
        </w:rPr>
        <w:t> to </w:t>
      </w:r>
      <w:r>
        <w:rPr>
          <w:rStyle w:val="Emphasis"/>
          <w:rFonts w:ascii="Times" w:hAnsi="Times"/>
          <w:color w:val="000000"/>
          <w:sz w:val="27"/>
          <w:szCs w:val="27"/>
        </w:rPr>
        <w:t>use</w:t>
      </w:r>
      <w:r>
        <w:rPr>
          <w:rFonts w:ascii="Times" w:hAnsi="Times"/>
          <w:color w:val="000000"/>
          <w:sz w:val="27"/>
          <w:szCs w:val="27"/>
        </w:rPr>
        <w:t>:</w:t>
      </w:r>
    </w:p>
    <w:p w14:paraId="5F61EA50" w14:textId="77777777" w:rsidR="007770A2" w:rsidRDefault="007770A2" w:rsidP="007770A2">
      <w:pPr>
        <w:numPr>
          <w:ilvl w:val="0"/>
          <w:numId w:val="117"/>
        </w:numPr>
        <w:spacing w:before="100" w:beforeAutospacing="1" w:after="100" w:afterAutospacing="1"/>
        <w:rPr>
          <w:rFonts w:ascii="Times" w:hAnsi="Times"/>
          <w:color w:val="000000"/>
          <w:sz w:val="27"/>
          <w:szCs w:val="27"/>
        </w:rPr>
      </w:pPr>
      <w:r>
        <w:rPr>
          <w:rFonts w:ascii="Times" w:hAnsi="Times"/>
          <w:color w:val="000000"/>
          <w:sz w:val="27"/>
          <w:szCs w:val="27"/>
        </w:rPr>
        <w:t>How Sapphire supports concrete proof cases (queries and workflows)</w:t>
      </w:r>
    </w:p>
    <w:p w14:paraId="4A66DEAC" w14:textId="77777777" w:rsidR="007770A2" w:rsidRDefault="007770A2" w:rsidP="007770A2">
      <w:pPr>
        <w:numPr>
          <w:ilvl w:val="0"/>
          <w:numId w:val="117"/>
        </w:numPr>
        <w:spacing w:before="100" w:beforeAutospacing="1" w:after="100" w:afterAutospacing="1"/>
        <w:rPr>
          <w:rFonts w:ascii="Times" w:hAnsi="Times"/>
          <w:color w:val="000000"/>
          <w:sz w:val="27"/>
          <w:szCs w:val="27"/>
        </w:rPr>
      </w:pPr>
      <w:r>
        <w:rPr>
          <w:rFonts w:ascii="Times" w:hAnsi="Times"/>
          <w:color w:val="000000"/>
          <w:sz w:val="27"/>
          <w:szCs w:val="27"/>
        </w:rPr>
        <w:t>How the data layer can be expanded to improve precision</w:t>
      </w:r>
    </w:p>
    <w:p w14:paraId="67793DA1" w14:textId="77777777" w:rsidR="007770A2" w:rsidRDefault="007770A2" w:rsidP="007770A2">
      <w:pPr>
        <w:numPr>
          <w:ilvl w:val="0"/>
          <w:numId w:val="117"/>
        </w:numPr>
        <w:spacing w:before="100" w:beforeAutospacing="1" w:after="100" w:afterAutospacing="1"/>
        <w:rPr>
          <w:rFonts w:ascii="Times" w:hAnsi="Times"/>
          <w:color w:val="000000"/>
          <w:sz w:val="27"/>
          <w:szCs w:val="27"/>
        </w:rPr>
      </w:pPr>
      <w:r>
        <w:rPr>
          <w:rFonts w:ascii="Times" w:hAnsi="Times"/>
          <w:color w:val="000000"/>
          <w:sz w:val="27"/>
          <w:szCs w:val="27"/>
        </w:rPr>
        <w:t>How the combined Quiver–Sapphire system creates economic and strategic leverage</w:t>
      </w:r>
    </w:p>
    <w:p w14:paraId="313E3ED4"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next chapter therefore drills into </w:t>
      </w:r>
      <w:r>
        <w:rPr>
          <w:rStyle w:val="Strong"/>
          <w:rFonts w:ascii="Times" w:hAnsi="Times"/>
          <w:color w:val="000000"/>
          <w:sz w:val="27"/>
          <w:szCs w:val="27"/>
        </w:rPr>
        <w:t>how Sapphire is used in practice</w:t>
      </w:r>
      <w:r>
        <w:rPr>
          <w:rFonts w:ascii="Times" w:hAnsi="Times"/>
          <w:color w:val="000000"/>
          <w:sz w:val="27"/>
          <w:szCs w:val="27"/>
        </w:rPr>
        <w:t>, beginning with the detailed query sets that supported the first proof case.</w:t>
      </w:r>
    </w:p>
    <w:p w14:paraId="3BFD0FBA" w14:textId="77777777" w:rsidR="007770A2" w:rsidRDefault="003B2BA8" w:rsidP="007770A2">
      <w:pPr>
        <w:rPr>
          <w:rFonts w:ascii="Times" w:hAnsi="Times"/>
          <w:sz w:val="27"/>
          <w:szCs w:val="27"/>
        </w:rPr>
      </w:pPr>
      <w:r w:rsidRPr="003B2BA8">
        <w:rPr>
          <w:noProof/>
          <w14:ligatures w14:val="standardContextual"/>
        </w:rPr>
        <w:pict w14:anchorId="3C60A919">
          <v:rect id="_x0000_i1091" alt="" style="width:468pt;height:.05pt;mso-width-percent:0;mso-height-percent:0;mso-width-percent:0;mso-height-percent:0" o:hralign="center" o:hrstd="t" o:hr="t" fillcolor="#a0a0a0" stroked="f"/>
        </w:pict>
      </w:r>
    </w:p>
    <w:p w14:paraId="76511BB3" w14:textId="77777777" w:rsidR="007770A2" w:rsidRDefault="007770A2" w:rsidP="007770A2">
      <w:pPr>
        <w:pStyle w:val="Heading1"/>
        <w:rPr>
          <w:rFonts w:ascii="Times" w:hAnsi="Times"/>
          <w:color w:val="000000"/>
          <w:sz w:val="48"/>
          <w:szCs w:val="48"/>
        </w:rPr>
      </w:pPr>
      <w:r>
        <w:rPr>
          <w:rFonts w:ascii="Times" w:hAnsi="Times"/>
          <w:color w:val="000000"/>
        </w:rPr>
        <w:lastRenderedPageBreak/>
        <w:t>Chapter 10</w:t>
      </w:r>
    </w:p>
    <w:p w14:paraId="20A086A9" w14:textId="77777777" w:rsidR="007770A2" w:rsidRDefault="007770A2" w:rsidP="007770A2">
      <w:pPr>
        <w:pStyle w:val="Heading2"/>
        <w:rPr>
          <w:rFonts w:ascii="Times" w:hAnsi="Times"/>
          <w:color w:val="000000"/>
        </w:rPr>
      </w:pPr>
      <w:r>
        <w:rPr>
          <w:rFonts w:ascii="Times" w:hAnsi="Times"/>
          <w:color w:val="000000"/>
        </w:rPr>
        <w:t>Detailed Sapphire Queries Supporting the TSC Proof Case</w:t>
      </w:r>
    </w:p>
    <w:p w14:paraId="495AB2C6"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TSC program was intentionally structured to demonstrate end-to-end platform proof: </w:t>
      </w:r>
      <w:r>
        <w:rPr>
          <w:rStyle w:val="Strong"/>
          <w:rFonts w:ascii="Times" w:hAnsi="Times"/>
          <w:color w:val="000000"/>
          <w:sz w:val="27"/>
          <w:szCs w:val="27"/>
        </w:rPr>
        <w:t>genetics → functional phenotype → HTS screen → hit validation → target deconvolution → lead selection → in vivo signal</w:t>
      </w:r>
      <w:r>
        <w:rPr>
          <w:rFonts w:ascii="Times" w:hAnsi="Times"/>
          <w:color w:val="000000"/>
          <w:sz w:val="27"/>
          <w:szCs w:val="27"/>
        </w:rPr>
        <w:t>. Sapphire’s role was to ensure that each step was (i) queryable, (ii) reproducible, (iii) auditable, and (iv) decision-linked.</w:t>
      </w:r>
    </w:p>
    <w:p w14:paraId="3789244E" w14:textId="77777777" w:rsidR="007770A2" w:rsidRDefault="007770A2" w:rsidP="007770A2">
      <w:pPr>
        <w:pStyle w:val="NormalWeb"/>
        <w:rPr>
          <w:rFonts w:ascii="Times" w:hAnsi="Times"/>
          <w:color w:val="000000"/>
          <w:sz w:val="27"/>
          <w:szCs w:val="27"/>
        </w:rPr>
      </w:pPr>
      <w:r>
        <w:rPr>
          <w:rFonts w:ascii="Times" w:hAnsi="Times"/>
          <w:color w:val="000000"/>
          <w:sz w:val="27"/>
          <w:szCs w:val="27"/>
        </w:rPr>
        <w:t>This chapter specifies the precise query set Sapphire must support to run the TSC program as a disciplined, closed-loop discovery workflow.</w:t>
      </w:r>
    </w:p>
    <w:p w14:paraId="23429E07" w14:textId="77777777" w:rsidR="007770A2" w:rsidRDefault="003B2BA8" w:rsidP="007770A2">
      <w:pPr>
        <w:rPr>
          <w:rFonts w:ascii="Times" w:hAnsi="Times"/>
          <w:sz w:val="27"/>
          <w:szCs w:val="27"/>
        </w:rPr>
      </w:pPr>
      <w:r w:rsidRPr="003B2BA8">
        <w:rPr>
          <w:noProof/>
          <w14:ligatures w14:val="standardContextual"/>
        </w:rPr>
        <w:pict w14:anchorId="297E148D">
          <v:rect id="_x0000_i1090" alt="" style="width:468pt;height:.05pt;mso-width-percent:0;mso-height-percent:0;mso-width-percent:0;mso-height-percent:0" o:hralign="center" o:hrstd="t" o:hr="t" fillcolor="#a0a0a0" stroked="f"/>
        </w:pict>
      </w:r>
    </w:p>
    <w:p w14:paraId="4DB53647" w14:textId="77777777" w:rsidR="007770A2" w:rsidRDefault="007770A2" w:rsidP="007770A2">
      <w:pPr>
        <w:pStyle w:val="Heading2"/>
        <w:rPr>
          <w:rFonts w:ascii="Times" w:hAnsi="Times"/>
          <w:color w:val="000000"/>
          <w:sz w:val="36"/>
          <w:szCs w:val="36"/>
        </w:rPr>
      </w:pPr>
      <w:r>
        <w:rPr>
          <w:rFonts w:ascii="Times" w:hAnsi="Times"/>
          <w:color w:val="000000"/>
        </w:rPr>
        <w:t>10.1 Query design principles used in TSC</w:t>
      </w:r>
    </w:p>
    <w:p w14:paraId="3BF0236D" w14:textId="77777777" w:rsidR="007770A2" w:rsidRDefault="007770A2" w:rsidP="007770A2">
      <w:pPr>
        <w:pStyle w:val="NormalWeb"/>
        <w:rPr>
          <w:rFonts w:ascii="Times" w:hAnsi="Times"/>
          <w:color w:val="000000"/>
          <w:sz w:val="27"/>
          <w:szCs w:val="27"/>
        </w:rPr>
      </w:pPr>
      <w:r>
        <w:rPr>
          <w:rFonts w:ascii="Times" w:hAnsi="Times"/>
          <w:color w:val="000000"/>
          <w:sz w:val="27"/>
          <w:szCs w:val="27"/>
        </w:rPr>
        <w:t>All TSC queries follow four rules:</w:t>
      </w:r>
    </w:p>
    <w:p w14:paraId="068BDA14" w14:textId="77777777" w:rsidR="007770A2" w:rsidRDefault="007770A2" w:rsidP="007770A2">
      <w:pPr>
        <w:numPr>
          <w:ilvl w:val="0"/>
          <w:numId w:val="118"/>
        </w:numPr>
        <w:spacing w:before="100" w:beforeAutospacing="1" w:after="100" w:afterAutospacing="1"/>
        <w:rPr>
          <w:rFonts w:ascii="Times" w:hAnsi="Times"/>
          <w:color w:val="000000"/>
          <w:sz w:val="27"/>
          <w:szCs w:val="27"/>
        </w:rPr>
      </w:pPr>
      <w:r>
        <w:rPr>
          <w:rStyle w:val="Strong"/>
          <w:rFonts w:ascii="Times" w:hAnsi="Times"/>
          <w:color w:val="000000"/>
          <w:sz w:val="27"/>
          <w:szCs w:val="27"/>
        </w:rPr>
        <w:t>Every query maps to a decision.</w:t>
      </w:r>
      <w:r>
        <w:rPr>
          <w:rFonts w:ascii="Times" w:hAnsi="Times"/>
          <w:color w:val="000000"/>
          <w:sz w:val="27"/>
          <w:szCs w:val="27"/>
        </w:rPr>
        <w:br/>
        <w:t>No “interesting” queries unless they change what is done next.</w:t>
      </w:r>
    </w:p>
    <w:p w14:paraId="3E39DDB3" w14:textId="77777777" w:rsidR="007770A2" w:rsidRDefault="007770A2" w:rsidP="007770A2">
      <w:pPr>
        <w:numPr>
          <w:ilvl w:val="0"/>
          <w:numId w:val="118"/>
        </w:numPr>
        <w:spacing w:before="100" w:beforeAutospacing="1" w:after="100" w:afterAutospacing="1"/>
        <w:rPr>
          <w:rFonts w:ascii="Times" w:hAnsi="Times"/>
          <w:color w:val="000000"/>
          <w:sz w:val="27"/>
          <w:szCs w:val="27"/>
        </w:rPr>
      </w:pPr>
      <w:r>
        <w:rPr>
          <w:rStyle w:val="Strong"/>
          <w:rFonts w:ascii="Times" w:hAnsi="Times"/>
          <w:color w:val="000000"/>
          <w:sz w:val="27"/>
          <w:szCs w:val="27"/>
        </w:rPr>
        <w:t>Every output is versioned.</w:t>
      </w:r>
      <w:r>
        <w:rPr>
          <w:rFonts w:ascii="Times" w:hAnsi="Times"/>
          <w:color w:val="000000"/>
          <w:sz w:val="27"/>
          <w:szCs w:val="27"/>
        </w:rPr>
        <w:br/>
        <w:t>Phenotypes, embeddings, hit lists, and target hypotheses are immutable artifacts with lineage.</w:t>
      </w:r>
    </w:p>
    <w:p w14:paraId="4CFAEADA" w14:textId="77777777" w:rsidR="007770A2" w:rsidRDefault="007770A2" w:rsidP="007770A2">
      <w:pPr>
        <w:numPr>
          <w:ilvl w:val="0"/>
          <w:numId w:val="118"/>
        </w:numPr>
        <w:spacing w:before="100" w:beforeAutospacing="1" w:after="100" w:afterAutospacing="1"/>
        <w:rPr>
          <w:rFonts w:ascii="Times" w:hAnsi="Times"/>
          <w:color w:val="000000"/>
          <w:sz w:val="27"/>
          <w:szCs w:val="27"/>
        </w:rPr>
      </w:pPr>
      <w:r>
        <w:rPr>
          <w:rStyle w:val="Strong"/>
          <w:rFonts w:ascii="Times" w:hAnsi="Times"/>
          <w:color w:val="000000"/>
          <w:sz w:val="27"/>
          <w:szCs w:val="27"/>
        </w:rPr>
        <w:t>Every inference carries a falsification clause.</w:t>
      </w:r>
      <w:r>
        <w:rPr>
          <w:rFonts w:ascii="Times" w:hAnsi="Times"/>
          <w:color w:val="000000"/>
          <w:sz w:val="27"/>
          <w:szCs w:val="27"/>
        </w:rPr>
        <w:br/>
        <w:t>Sapphire must specify what would disprove its conclusion.</w:t>
      </w:r>
    </w:p>
    <w:p w14:paraId="51108A55" w14:textId="77777777" w:rsidR="007770A2" w:rsidRDefault="007770A2" w:rsidP="007770A2">
      <w:pPr>
        <w:numPr>
          <w:ilvl w:val="0"/>
          <w:numId w:val="118"/>
        </w:numPr>
        <w:spacing w:before="100" w:beforeAutospacing="1" w:after="100" w:afterAutospacing="1"/>
        <w:rPr>
          <w:rFonts w:ascii="Times" w:hAnsi="Times"/>
          <w:color w:val="000000"/>
          <w:sz w:val="27"/>
          <w:szCs w:val="27"/>
        </w:rPr>
      </w:pPr>
      <w:r>
        <w:rPr>
          <w:rStyle w:val="Strong"/>
          <w:rFonts w:ascii="Times" w:hAnsi="Times"/>
          <w:color w:val="000000"/>
          <w:sz w:val="27"/>
          <w:szCs w:val="27"/>
        </w:rPr>
        <w:t>Every result is linked to experimental reality.</w:t>
      </w:r>
      <w:r>
        <w:rPr>
          <w:rFonts w:ascii="Times" w:hAnsi="Times"/>
          <w:color w:val="000000"/>
          <w:sz w:val="27"/>
          <w:szCs w:val="27"/>
        </w:rPr>
        <w:br/>
        <w:t>Queries may propose hypotheses, but must also propose the next experiment.</w:t>
      </w:r>
    </w:p>
    <w:p w14:paraId="0297B041" w14:textId="77777777" w:rsidR="007770A2" w:rsidRDefault="003B2BA8" w:rsidP="007770A2">
      <w:pPr>
        <w:spacing w:after="0"/>
        <w:rPr>
          <w:rFonts w:ascii="Times" w:hAnsi="Times"/>
          <w:sz w:val="27"/>
          <w:szCs w:val="27"/>
        </w:rPr>
      </w:pPr>
      <w:r w:rsidRPr="003B2BA8">
        <w:rPr>
          <w:noProof/>
          <w14:ligatures w14:val="standardContextual"/>
        </w:rPr>
        <w:pict w14:anchorId="4036048D">
          <v:rect id="_x0000_i1089" alt="" style="width:468pt;height:.05pt;mso-width-percent:0;mso-height-percent:0;mso-width-percent:0;mso-height-percent:0" o:hralign="center" o:hrstd="t" o:hr="t" fillcolor="#a0a0a0" stroked="f"/>
        </w:pict>
      </w:r>
    </w:p>
    <w:p w14:paraId="10516B22" w14:textId="77777777" w:rsidR="007770A2" w:rsidRDefault="007770A2" w:rsidP="007770A2">
      <w:pPr>
        <w:pStyle w:val="Heading2"/>
        <w:rPr>
          <w:rFonts w:ascii="Times" w:hAnsi="Times"/>
          <w:color w:val="000000"/>
          <w:sz w:val="36"/>
          <w:szCs w:val="36"/>
        </w:rPr>
      </w:pPr>
      <w:r>
        <w:rPr>
          <w:rFonts w:ascii="Times" w:hAnsi="Times"/>
          <w:color w:val="000000"/>
        </w:rPr>
        <w:t>10.2 The TSC query stack (overview)</w:t>
      </w:r>
    </w:p>
    <w:p w14:paraId="1E87AFB4" w14:textId="77777777" w:rsidR="007770A2" w:rsidRDefault="007770A2" w:rsidP="007770A2">
      <w:pPr>
        <w:pStyle w:val="NormalWeb"/>
        <w:rPr>
          <w:rFonts w:ascii="Times" w:hAnsi="Times"/>
          <w:color w:val="000000"/>
          <w:sz w:val="27"/>
          <w:szCs w:val="27"/>
        </w:rPr>
      </w:pPr>
      <w:r>
        <w:rPr>
          <w:rFonts w:ascii="Times" w:hAnsi="Times"/>
          <w:color w:val="000000"/>
          <w:sz w:val="27"/>
          <w:szCs w:val="27"/>
        </w:rPr>
        <w:t>Sapphire supports the TSC program through six query bundles:</w:t>
      </w:r>
    </w:p>
    <w:p w14:paraId="566C4749" w14:textId="77777777" w:rsidR="007770A2" w:rsidRDefault="007770A2" w:rsidP="007770A2">
      <w:pPr>
        <w:numPr>
          <w:ilvl w:val="0"/>
          <w:numId w:val="119"/>
        </w:numPr>
        <w:spacing w:before="100" w:beforeAutospacing="1" w:after="100" w:afterAutospacing="1"/>
        <w:rPr>
          <w:rFonts w:ascii="Times" w:hAnsi="Times"/>
          <w:color w:val="000000"/>
          <w:sz w:val="27"/>
          <w:szCs w:val="27"/>
        </w:rPr>
      </w:pPr>
      <w:r>
        <w:rPr>
          <w:rStyle w:val="Strong"/>
          <w:rFonts w:ascii="Times" w:hAnsi="Times"/>
          <w:color w:val="000000"/>
          <w:sz w:val="27"/>
          <w:szCs w:val="27"/>
        </w:rPr>
        <w:t>Disease framing and prior knowledge</w:t>
      </w:r>
    </w:p>
    <w:p w14:paraId="12F78C85" w14:textId="77777777" w:rsidR="007770A2" w:rsidRDefault="007770A2" w:rsidP="007770A2">
      <w:pPr>
        <w:numPr>
          <w:ilvl w:val="0"/>
          <w:numId w:val="119"/>
        </w:numPr>
        <w:spacing w:before="100" w:beforeAutospacing="1" w:after="100" w:afterAutospacing="1"/>
        <w:rPr>
          <w:rFonts w:ascii="Times" w:hAnsi="Times"/>
          <w:color w:val="000000"/>
          <w:sz w:val="27"/>
          <w:szCs w:val="27"/>
        </w:rPr>
      </w:pPr>
      <w:r>
        <w:rPr>
          <w:rStyle w:val="Strong"/>
          <w:rFonts w:ascii="Times" w:hAnsi="Times"/>
          <w:color w:val="000000"/>
          <w:sz w:val="27"/>
          <w:szCs w:val="27"/>
        </w:rPr>
        <w:t>Internal data coverage and model selection</w:t>
      </w:r>
    </w:p>
    <w:p w14:paraId="3DD68B5B" w14:textId="77777777" w:rsidR="007770A2" w:rsidRDefault="007770A2" w:rsidP="007770A2">
      <w:pPr>
        <w:numPr>
          <w:ilvl w:val="0"/>
          <w:numId w:val="119"/>
        </w:numPr>
        <w:spacing w:before="100" w:beforeAutospacing="1" w:after="100" w:afterAutospacing="1"/>
        <w:rPr>
          <w:rFonts w:ascii="Times" w:hAnsi="Times"/>
          <w:color w:val="000000"/>
          <w:sz w:val="27"/>
          <w:szCs w:val="27"/>
        </w:rPr>
      </w:pPr>
      <w:r>
        <w:rPr>
          <w:rStyle w:val="Strong"/>
          <w:rFonts w:ascii="Times" w:hAnsi="Times"/>
          <w:color w:val="000000"/>
          <w:sz w:val="27"/>
          <w:szCs w:val="27"/>
        </w:rPr>
        <w:t>Phenotype definition and assay readiness</w:t>
      </w:r>
    </w:p>
    <w:p w14:paraId="6AACEF02" w14:textId="77777777" w:rsidR="007770A2" w:rsidRDefault="007770A2" w:rsidP="007770A2">
      <w:pPr>
        <w:numPr>
          <w:ilvl w:val="0"/>
          <w:numId w:val="119"/>
        </w:numPr>
        <w:spacing w:before="100" w:beforeAutospacing="1" w:after="100" w:afterAutospacing="1"/>
        <w:rPr>
          <w:rFonts w:ascii="Times" w:hAnsi="Times"/>
          <w:color w:val="000000"/>
          <w:sz w:val="27"/>
          <w:szCs w:val="27"/>
        </w:rPr>
      </w:pPr>
      <w:r>
        <w:rPr>
          <w:rStyle w:val="Strong"/>
          <w:rFonts w:ascii="Times" w:hAnsi="Times"/>
          <w:color w:val="000000"/>
          <w:sz w:val="27"/>
          <w:szCs w:val="27"/>
        </w:rPr>
        <w:t>Screen execution, QC, and hit calling</w:t>
      </w:r>
    </w:p>
    <w:p w14:paraId="075A0E79" w14:textId="77777777" w:rsidR="007770A2" w:rsidRDefault="007770A2" w:rsidP="007770A2">
      <w:pPr>
        <w:numPr>
          <w:ilvl w:val="0"/>
          <w:numId w:val="119"/>
        </w:numPr>
        <w:spacing w:before="100" w:beforeAutospacing="1" w:after="100" w:afterAutospacing="1"/>
        <w:rPr>
          <w:rFonts w:ascii="Times" w:hAnsi="Times"/>
          <w:color w:val="000000"/>
          <w:sz w:val="27"/>
          <w:szCs w:val="27"/>
        </w:rPr>
      </w:pPr>
      <w:r>
        <w:rPr>
          <w:rStyle w:val="Strong"/>
          <w:rFonts w:ascii="Times" w:hAnsi="Times"/>
          <w:color w:val="000000"/>
          <w:sz w:val="27"/>
          <w:szCs w:val="27"/>
        </w:rPr>
        <w:t>Hit validation, SAR navigation, and developability triage</w:t>
      </w:r>
    </w:p>
    <w:p w14:paraId="24E9FD45" w14:textId="77777777" w:rsidR="007770A2" w:rsidRDefault="007770A2" w:rsidP="007770A2">
      <w:pPr>
        <w:numPr>
          <w:ilvl w:val="0"/>
          <w:numId w:val="119"/>
        </w:numPr>
        <w:spacing w:before="100" w:beforeAutospacing="1" w:after="100" w:afterAutospacing="1"/>
        <w:rPr>
          <w:rFonts w:ascii="Times" w:hAnsi="Times"/>
          <w:color w:val="000000"/>
          <w:sz w:val="27"/>
          <w:szCs w:val="27"/>
        </w:rPr>
      </w:pPr>
      <w:r>
        <w:rPr>
          <w:rStyle w:val="Strong"/>
          <w:rFonts w:ascii="Times" w:hAnsi="Times"/>
          <w:color w:val="000000"/>
          <w:sz w:val="27"/>
          <w:szCs w:val="27"/>
        </w:rPr>
        <w:t>Target deconvolution and translational hypothesis formation</w:t>
      </w:r>
    </w:p>
    <w:p w14:paraId="3FA5F438" w14:textId="77777777" w:rsidR="007770A2" w:rsidRDefault="007770A2" w:rsidP="007770A2">
      <w:pPr>
        <w:pStyle w:val="NormalWeb"/>
        <w:rPr>
          <w:rFonts w:ascii="Times" w:hAnsi="Times"/>
          <w:color w:val="000000"/>
          <w:sz w:val="27"/>
          <w:szCs w:val="27"/>
        </w:rPr>
      </w:pPr>
      <w:r>
        <w:rPr>
          <w:rFonts w:ascii="Times" w:hAnsi="Times"/>
          <w:color w:val="000000"/>
          <w:sz w:val="27"/>
          <w:szCs w:val="27"/>
        </w:rPr>
        <w:t>Each bundle below includes a table of precise queries.</w:t>
      </w:r>
    </w:p>
    <w:p w14:paraId="5C96CC01" w14:textId="77777777" w:rsidR="007770A2" w:rsidRDefault="003B2BA8" w:rsidP="007770A2">
      <w:pPr>
        <w:rPr>
          <w:rFonts w:ascii="Times" w:hAnsi="Times"/>
          <w:sz w:val="27"/>
          <w:szCs w:val="27"/>
        </w:rPr>
      </w:pPr>
      <w:r w:rsidRPr="003B2BA8">
        <w:rPr>
          <w:noProof/>
          <w14:ligatures w14:val="standardContextual"/>
        </w:rPr>
        <w:lastRenderedPageBreak/>
        <w:pict w14:anchorId="35C9BB3E">
          <v:rect id="_x0000_i1088" alt="" style="width:468pt;height:.05pt;mso-width-percent:0;mso-height-percent:0;mso-width-percent:0;mso-height-percent:0" o:hralign="center" o:hrstd="t" o:hr="t" fillcolor="#a0a0a0" stroked="f"/>
        </w:pict>
      </w:r>
    </w:p>
    <w:p w14:paraId="201D1D07" w14:textId="77777777" w:rsidR="007770A2" w:rsidRDefault="007770A2" w:rsidP="007770A2">
      <w:pPr>
        <w:pStyle w:val="Heading2"/>
        <w:rPr>
          <w:rFonts w:ascii="Times" w:hAnsi="Times"/>
          <w:color w:val="000000"/>
          <w:sz w:val="36"/>
          <w:szCs w:val="36"/>
        </w:rPr>
      </w:pPr>
      <w:r>
        <w:rPr>
          <w:rFonts w:ascii="Times" w:hAnsi="Times"/>
          <w:color w:val="000000"/>
        </w:rPr>
        <w:t>10.3 Bundle 1 — Disease framing and prior knowledge</w:t>
      </w:r>
    </w:p>
    <w:p w14:paraId="17EF6725" w14:textId="77777777" w:rsidR="007770A2" w:rsidRDefault="007770A2" w:rsidP="007770A2">
      <w:pPr>
        <w:pStyle w:val="Heading3"/>
        <w:rPr>
          <w:rFonts w:ascii="Times" w:hAnsi="Times"/>
          <w:color w:val="000000"/>
        </w:rPr>
      </w:pPr>
      <w:r>
        <w:rPr>
          <w:rFonts w:ascii="Times" w:hAnsi="Times"/>
          <w:color w:val="000000"/>
        </w:rPr>
        <w:t>Objective</w:t>
      </w:r>
    </w:p>
    <w:p w14:paraId="5654A280" w14:textId="77777777" w:rsidR="007770A2" w:rsidRDefault="007770A2" w:rsidP="007770A2">
      <w:pPr>
        <w:pStyle w:val="NormalWeb"/>
        <w:rPr>
          <w:rFonts w:ascii="Times" w:hAnsi="Times"/>
          <w:color w:val="000000"/>
          <w:sz w:val="27"/>
          <w:szCs w:val="27"/>
        </w:rPr>
      </w:pPr>
      <w:r>
        <w:rPr>
          <w:rFonts w:ascii="Times" w:hAnsi="Times"/>
          <w:color w:val="000000"/>
          <w:sz w:val="27"/>
          <w:szCs w:val="27"/>
        </w:rPr>
        <w:t>Build a decision-grade foundation: what is known, what is testable in vitro, and what defines “rescue.”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1389"/>
        <w:gridCol w:w="4053"/>
        <w:gridCol w:w="1938"/>
        <w:gridCol w:w="1459"/>
      </w:tblGrid>
      <w:tr w:rsidR="007770A2" w14:paraId="563740E7" w14:textId="77777777" w:rsidTr="00DB7E68">
        <w:trPr>
          <w:tblHeader/>
          <w:tblCellSpacing w:w="15" w:type="dxa"/>
        </w:trPr>
        <w:tc>
          <w:tcPr>
            <w:tcW w:w="0" w:type="auto"/>
            <w:vAlign w:val="center"/>
            <w:hideMark/>
          </w:tcPr>
          <w:p w14:paraId="07EADADA"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57DA8235"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74C2211D"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567D4B06"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1FB3F7D4"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14:paraId="2905CB33" w14:textId="77777777" w:rsidTr="00DB7E68">
        <w:trPr>
          <w:tblCellSpacing w:w="15" w:type="dxa"/>
        </w:trPr>
        <w:tc>
          <w:tcPr>
            <w:tcW w:w="0" w:type="auto"/>
            <w:vAlign w:val="center"/>
            <w:hideMark/>
          </w:tcPr>
          <w:p w14:paraId="20C1C34C" w14:textId="77777777" w:rsidR="007770A2" w:rsidRPr="00BE5F7B" w:rsidRDefault="007770A2" w:rsidP="00DB7E68">
            <w:pPr>
              <w:rPr>
                <w:rFonts w:ascii="Times" w:hAnsi="Times"/>
                <w:sz w:val="18"/>
                <w:szCs w:val="18"/>
              </w:rPr>
            </w:pPr>
            <w:r w:rsidRPr="00BE5F7B">
              <w:rPr>
                <w:rFonts w:ascii="Times" w:hAnsi="Times"/>
                <w:sz w:val="18"/>
                <w:szCs w:val="18"/>
              </w:rPr>
              <w:t>TSC-1.1</w:t>
            </w:r>
          </w:p>
        </w:tc>
        <w:tc>
          <w:tcPr>
            <w:tcW w:w="0" w:type="auto"/>
            <w:vAlign w:val="center"/>
            <w:hideMark/>
          </w:tcPr>
          <w:p w14:paraId="446E0B3B" w14:textId="77777777" w:rsidR="007770A2" w:rsidRPr="00BE5F7B" w:rsidRDefault="007770A2" w:rsidP="00DB7E68">
            <w:pPr>
              <w:rPr>
                <w:rFonts w:ascii="Times" w:hAnsi="Times"/>
                <w:sz w:val="18"/>
                <w:szCs w:val="18"/>
              </w:rPr>
            </w:pPr>
            <w:r w:rsidRPr="00BE5F7B">
              <w:rPr>
                <w:rFonts w:ascii="Times" w:hAnsi="Times"/>
                <w:sz w:val="18"/>
                <w:szCs w:val="18"/>
              </w:rPr>
              <w:t>Enumerate disease mechanisms</w:t>
            </w:r>
          </w:p>
        </w:tc>
        <w:tc>
          <w:tcPr>
            <w:tcW w:w="0" w:type="auto"/>
            <w:vAlign w:val="center"/>
            <w:hideMark/>
          </w:tcPr>
          <w:p w14:paraId="4CB1C15B" w14:textId="77777777" w:rsidR="007770A2" w:rsidRPr="00BE5F7B" w:rsidRDefault="007770A2" w:rsidP="00DB7E68">
            <w:pPr>
              <w:rPr>
                <w:rFonts w:ascii="Times" w:hAnsi="Times"/>
                <w:sz w:val="18"/>
                <w:szCs w:val="18"/>
              </w:rPr>
            </w:pPr>
            <w:r w:rsidRPr="00BE5F7B">
              <w:rPr>
                <w:rFonts w:ascii="Times" w:hAnsi="Times"/>
                <w:sz w:val="18"/>
                <w:szCs w:val="18"/>
              </w:rPr>
              <w:t>“Summarize TSC2 LOF pathophysiology with emphasis on neuronal excitability and seizure phenotypes. Provide competing mechanistic hypotheses.”</w:t>
            </w:r>
          </w:p>
        </w:tc>
        <w:tc>
          <w:tcPr>
            <w:tcW w:w="0" w:type="auto"/>
            <w:vAlign w:val="center"/>
            <w:hideMark/>
          </w:tcPr>
          <w:p w14:paraId="5A53A19D" w14:textId="77777777" w:rsidR="007770A2" w:rsidRPr="00BE5F7B" w:rsidRDefault="007770A2" w:rsidP="00DB7E68">
            <w:pPr>
              <w:rPr>
                <w:rFonts w:ascii="Times" w:hAnsi="Times"/>
                <w:sz w:val="18"/>
                <w:szCs w:val="18"/>
              </w:rPr>
            </w:pPr>
            <w:r w:rsidRPr="00BE5F7B">
              <w:rPr>
                <w:rFonts w:ascii="Times" w:hAnsi="Times"/>
                <w:sz w:val="18"/>
                <w:szCs w:val="18"/>
              </w:rPr>
              <w:t>Mechanism map; ranked hypotheses; citations</w:t>
            </w:r>
          </w:p>
        </w:tc>
        <w:tc>
          <w:tcPr>
            <w:tcW w:w="0" w:type="auto"/>
            <w:vAlign w:val="center"/>
            <w:hideMark/>
          </w:tcPr>
          <w:p w14:paraId="556BF0E8" w14:textId="77777777" w:rsidR="007770A2" w:rsidRPr="00BE5F7B" w:rsidRDefault="007770A2" w:rsidP="00DB7E68">
            <w:pPr>
              <w:rPr>
                <w:rFonts w:ascii="Times" w:hAnsi="Times"/>
                <w:sz w:val="18"/>
                <w:szCs w:val="18"/>
              </w:rPr>
            </w:pPr>
            <w:r w:rsidRPr="00BE5F7B">
              <w:rPr>
                <w:rFonts w:ascii="Times" w:hAnsi="Times"/>
                <w:sz w:val="18"/>
                <w:szCs w:val="18"/>
              </w:rPr>
              <w:t>Curated literature corpus; pathway KB</w:t>
            </w:r>
          </w:p>
        </w:tc>
      </w:tr>
      <w:tr w:rsidR="007770A2" w14:paraId="5D159424" w14:textId="77777777" w:rsidTr="00DB7E68">
        <w:trPr>
          <w:tblCellSpacing w:w="15" w:type="dxa"/>
        </w:trPr>
        <w:tc>
          <w:tcPr>
            <w:tcW w:w="0" w:type="auto"/>
            <w:vAlign w:val="center"/>
            <w:hideMark/>
          </w:tcPr>
          <w:p w14:paraId="5E5131FA" w14:textId="77777777" w:rsidR="007770A2" w:rsidRPr="00BE5F7B" w:rsidRDefault="007770A2" w:rsidP="00DB7E68">
            <w:pPr>
              <w:rPr>
                <w:rFonts w:ascii="Times" w:hAnsi="Times"/>
                <w:sz w:val="18"/>
                <w:szCs w:val="18"/>
              </w:rPr>
            </w:pPr>
            <w:r w:rsidRPr="00BE5F7B">
              <w:rPr>
                <w:rFonts w:ascii="Times" w:hAnsi="Times"/>
                <w:sz w:val="18"/>
                <w:szCs w:val="18"/>
              </w:rPr>
              <w:t>TSC-1.2</w:t>
            </w:r>
          </w:p>
        </w:tc>
        <w:tc>
          <w:tcPr>
            <w:tcW w:w="0" w:type="auto"/>
            <w:vAlign w:val="center"/>
            <w:hideMark/>
          </w:tcPr>
          <w:p w14:paraId="6BF7247A" w14:textId="77777777" w:rsidR="007770A2" w:rsidRPr="00BE5F7B" w:rsidRDefault="007770A2" w:rsidP="00DB7E68">
            <w:pPr>
              <w:rPr>
                <w:rFonts w:ascii="Times" w:hAnsi="Times"/>
                <w:sz w:val="18"/>
                <w:szCs w:val="18"/>
              </w:rPr>
            </w:pPr>
            <w:r w:rsidRPr="00BE5F7B">
              <w:rPr>
                <w:rFonts w:ascii="Times" w:hAnsi="Times"/>
                <w:sz w:val="18"/>
                <w:szCs w:val="18"/>
              </w:rPr>
              <w:t>Define clinical anchors</w:t>
            </w:r>
          </w:p>
        </w:tc>
        <w:tc>
          <w:tcPr>
            <w:tcW w:w="0" w:type="auto"/>
            <w:vAlign w:val="center"/>
            <w:hideMark/>
          </w:tcPr>
          <w:p w14:paraId="033F424D" w14:textId="77777777" w:rsidR="007770A2" w:rsidRPr="00BE5F7B" w:rsidRDefault="007770A2" w:rsidP="00DB7E68">
            <w:pPr>
              <w:rPr>
                <w:rFonts w:ascii="Times" w:hAnsi="Times"/>
                <w:sz w:val="18"/>
                <w:szCs w:val="18"/>
              </w:rPr>
            </w:pPr>
            <w:r w:rsidRPr="00BE5F7B">
              <w:rPr>
                <w:rFonts w:ascii="Times" w:hAnsi="Times"/>
                <w:sz w:val="18"/>
                <w:szCs w:val="18"/>
              </w:rPr>
              <w:t>“List key clinical syndromes in TSC epilepsy (age of onset, seizure types, pharmacoresistance). Identify mechanistic endophenotypes relevant to neurons.”</w:t>
            </w:r>
          </w:p>
        </w:tc>
        <w:tc>
          <w:tcPr>
            <w:tcW w:w="0" w:type="auto"/>
            <w:vAlign w:val="center"/>
            <w:hideMark/>
          </w:tcPr>
          <w:p w14:paraId="2CDF3FB1" w14:textId="77777777" w:rsidR="007770A2" w:rsidRPr="00BE5F7B" w:rsidRDefault="007770A2" w:rsidP="00DB7E68">
            <w:pPr>
              <w:rPr>
                <w:rFonts w:ascii="Times" w:hAnsi="Times"/>
                <w:sz w:val="18"/>
                <w:szCs w:val="18"/>
              </w:rPr>
            </w:pPr>
            <w:r w:rsidRPr="00BE5F7B">
              <w:rPr>
                <w:rFonts w:ascii="Times" w:hAnsi="Times"/>
                <w:sz w:val="18"/>
                <w:szCs w:val="18"/>
              </w:rPr>
              <w:t>Endophenotype list linked to measurable in vitro correlates</w:t>
            </w:r>
          </w:p>
        </w:tc>
        <w:tc>
          <w:tcPr>
            <w:tcW w:w="0" w:type="auto"/>
            <w:vAlign w:val="center"/>
            <w:hideMark/>
          </w:tcPr>
          <w:p w14:paraId="0B9B3A3B" w14:textId="77777777" w:rsidR="007770A2" w:rsidRPr="00BE5F7B" w:rsidRDefault="007770A2" w:rsidP="00DB7E68">
            <w:pPr>
              <w:rPr>
                <w:rFonts w:ascii="Times" w:hAnsi="Times"/>
                <w:sz w:val="18"/>
                <w:szCs w:val="18"/>
              </w:rPr>
            </w:pPr>
            <w:r w:rsidRPr="00BE5F7B">
              <w:rPr>
                <w:rFonts w:ascii="Times" w:hAnsi="Times"/>
                <w:sz w:val="18"/>
                <w:szCs w:val="18"/>
              </w:rPr>
              <w:t>Literature KB; clinical annotation layer</w:t>
            </w:r>
          </w:p>
        </w:tc>
      </w:tr>
      <w:tr w:rsidR="007770A2" w14:paraId="42FDD8EE" w14:textId="77777777" w:rsidTr="00DB7E68">
        <w:trPr>
          <w:tblCellSpacing w:w="15" w:type="dxa"/>
        </w:trPr>
        <w:tc>
          <w:tcPr>
            <w:tcW w:w="0" w:type="auto"/>
            <w:vAlign w:val="center"/>
            <w:hideMark/>
          </w:tcPr>
          <w:p w14:paraId="1FE11773" w14:textId="77777777" w:rsidR="007770A2" w:rsidRPr="00BE5F7B" w:rsidRDefault="007770A2" w:rsidP="00DB7E68">
            <w:pPr>
              <w:rPr>
                <w:rFonts w:ascii="Times" w:hAnsi="Times"/>
                <w:sz w:val="18"/>
                <w:szCs w:val="18"/>
              </w:rPr>
            </w:pPr>
            <w:r w:rsidRPr="00BE5F7B">
              <w:rPr>
                <w:rFonts w:ascii="Times" w:hAnsi="Times"/>
                <w:sz w:val="18"/>
                <w:szCs w:val="18"/>
              </w:rPr>
              <w:t>TSC-1.3</w:t>
            </w:r>
          </w:p>
        </w:tc>
        <w:tc>
          <w:tcPr>
            <w:tcW w:w="0" w:type="auto"/>
            <w:vAlign w:val="center"/>
            <w:hideMark/>
          </w:tcPr>
          <w:p w14:paraId="194D5F9C" w14:textId="77777777" w:rsidR="007770A2" w:rsidRPr="00BE5F7B" w:rsidRDefault="007770A2" w:rsidP="00DB7E68">
            <w:pPr>
              <w:rPr>
                <w:rFonts w:ascii="Times" w:hAnsi="Times"/>
                <w:sz w:val="18"/>
                <w:szCs w:val="18"/>
              </w:rPr>
            </w:pPr>
            <w:r w:rsidRPr="00BE5F7B">
              <w:rPr>
                <w:rFonts w:ascii="Times" w:hAnsi="Times"/>
                <w:sz w:val="18"/>
                <w:szCs w:val="18"/>
              </w:rPr>
              <w:t>Define rescue criteria</w:t>
            </w:r>
          </w:p>
        </w:tc>
        <w:tc>
          <w:tcPr>
            <w:tcW w:w="0" w:type="auto"/>
            <w:vAlign w:val="center"/>
            <w:hideMark/>
          </w:tcPr>
          <w:p w14:paraId="4859AC6D" w14:textId="77777777" w:rsidR="007770A2" w:rsidRPr="00BE5F7B" w:rsidRDefault="007770A2" w:rsidP="00DB7E68">
            <w:pPr>
              <w:rPr>
                <w:rFonts w:ascii="Times" w:hAnsi="Times"/>
                <w:sz w:val="18"/>
                <w:szCs w:val="18"/>
              </w:rPr>
            </w:pPr>
            <w:r w:rsidRPr="00BE5F7B">
              <w:rPr>
                <w:rFonts w:ascii="Times" w:hAnsi="Times"/>
                <w:sz w:val="18"/>
                <w:szCs w:val="18"/>
              </w:rPr>
              <w:t>“Define operational rescue criteria for TSC2 neuronal phenotype: which oEP features must normalize, which may partially normalize, and which are toxicity flags.”</w:t>
            </w:r>
          </w:p>
        </w:tc>
        <w:tc>
          <w:tcPr>
            <w:tcW w:w="0" w:type="auto"/>
            <w:vAlign w:val="center"/>
            <w:hideMark/>
          </w:tcPr>
          <w:p w14:paraId="3338B9C0" w14:textId="77777777" w:rsidR="007770A2" w:rsidRPr="00BE5F7B" w:rsidRDefault="007770A2" w:rsidP="00DB7E68">
            <w:pPr>
              <w:rPr>
                <w:rFonts w:ascii="Times" w:hAnsi="Times"/>
                <w:sz w:val="18"/>
                <w:szCs w:val="18"/>
              </w:rPr>
            </w:pPr>
            <w:r w:rsidRPr="00BE5F7B">
              <w:rPr>
                <w:rFonts w:ascii="Times" w:hAnsi="Times"/>
                <w:sz w:val="18"/>
                <w:szCs w:val="18"/>
              </w:rPr>
              <w:t>Versioned rescue score definition + thresholds</w:t>
            </w:r>
          </w:p>
        </w:tc>
        <w:tc>
          <w:tcPr>
            <w:tcW w:w="0" w:type="auto"/>
            <w:vAlign w:val="center"/>
            <w:hideMark/>
          </w:tcPr>
          <w:p w14:paraId="223AC0A9" w14:textId="77777777" w:rsidR="007770A2" w:rsidRPr="00BE5F7B" w:rsidRDefault="007770A2" w:rsidP="00DB7E68">
            <w:pPr>
              <w:rPr>
                <w:rFonts w:ascii="Times" w:hAnsi="Times"/>
                <w:sz w:val="18"/>
                <w:szCs w:val="18"/>
              </w:rPr>
            </w:pPr>
            <w:r w:rsidRPr="00BE5F7B">
              <w:rPr>
                <w:rFonts w:ascii="Times" w:hAnsi="Times"/>
                <w:sz w:val="18"/>
                <w:szCs w:val="18"/>
              </w:rPr>
              <w:t>Internal assay ontology; oEP feature ontology</w:t>
            </w:r>
          </w:p>
        </w:tc>
      </w:tr>
      <w:tr w:rsidR="007770A2" w14:paraId="4C94893F" w14:textId="77777777" w:rsidTr="00DB7E68">
        <w:trPr>
          <w:tblCellSpacing w:w="15" w:type="dxa"/>
        </w:trPr>
        <w:tc>
          <w:tcPr>
            <w:tcW w:w="0" w:type="auto"/>
            <w:vAlign w:val="center"/>
            <w:hideMark/>
          </w:tcPr>
          <w:p w14:paraId="1F77EB85" w14:textId="77777777" w:rsidR="007770A2" w:rsidRPr="00BE5F7B" w:rsidRDefault="007770A2" w:rsidP="00DB7E68">
            <w:pPr>
              <w:rPr>
                <w:rFonts w:ascii="Times" w:hAnsi="Times"/>
                <w:sz w:val="18"/>
                <w:szCs w:val="18"/>
              </w:rPr>
            </w:pPr>
            <w:r w:rsidRPr="00BE5F7B">
              <w:rPr>
                <w:rFonts w:ascii="Times" w:hAnsi="Times"/>
                <w:sz w:val="18"/>
                <w:szCs w:val="18"/>
              </w:rPr>
              <w:t>TSC-1.4</w:t>
            </w:r>
          </w:p>
        </w:tc>
        <w:tc>
          <w:tcPr>
            <w:tcW w:w="0" w:type="auto"/>
            <w:vAlign w:val="center"/>
            <w:hideMark/>
          </w:tcPr>
          <w:p w14:paraId="5693049D" w14:textId="77777777" w:rsidR="007770A2" w:rsidRPr="00BE5F7B" w:rsidRDefault="007770A2" w:rsidP="00DB7E68">
            <w:pPr>
              <w:rPr>
                <w:rFonts w:ascii="Times" w:hAnsi="Times"/>
                <w:sz w:val="18"/>
                <w:szCs w:val="18"/>
              </w:rPr>
            </w:pPr>
            <w:r w:rsidRPr="00BE5F7B">
              <w:rPr>
                <w:rFonts w:ascii="Times" w:hAnsi="Times"/>
                <w:sz w:val="18"/>
                <w:szCs w:val="18"/>
              </w:rPr>
              <w:t>Known therapy benchmarking</w:t>
            </w:r>
          </w:p>
        </w:tc>
        <w:tc>
          <w:tcPr>
            <w:tcW w:w="0" w:type="auto"/>
            <w:vAlign w:val="center"/>
            <w:hideMark/>
          </w:tcPr>
          <w:p w14:paraId="6124D6D2" w14:textId="77777777" w:rsidR="007770A2" w:rsidRPr="00BE5F7B" w:rsidRDefault="007770A2" w:rsidP="00DB7E68">
            <w:pPr>
              <w:rPr>
                <w:rFonts w:ascii="Times" w:hAnsi="Times"/>
                <w:sz w:val="18"/>
                <w:szCs w:val="18"/>
              </w:rPr>
            </w:pPr>
            <w:r w:rsidRPr="00BE5F7B">
              <w:rPr>
                <w:rFonts w:ascii="Times" w:hAnsi="Times"/>
                <w:sz w:val="18"/>
                <w:szCs w:val="18"/>
              </w:rPr>
              <w:t>“List approved/standard TSC-associated seizure therapies (including mTOR pathway agents) and expected directionality of functional effects.”</w:t>
            </w:r>
          </w:p>
        </w:tc>
        <w:tc>
          <w:tcPr>
            <w:tcW w:w="0" w:type="auto"/>
            <w:vAlign w:val="center"/>
            <w:hideMark/>
          </w:tcPr>
          <w:p w14:paraId="5D5223AF" w14:textId="77777777" w:rsidR="007770A2" w:rsidRPr="00BE5F7B" w:rsidRDefault="007770A2" w:rsidP="00DB7E68">
            <w:pPr>
              <w:rPr>
                <w:rFonts w:ascii="Times" w:hAnsi="Times"/>
                <w:sz w:val="18"/>
                <w:szCs w:val="18"/>
              </w:rPr>
            </w:pPr>
            <w:r w:rsidRPr="00BE5F7B">
              <w:rPr>
                <w:rFonts w:ascii="Times" w:hAnsi="Times"/>
                <w:sz w:val="18"/>
                <w:szCs w:val="18"/>
              </w:rPr>
              <w:t>Benchmark drug list + expected phenotype shift</w:t>
            </w:r>
          </w:p>
        </w:tc>
        <w:tc>
          <w:tcPr>
            <w:tcW w:w="0" w:type="auto"/>
            <w:vAlign w:val="center"/>
            <w:hideMark/>
          </w:tcPr>
          <w:p w14:paraId="332FD1E8" w14:textId="77777777" w:rsidR="007770A2" w:rsidRPr="00BE5F7B" w:rsidRDefault="007770A2" w:rsidP="00DB7E68">
            <w:pPr>
              <w:rPr>
                <w:rFonts w:ascii="Times" w:hAnsi="Times"/>
                <w:sz w:val="18"/>
                <w:szCs w:val="18"/>
              </w:rPr>
            </w:pPr>
            <w:r w:rsidRPr="00BE5F7B">
              <w:rPr>
                <w:rFonts w:ascii="Times" w:hAnsi="Times"/>
                <w:sz w:val="18"/>
                <w:szCs w:val="18"/>
              </w:rPr>
              <w:t>Drug KB; clinical approvals registry</w:t>
            </w:r>
          </w:p>
        </w:tc>
      </w:tr>
    </w:tbl>
    <w:p w14:paraId="7962192A"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Sapphire outputs must be actionable enough to specify a </w:t>
      </w:r>
      <w:r>
        <w:rPr>
          <w:rStyle w:val="Emphasis"/>
          <w:rFonts w:ascii="Times" w:hAnsi="Times"/>
          <w:color w:val="000000"/>
          <w:sz w:val="27"/>
          <w:szCs w:val="27"/>
        </w:rPr>
        <w:t>pre-registered</w:t>
      </w:r>
      <w:r>
        <w:rPr>
          <w:rFonts w:ascii="Times" w:hAnsi="Times"/>
          <w:color w:val="000000"/>
          <w:sz w:val="27"/>
          <w:szCs w:val="27"/>
        </w:rPr>
        <w:t> rescue definition before any screening.</w:t>
      </w:r>
    </w:p>
    <w:p w14:paraId="436C53F2" w14:textId="77777777" w:rsidR="007770A2" w:rsidRDefault="003B2BA8" w:rsidP="007770A2">
      <w:pPr>
        <w:rPr>
          <w:rFonts w:ascii="Times" w:hAnsi="Times"/>
          <w:sz w:val="27"/>
          <w:szCs w:val="27"/>
        </w:rPr>
      </w:pPr>
      <w:r w:rsidRPr="003B2BA8">
        <w:rPr>
          <w:noProof/>
          <w14:ligatures w14:val="standardContextual"/>
        </w:rPr>
        <w:pict w14:anchorId="6830729D">
          <v:rect id="_x0000_i1087" alt="" style="width:468pt;height:.05pt;mso-width-percent:0;mso-height-percent:0;mso-width-percent:0;mso-height-percent:0" o:hralign="center" o:hrstd="t" o:hr="t" fillcolor="#a0a0a0" stroked="f"/>
        </w:pict>
      </w:r>
    </w:p>
    <w:p w14:paraId="2DDD5623" w14:textId="77777777" w:rsidR="007770A2" w:rsidRDefault="007770A2" w:rsidP="007770A2">
      <w:pPr>
        <w:pStyle w:val="Heading2"/>
        <w:rPr>
          <w:rFonts w:ascii="Times" w:hAnsi="Times"/>
          <w:color w:val="000000"/>
          <w:sz w:val="36"/>
          <w:szCs w:val="36"/>
        </w:rPr>
      </w:pPr>
      <w:r>
        <w:rPr>
          <w:rFonts w:ascii="Times" w:hAnsi="Times"/>
          <w:color w:val="000000"/>
        </w:rPr>
        <w:t>10.4 Bundle 2 — Internal data coverage and model selection</w:t>
      </w:r>
    </w:p>
    <w:p w14:paraId="1F3E53C9" w14:textId="77777777" w:rsidR="007770A2" w:rsidRDefault="007770A2" w:rsidP="007770A2">
      <w:pPr>
        <w:pStyle w:val="Heading3"/>
        <w:rPr>
          <w:rFonts w:ascii="Times" w:hAnsi="Times"/>
          <w:color w:val="000000"/>
        </w:rPr>
      </w:pPr>
      <w:r>
        <w:rPr>
          <w:rFonts w:ascii="Times" w:hAnsi="Times"/>
          <w:color w:val="000000"/>
        </w:rPr>
        <w:t>Objective</w:t>
      </w:r>
    </w:p>
    <w:p w14:paraId="3520FC0B" w14:textId="77777777" w:rsidR="007770A2" w:rsidRDefault="007770A2" w:rsidP="007770A2">
      <w:pPr>
        <w:pStyle w:val="NormalWeb"/>
        <w:rPr>
          <w:rFonts w:ascii="Times" w:hAnsi="Times"/>
          <w:color w:val="000000"/>
          <w:sz w:val="27"/>
          <w:szCs w:val="27"/>
        </w:rPr>
      </w:pPr>
      <w:r>
        <w:rPr>
          <w:rFonts w:ascii="Times" w:hAnsi="Times"/>
          <w:color w:val="000000"/>
          <w:sz w:val="27"/>
          <w:szCs w:val="27"/>
        </w:rPr>
        <w:t>Choose the right cellular models and confirm platform readiness for TSC.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339"/>
        <w:gridCol w:w="4168"/>
        <w:gridCol w:w="1302"/>
        <w:gridCol w:w="2009"/>
      </w:tblGrid>
      <w:tr w:rsidR="007770A2" w:rsidRPr="00BE5F7B" w14:paraId="527F1AE6" w14:textId="77777777" w:rsidTr="00DB7E68">
        <w:trPr>
          <w:tblHeader/>
          <w:tblCellSpacing w:w="15" w:type="dxa"/>
        </w:trPr>
        <w:tc>
          <w:tcPr>
            <w:tcW w:w="0" w:type="auto"/>
            <w:vAlign w:val="center"/>
            <w:hideMark/>
          </w:tcPr>
          <w:p w14:paraId="4D720A69"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2B0644DF"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2A8CF9FA"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7D5EB2ED"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35031666"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rsidRPr="00BE5F7B" w14:paraId="24C09275" w14:textId="77777777" w:rsidTr="00DB7E68">
        <w:trPr>
          <w:tblCellSpacing w:w="15" w:type="dxa"/>
        </w:trPr>
        <w:tc>
          <w:tcPr>
            <w:tcW w:w="0" w:type="auto"/>
            <w:vAlign w:val="center"/>
            <w:hideMark/>
          </w:tcPr>
          <w:p w14:paraId="7137CD35" w14:textId="77777777" w:rsidR="007770A2" w:rsidRPr="00BE5F7B" w:rsidRDefault="007770A2" w:rsidP="00DB7E68">
            <w:pPr>
              <w:rPr>
                <w:rFonts w:ascii="Times" w:hAnsi="Times"/>
                <w:sz w:val="18"/>
                <w:szCs w:val="18"/>
              </w:rPr>
            </w:pPr>
            <w:r w:rsidRPr="00BE5F7B">
              <w:rPr>
                <w:rFonts w:ascii="Times" w:hAnsi="Times"/>
                <w:sz w:val="18"/>
                <w:szCs w:val="18"/>
              </w:rPr>
              <w:t>TSC-2.1</w:t>
            </w:r>
          </w:p>
        </w:tc>
        <w:tc>
          <w:tcPr>
            <w:tcW w:w="0" w:type="auto"/>
            <w:vAlign w:val="center"/>
            <w:hideMark/>
          </w:tcPr>
          <w:p w14:paraId="04C85A6D" w14:textId="77777777" w:rsidR="007770A2" w:rsidRPr="00BE5F7B" w:rsidRDefault="007770A2" w:rsidP="00DB7E68">
            <w:pPr>
              <w:rPr>
                <w:rFonts w:ascii="Times" w:hAnsi="Times"/>
                <w:sz w:val="18"/>
                <w:szCs w:val="18"/>
              </w:rPr>
            </w:pPr>
            <w:r w:rsidRPr="00BE5F7B">
              <w:rPr>
                <w:rFonts w:ascii="Times" w:hAnsi="Times"/>
                <w:sz w:val="18"/>
                <w:szCs w:val="18"/>
              </w:rPr>
              <w:t>Inventory available models</w:t>
            </w:r>
          </w:p>
        </w:tc>
        <w:tc>
          <w:tcPr>
            <w:tcW w:w="0" w:type="auto"/>
            <w:vAlign w:val="center"/>
            <w:hideMark/>
          </w:tcPr>
          <w:p w14:paraId="1541B7EE" w14:textId="77777777" w:rsidR="007770A2" w:rsidRPr="00BE5F7B" w:rsidRDefault="007770A2" w:rsidP="00DB7E68">
            <w:pPr>
              <w:rPr>
                <w:rFonts w:ascii="Times" w:hAnsi="Times"/>
                <w:sz w:val="18"/>
                <w:szCs w:val="18"/>
              </w:rPr>
            </w:pPr>
            <w:r w:rsidRPr="00BE5F7B">
              <w:rPr>
                <w:rFonts w:ascii="Times" w:hAnsi="Times"/>
                <w:sz w:val="18"/>
                <w:szCs w:val="18"/>
              </w:rPr>
              <w:t>“Return all internal TSC2-related iPSC lines: patient-derived, isogenic edits, controls. Include genotype, QC status, differentiation history.”</w:t>
            </w:r>
          </w:p>
        </w:tc>
        <w:tc>
          <w:tcPr>
            <w:tcW w:w="0" w:type="auto"/>
            <w:vAlign w:val="center"/>
            <w:hideMark/>
          </w:tcPr>
          <w:p w14:paraId="1539DF02" w14:textId="77777777" w:rsidR="007770A2" w:rsidRPr="00BE5F7B" w:rsidRDefault="007770A2" w:rsidP="00DB7E68">
            <w:pPr>
              <w:rPr>
                <w:rFonts w:ascii="Times" w:hAnsi="Times"/>
                <w:sz w:val="18"/>
                <w:szCs w:val="18"/>
              </w:rPr>
            </w:pPr>
            <w:r w:rsidRPr="00BE5F7B">
              <w:rPr>
                <w:rFonts w:ascii="Times" w:hAnsi="Times"/>
                <w:sz w:val="18"/>
                <w:szCs w:val="18"/>
              </w:rPr>
              <w:t>Line registry table + QC pass/fail</w:t>
            </w:r>
          </w:p>
        </w:tc>
        <w:tc>
          <w:tcPr>
            <w:tcW w:w="0" w:type="auto"/>
            <w:vAlign w:val="center"/>
            <w:hideMark/>
          </w:tcPr>
          <w:p w14:paraId="682D1662" w14:textId="77777777" w:rsidR="007770A2" w:rsidRPr="00BE5F7B" w:rsidRDefault="007770A2" w:rsidP="00DB7E68">
            <w:pPr>
              <w:rPr>
                <w:rFonts w:ascii="Times" w:hAnsi="Times"/>
                <w:sz w:val="18"/>
                <w:szCs w:val="18"/>
              </w:rPr>
            </w:pPr>
            <w:r w:rsidRPr="00BE5F7B">
              <w:rPr>
                <w:rFonts w:ascii="Times" w:hAnsi="Times"/>
                <w:sz w:val="18"/>
                <w:szCs w:val="18"/>
              </w:rPr>
              <w:t>iPSC registry; genome-edit QC logs</w:t>
            </w:r>
          </w:p>
        </w:tc>
      </w:tr>
      <w:tr w:rsidR="007770A2" w:rsidRPr="00BE5F7B" w14:paraId="474B68FC" w14:textId="77777777" w:rsidTr="00DB7E68">
        <w:trPr>
          <w:tblCellSpacing w:w="15" w:type="dxa"/>
        </w:trPr>
        <w:tc>
          <w:tcPr>
            <w:tcW w:w="0" w:type="auto"/>
            <w:vAlign w:val="center"/>
            <w:hideMark/>
          </w:tcPr>
          <w:p w14:paraId="0ABF58B7" w14:textId="77777777" w:rsidR="007770A2" w:rsidRPr="00BE5F7B" w:rsidRDefault="007770A2" w:rsidP="00DB7E68">
            <w:pPr>
              <w:rPr>
                <w:rFonts w:ascii="Times" w:hAnsi="Times"/>
                <w:sz w:val="18"/>
                <w:szCs w:val="18"/>
              </w:rPr>
            </w:pPr>
            <w:r w:rsidRPr="00BE5F7B">
              <w:rPr>
                <w:rFonts w:ascii="Times" w:hAnsi="Times"/>
                <w:sz w:val="18"/>
                <w:szCs w:val="18"/>
              </w:rPr>
              <w:t>TSC-2.2</w:t>
            </w:r>
          </w:p>
        </w:tc>
        <w:tc>
          <w:tcPr>
            <w:tcW w:w="0" w:type="auto"/>
            <w:vAlign w:val="center"/>
            <w:hideMark/>
          </w:tcPr>
          <w:p w14:paraId="69BB1F86" w14:textId="77777777" w:rsidR="007770A2" w:rsidRPr="00BE5F7B" w:rsidRDefault="007770A2" w:rsidP="00DB7E68">
            <w:pPr>
              <w:rPr>
                <w:rFonts w:ascii="Times" w:hAnsi="Times"/>
                <w:sz w:val="18"/>
                <w:szCs w:val="18"/>
              </w:rPr>
            </w:pPr>
            <w:r w:rsidRPr="00BE5F7B">
              <w:rPr>
                <w:rFonts w:ascii="Times" w:hAnsi="Times"/>
                <w:sz w:val="18"/>
                <w:szCs w:val="18"/>
              </w:rPr>
              <w:t>Identify best comparator pairs</w:t>
            </w:r>
          </w:p>
        </w:tc>
        <w:tc>
          <w:tcPr>
            <w:tcW w:w="0" w:type="auto"/>
            <w:vAlign w:val="center"/>
            <w:hideMark/>
          </w:tcPr>
          <w:p w14:paraId="4AB5369D" w14:textId="77777777" w:rsidR="007770A2" w:rsidRPr="00BE5F7B" w:rsidRDefault="007770A2" w:rsidP="00DB7E68">
            <w:pPr>
              <w:rPr>
                <w:rFonts w:ascii="Times" w:hAnsi="Times"/>
                <w:sz w:val="18"/>
                <w:szCs w:val="18"/>
              </w:rPr>
            </w:pPr>
            <w:r w:rsidRPr="00BE5F7B">
              <w:rPr>
                <w:rFonts w:ascii="Times" w:hAnsi="Times"/>
                <w:sz w:val="18"/>
                <w:szCs w:val="18"/>
              </w:rPr>
              <w:t>“Recommend matched control strategy for each TSC patient line (parental control if available, otherwise isogenic correction).”</w:t>
            </w:r>
          </w:p>
        </w:tc>
        <w:tc>
          <w:tcPr>
            <w:tcW w:w="0" w:type="auto"/>
            <w:vAlign w:val="center"/>
            <w:hideMark/>
          </w:tcPr>
          <w:p w14:paraId="24FD0432" w14:textId="77777777" w:rsidR="007770A2" w:rsidRPr="00BE5F7B" w:rsidRDefault="007770A2" w:rsidP="00DB7E68">
            <w:pPr>
              <w:rPr>
                <w:rFonts w:ascii="Times" w:hAnsi="Times"/>
                <w:sz w:val="18"/>
                <w:szCs w:val="18"/>
              </w:rPr>
            </w:pPr>
            <w:r w:rsidRPr="00BE5F7B">
              <w:rPr>
                <w:rFonts w:ascii="Times" w:hAnsi="Times"/>
                <w:sz w:val="18"/>
                <w:szCs w:val="18"/>
              </w:rPr>
              <w:t>Pairing plan + rationale</w:t>
            </w:r>
          </w:p>
        </w:tc>
        <w:tc>
          <w:tcPr>
            <w:tcW w:w="0" w:type="auto"/>
            <w:vAlign w:val="center"/>
            <w:hideMark/>
          </w:tcPr>
          <w:p w14:paraId="1996BFDE" w14:textId="77777777" w:rsidR="007770A2" w:rsidRPr="00BE5F7B" w:rsidRDefault="007770A2" w:rsidP="00DB7E68">
            <w:pPr>
              <w:rPr>
                <w:rFonts w:ascii="Times" w:hAnsi="Times"/>
                <w:sz w:val="18"/>
                <w:szCs w:val="18"/>
              </w:rPr>
            </w:pPr>
            <w:r w:rsidRPr="00BE5F7B">
              <w:rPr>
                <w:rFonts w:ascii="Times" w:hAnsi="Times"/>
                <w:sz w:val="18"/>
                <w:szCs w:val="18"/>
              </w:rPr>
              <w:t>iPSC registry; kinship metadata</w:t>
            </w:r>
          </w:p>
        </w:tc>
      </w:tr>
      <w:tr w:rsidR="007770A2" w:rsidRPr="00BE5F7B" w14:paraId="25D7CAF2" w14:textId="77777777" w:rsidTr="00DB7E68">
        <w:trPr>
          <w:tblCellSpacing w:w="15" w:type="dxa"/>
        </w:trPr>
        <w:tc>
          <w:tcPr>
            <w:tcW w:w="0" w:type="auto"/>
            <w:vAlign w:val="center"/>
            <w:hideMark/>
          </w:tcPr>
          <w:p w14:paraId="3307745F" w14:textId="77777777" w:rsidR="007770A2" w:rsidRPr="00BE5F7B" w:rsidRDefault="007770A2" w:rsidP="00DB7E68">
            <w:pPr>
              <w:rPr>
                <w:rFonts w:ascii="Times" w:hAnsi="Times"/>
                <w:sz w:val="18"/>
                <w:szCs w:val="18"/>
              </w:rPr>
            </w:pPr>
            <w:r w:rsidRPr="00BE5F7B">
              <w:rPr>
                <w:rFonts w:ascii="Times" w:hAnsi="Times"/>
                <w:sz w:val="18"/>
                <w:szCs w:val="18"/>
              </w:rPr>
              <w:lastRenderedPageBreak/>
              <w:t>TSC-2.3</w:t>
            </w:r>
          </w:p>
        </w:tc>
        <w:tc>
          <w:tcPr>
            <w:tcW w:w="0" w:type="auto"/>
            <w:vAlign w:val="center"/>
            <w:hideMark/>
          </w:tcPr>
          <w:p w14:paraId="40083EC6" w14:textId="77777777" w:rsidR="007770A2" w:rsidRPr="00BE5F7B" w:rsidRDefault="007770A2" w:rsidP="00DB7E68">
            <w:pPr>
              <w:rPr>
                <w:rFonts w:ascii="Times" w:hAnsi="Times"/>
                <w:sz w:val="18"/>
                <w:szCs w:val="18"/>
              </w:rPr>
            </w:pPr>
            <w:r w:rsidRPr="00BE5F7B">
              <w:rPr>
                <w:rFonts w:ascii="Times" w:hAnsi="Times"/>
                <w:sz w:val="18"/>
                <w:szCs w:val="18"/>
              </w:rPr>
              <w:t>Select assay context</w:t>
            </w:r>
          </w:p>
        </w:tc>
        <w:tc>
          <w:tcPr>
            <w:tcW w:w="0" w:type="auto"/>
            <w:vAlign w:val="center"/>
            <w:hideMark/>
          </w:tcPr>
          <w:p w14:paraId="175CF8BD" w14:textId="77777777" w:rsidR="007770A2" w:rsidRPr="00BE5F7B" w:rsidRDefault="007770A2" w:rsidP="00DB7E68">
            <w:pPr>
              <w:rPr>
                <w:rFonts w:ascii="Times" w:hAnsi="Times"/>
                <w:sz w:val="18"/>
                <w:szCs w:val="18"/>
              </w:rPr>
            </w:pPr>
            <w:r w:rsidRPr="00BE5F7B">
              <w:rPr>
                <w:rFonts w:ascii="Times" w:hAnsi="Times"/>
                <w:sz w:val="18"/>
                <w:szCs w:val="18"/>
              </w:rPr>
              <w:t>“Given TSC biology, recommend initial neuronal subtype(s) and maturation window(s) most likely to express functional phenotype.”</w:t>
            </w:r>
          </w:p>
        </w:tc>
        <w:tc>
          <w:tcPr>
            <w:tcW w:w="0" w:type="auto"/>
            <w:vAlign w:val="center"/>
            <w:hideMark/>
          </w:tcPr>
          <w:p w14:paraId="64BF3716" w14:textId="77777777" w:rsidR="007770A2" w:rsidRPr="00BE5F7B" w:rsidRDefault="007770A2" w:rsidP="00DB7E68">
            <w:pPr>
              <w:rPr>
                <w:rFonts w:ascii="Times" w:hAnsi="Times"/>
                <w:sz w:val="18"/>
                <w:szCs w:val="18"/>
              </w:rPr>
            </w:pPr>
            <w:r w:rsidRPr="00BE5F7B">
              <w:rPr>
                <w:rFonts w:ascii="Times" w:hAnsi="Times"/>
                <w:sz w:val="18"/>
                <w:szCs w:val="18"/>
              </w:rPr>
              <w:t>Assay context plan</w:t>
            </w:r>
          </w:p>
        </w:tc>
        <w:tc>
          <w:tcPr>
            <w:tcW w:w="0" w:type="auto"/>
            <w:vAlign w:val="center"/>
            <w:hideMark/>
          </w:tcPr>
          <w:p w14:paraId="16B12B53" w14:textId="77777777" w:rsidR="007770A2" w:rsidRPr="00BE5F7B" w:rsidRDefault="007770A2" w:rsidP="00DB7E68">
            <w:pPr>
              <w:rPr>
                <w:rFonts w:ascii="Times" w:hAnsi="Times"/>
                <w:sz w:val="18"/>
                <w:szCs w:val="18"/>
              </w:rPr>
            </w:pPr>
            <w:r w:rsidRPr="00BE5F7B">
              <w:rPr>
                <w:rFonts w:ascii="Times" w:hAnsi="Times"/>
                <w:sz w:val="18"/>
                <w:szCs w:val="18"/>
              </w:rPr>
              <w:t>Literature KB; internal differentiation performance</w:t>
            </w:r>
          </w:p>
        </w:tc>
      </w:tr>
      <w:tr w:rsidR="007770A2" w:rsidRPr="00BE5F7B" w14:paraId="771E4765" w14:textId="77777777" w:rsidTr="00DB7E68">
        <w:trPr>
          <w:tblCellSpacing w:w="15" w:type="dxa"/>
        </w:trPr>
        <w:tc>
          <w:tcPr>
            <w:tcW w:w="0" w:type="auto"/>
            <w:vAlign w:val="center"/>
            <w:hideMark/>
          </w:tcPr>
          <w:p w14:paraId="62917DCE" w14:textId="77777777" w:rsidR="007770A2" w:rsidRPr="00BE5F7B" w:rsidRDefault="007770A2" w:rsidP="00DB7E68">
            <w:pPr>
              <w:rPr>
                <w:rFonts w:ascii="Times" w:hAnsi="Times"/>
                <w:sz w:val="18"/>
                <w:szCs w:val="18"/>
              </w:rPr>
            </w:pPr>
            <w:r w:rsidRPr="00BE5F7B">
              <w:rPr>
                <w:rFonts w:ascii="Times" w:hAnsi="Times"/>
                <w:sz w:val="18"/>
                <w:szCs w:val="18"/>
              </w:rPr>
              <w:t>TSC-2.4</w:t>
            </w:r>
          </w:p>
        </w:tc>
        <w:tc>
          <w:tcPr>
            <w:tcW w:w="0" w:type="auto"/>
            <w:vAlign w:val="center"/>
            <w:hideMark/>
          </w:tcPr>
          <w:p w14:paraId="02942427" w14:textId="77777777" w:rsidR="007770A2" w:rsidRPr="00BE5F7B" w:rsidRDefault="007770A2" w:rsidP="00DB7E68">
            <w:pPr>
              <w:rPr>
                <w:rFonts w:ascii="Times" w:hAnsi="Times"/>
                <w:sz w:val="18"/>
                <w:szCs w:val="18"/>
              </w:rPr>
            </w:pPr>
            <w:r w:rsidRPr="00BE5F7B">
              <w:rPr>
                <w:rFonts w:ascii="Times" w:hAnsi="Times"/>
                <w:sz w:val="18"/>
                <w:szCs w:val="18"/>
              </w:rPr>
              <w:t>Coverage gap analysis</w:t>
            </w:r>
          </w:p>
        </w:tc>
        <w:tc>
          <w:tcPr>
            <w:tcW w:w="0" w:type="auto"/>
            <w:vAlign w:val="center"/>
            <w:hideMark/>
          </w:tcPr>
          <w:p w14:paraId="083B9741" w14:textId="77777777" w:rsidR="007770A2" w:rsidRPr="00BE5F7B" w:rsidRDefault="007770A2" w:rsidP="00DB7E68">
            <w:pPr>
              <w:rPr>
                <w:rFonts w:ascii="Times" w:hAnsi="Times"/>
                <w:sz w:val="18"/>
                <w:szCs w:val="18"/>
              </w:rPr>
            </w:pPr>
            <w:r w:rsidRPr="00BE5F7B">
              <w:rPr>
                <w:rFonts w:ascii="Times" w:hAnsi="Times"/>
                <w:sz w:val="18"/>
                <w:szCs w:val="18"/>
              </w:rPr>
              <w:t>“Identify missing models required to disambiguate hypotheses (e.g., allelic series, heterozygous vs homozygous KO).”</w:t>
            </w:r>
          </w:p>
        </w:tc>
        <w:tc>
          <w:tcPr>
            <w:tcW w:w="0" w:type="auto"/>
            <w:vAlign w:val="center"/>
            <w:hideMark/>
          </w:tcPr>
          <w:p w14:paraId="71265D19" w14:textId="77777777" w:rsidR="007770A2" w:rsidRPr="00BE5F7B" w:rsidRDefault="007770A2" w:rsidP="00DB7E68">
            <w:pPr>
              <w:rPr>
                <w:rFonts w:ascii="Times" w:hAnsi="Times"/>
                <w:sz w:val="18"/>
                <w:szCs w:val="18"/>
              </w:rPr>
            </w:pPr>
            <w:r w:rsidRPr="00BE5F7B">
              <w:rPr>
                <w:rFonts w:ascii="Times" w:hAnsi="Times"/>
                <w:sz w:val="18"/>
                <w:szCs w:val="18"/>
              </w:rPr>
              <w:t>Model build backlog</w:t>
            </w:r>
          </w:p>
        </w:tc>
        <w:tc>
          <w:tcPr>
            <w:tcW w:w="0" w:type="auto"/>
            <w:vAlign w:val="center"/>
            <w:hideMark/>
          </w:tcPr>
          <w:p w14:paraId="67CE79A9" w14:textId="77777777" w:rsidR="007770A2" w:rsidRPr="00BE5F7B" w:rsidRDefault="007770A2" w:rsidP="00DB7E68">
            <w:pPr>
              <w:rPr>
                <w:rFonts w:ascii="Times" w:hAnsi="Times"/>
                <w:sz w:val="18"/>
                <w:szCs w:val="18"/>
              </w:rPr>
            </w:pPr>
            <w:r w:rsidRPr="00BE5F7B">
              <w:rPr>
                <w:rFonts w:ascii="Times" w:hAnsi="Times"/>
                <w:sz w:val="18"/>
                <w:szCs w:val="18"/>
              </w:rPr>
              <w:t>Registry + hypothesis map</w:t>
            </w:r>
          </w:p>
        </w:tc>
      </w:tr>
    </w:tbl>
    <w:p w14:paraId="5FA5E952"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Sapphire produces a frozen “Model Plan v1” that can be executed without ambiguity.</w:t>
      </w:r>
    </w:p>
    <w:p w14:paraId="7AF4E3C0" w14:textId="77777777" w:rsidR="007770A2" w:rsidRDefault="003B2BA8" w:rsidP="007770A2">
      <w:pPr>
        <w:rPr>
          <w:rFonts w:ascii="Times" w:hAnsi="Times"/>
          <w:sz w:val="27"/>
          <w:szCs w:val="27"/>
        </w:rPr>
      </w:pPr>
      <w:r w:rsidRPr="003B2BA8">
        <w:rPr>
          <w:noProof/>
          <w14:ligatures w14:val="standardContextual"/>
        </w:rPr>
        <w:pict w14:anchorId="69D8DAC1">
          <v:rect id="_x0000_i1086" alt="" style="width:468pt;height:.05pt;mso-width-percent:0;mso-height-percent:0;mso-width-percent:0;mso-height-percent:0" o:hralign="center" o:hrstd="t" o:hr="t" fillcolor="#a0a0a0" stroked="f"/>
        </w:pict>
      </w:r>
    </w:p>
    <w:p w14:paraId="1FD22B59" w14:textId="77777777" w:rsidR="007770A2" w:rsidRDefault="007770A2" w:rsidP="007770A2">
      <w:pPr>
        <w:pStyle w:val="Heading2"/>
        <w:rPr>
          <w:rFonts w:ascii="Times" w:hAnsi="Times"/>
          <w:color w:val="000000"/>
          <w:sz w:val="36"/>
          <w:szCs w:val="36"/>
        </w:rPr>
      </w:pPr>
      <w:r>
        <w:rPr>
          <w:rFonts w:ascii="Times" w:hAnsi="Times"/>
          <w:color w:val="000000"/>
        </w:rPr>
        <w:t>10.5 Bundle 3 — Phenotype definition and assay readiness (HTS gating)</w:t>
      </w:r>
    </w:p>
    <w:p w14:paraId="5CD5ACB4" w14:textId="77777777" w:rsidR="007770A2" w:rsidRDefault="007770A2" w:rsidP="007770A2">
      <w:pPr>
        <w:pStyle w:val="Heading3"/>
        <w:rPr>
          <w:rFonts w:ascii="Times" w:hAnsi="Times"/>
          <w:color w:val="000000"/>
        </w:rPr>
      </w:pPr>
      <w:r>
        <w:rPr>
          <w:rFonts w:ascii="Times" w:hAnsi="Times"/>
          <w:color w:val="000000"/>
        </w:rPr>
        <w:t>Objective</w:t>
      </w:r>
    </w:p>
    <w:p w14:paraId="0C4F5826" w14:textId="77777777" w:rsidR="007770A2" w:rsidRDefault="007770A2" w:rsidP="007770A2">
      <w:pPr>
        <w:pStyle w:val="NormalWeb"/>
        <w:rPr>
          <w:rFonts w:ascii="Times" w:hAnsi="Times"/>
          <w:color w:val="000000"/>
          <w:sz w:val="27"/>
          <w:szCs w:val="27"/>
        </w:rPr>
      </w:pPr>
      <w:r>
        <w:rPr>
          <w:rFonts w:ascii="Times" w:hAnsi="Times"/>
          <w:color w:val="000000"/>
          <w:sz w:val="27"/>
          <w:szCs w:val="27"/>
        </w:rPr>
        <w:t>Turn biology into a screenable phenotype with QC and statistical rigor.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1311"/>
        <w:gridCol w:w="4181"/>
        <w:gridCol w:w="2034"/>
        <w:gridCol w:w="1298"/>
      </w:tblGrid>
      <w:tr w:rsidR="007770A2" w14:paraId="343E0764" w14:textId="77777777" w:rsidTr="00DB7E68">
        <w:trPr>
          <w:tblHeader/>
          <w:tblCellSpacing w:w="15" w:type="dxa"/>
        </w:trPr>
        <w:tc>
          <w:tcPr>
            <w:tcW w:w="0" w:type="auto"/>
            <w:vAlign w:val="center"/>
            <w:hideMark/>
          </w:tcPr>
          <w:p w14:paraId="5AF56CB7"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14588A31"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23BA27E2"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3798D7C7"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7D9ABC7D"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14:paraId="4B64161D" w14:textId="77777777" w:rsidTr="00DB7E68">
        <w:trPr>
          <w:tblCellSpacing w:w="15" w:type="dxa"/>
        </w:trPr>
        <w:tc>
          <w:tcPr>
            <w:tcW w:w="0" w:type="auto"/>
            <w:vAlign w:val="center"/>
            <w:hideMark/>
          </w:tcPr>
          <w:p w14:paraId="4AAE4418" w14:textId="77777777" w:rsidR="007770A2" w:rsidRPr="00BE5F7B" w:rsidRDefault="007770A2" w:rsidP="00DB7E68">
            <w:pPr>
              <w:rPr>
                <w:rFonts w:ascii="Times" w:hAnsi="Times"/>
                <w:sz w:val="18"/>
                <w:szCs w:val="18"/>
              </w:rPr>
            </w:pPr>
            <w:r w:rsidRPr="00BE5F7B">
              <w:rPr>
                <w:rFonts w:ascii="Times" w:hAnsi="Times"/>
                <w:sz w:val="18"/>
                <w:szCs w:val="18"/>
              </w:rPr>
              <w:t>TSC-3.1</w:t>
            </w:r>
          </w:p>
        </w:tc>
        <w:tc>
          <w:tcPr>
            <w:tcW w:w="0" w:type="auto"/>
            <w:vAlign w:val="center"/>
            <w:hideMark/>
          </w:tcPr>
          <w:p w14:paraId="1A773279" w14:textId="77777777" w:rsidR="007770A2" w:rsidRPr="00BE5F7B" w:rsidRDefault="007770A2" w:rsidP="00DB7E68">
            <w:pPr>
              <w:rPr>
                <w:rFonts w:ascii="Times" w:hAnsi="Times"/>
                <w:sz w:val="18"/>
                <w:szCs w:val="18"/>
              </w:rPr>
            </w:pPr>
            <w:r w:rsidRPr="00BE5F7B">
              <w:rPr>
                <w:rFonts w:ascii="Times" w:hAnsi="Times"/>
                <w:sz w:val="18"/>
                <w:szCs w:val="18"/>
              </w:rPr>
              <w:t>Baseline phenotype discovery</w:t>
            </w:r>
          </w:p>
        </w:tc>
        <w:tc>
          <w:tcPr>
            <w:tcW w:w="0" w:type="auto"/>
            <w:vAlign w:val="center"/>
            <w:hideMark/>
          </w:tcPr>
          <w:p w14:paraId="69D8190E" w14:textId="77777777" w:rsidR="007770A2" w:rsidRPr="00BE5F7B" w:rsidRDefault="007770A2" w:rsidP="00DB7E68">
            <w:pPr>
              <w:rPr>
                <w:rFonts w:ascii="Times" w:hAnsi="Times"/>
                <w:sz w:val="18"/>
                <w:szCs w:val="18"/>
              </w:rPr>
            </w:pPr>
            <w:r w:rsidRPr="00BE5F7B">
              <w:rPr>
                <w:rFonts w:ascii="Times" w:hAnsi="Times"/>
                <w:sz w:val="18"/>
                <w:szCs w:val="18"/>
              </w:rPr>
              <w:t>“Compute differential oEP signature (TSC2 LOF vs matched controls). Report effect sizes for all features and identify robust phenotype dimensions.”</w:t>
            </w:r>
          </w:p>
        </w:tc>
        <w:tc>
          <w:tcPr>
            <w:tcW w:w="0" w:type="auto"/>
            <w:vAlign w:val="center"/>
            <w:hideMark/>
          </w:tcPr>
          <w:p w14:paraId="22462AC5" w14:textId="77777777" w:rsidR="007770A2" w:rsidRPr="00BE5F7B" w:rsidRDefault="007770A2" w:rsidP="00DB7E68">
            <w:pPr>
              <w:rPr>
                <w:rFonts w:ascii="Times" w:hAnsi="Times"/>
                <w:sz w:val="18"/>
                <w:szCs w:val="18"/>
              </w:rPr>
            </w:pPr>
            <w:r w:rsidRPr="00BE5F7B">
              <w:rPr>
                <w:rFonts w:ascii="Times" w:hAnsi="Times"/>
                <w:sz w:val="18"/>
                <w:szCs w:val="18"/>
              </w:rPr>
              <w:t>Versioned phenotype vector; feature effect table</w:t>
            </w:r>
          </w:p>
        </w:tc>
        <w:tc>
          <w:tcPr>
            <w:tcW w:w="0" w:type="auto"/>
            <w:vAlign w:val="center"/>
            <w:hideMark/>
          </w:tcPr>
          <w:p w14:paraId="78E384A1" w14:textId="77777777" w:rsidR="007770A2" w:rsidRPr="00BE5F7B" w:rsidRDefault="007770A2" w:rsidP="00DB7E68">
            <w:pPr>
              <w:rPr>
                <w:rFonts w:ascii="Times" w:hAnsi="Times"/>
                <w:sz w:val="18"/>
                <w:szCs w:val="18"/>
              </w:rPr>
            </w:pPr>
            <w:r w:rsidRPr="00BE5F7B">
              <w:rPr>
                <w:rFonts w:ascii="Times" w:hAnsi="Times"/>
                <w:sz w:val="18"/>
                <w:szCs w:val="18"/>
              </w:rPr>
              <w:t>oEP feature store; stats engine</w:t>
            </w:r>
          </w:p>
        </w:tc>
      </w:tr>
      <w:tr w:rsidR="007770A2" w14:paraId="362E8A5B" w14:textId="77777777" w:rsidTr="00DB7E68">
        <w:trPr>
          <w:tblCellSpacing w:w="15" w:type="dxa"/>
        </w:trPr>
        <w:tc>
          <w:tcPr>
            <w:tcW w:w="0" w:type="auto"/>
            <w:vAlign w:val="center"/>
            <w:hideMark/>
          </w:tcPr>
          <w:p w14:paraId="59B13984" w14:textId="77777777" w:rsidR="007770A2" w:rsidRPr="00BE5F7B" w:rsidRDefault="007770A2" w:rsidP="00DB7E68">
            <w:pPr>
              <w:rPr>
                <w:rFonts w:ascii="Times" w:hAnsi="Times"/>
                <w:sz w:val="18"/>
                <w:szCs w:val="18"/>
              </w:rPr>
            </w:pPr>
            <w:r w:rsidRPr="00BE5F7B">
              <w:rPr>
                <w:rFonts w:ascii="Times" w:hAnsi="Times"/>
                <w:sz w:val="18"/>
                <w:szCs w:val="18"/>
              </w:rPr>
              <w:t>TSC-3.2</w:t>
            </w:r>
          </w:p>
        </w:tc>
        <w:tc>
          <w:tcPr>
            <w:tcW w:w="0" w:type="auto"/>
            <w:vAlign w:val="center"/>
            <w:hideMark/>
          </w:tcPr>
          <w:p w14:paraId="7EF854C4" w14:textId="77777777" w:rsidR="007770A2" w:rsidRPr="00BE5F7B" w:rsidRDefault="007770A2" w:rsidP="00DB7E68">
            <w:pPr>
              <w:rPr>
                <w:rFonts w:ascii="Times" w:hAnsi="Times"/>
                <w:sz w:val="18"/>
                <w:szCs w:val="18"/>
              </w:rPr>
            </w:pPr>
            <w:r w:rsidRPr="00BE5F7B">
              <w:rPr>
                <w:rFonts w:ascii="Times" w:hAnsi="Times"/>
                <w:sz w:val="18"/>
                <w:szCs w:val="18"/>
              </w:rPr>
              <w:t>Replication check</w:t>
            </w:r>
          </w:p>
        </w:tc>
        <w:tc>
          <w:tcPr>
            <w:tcW w:w="0" w:type="auto"/>
            <w:vAlign w:val="center"/>
            <w:hideMark/>
          </w:tcPr>
          <w:p w14:paraId="17D8DEEA" w14:textId="77777777" w:rsidR="007770A2" w:rsidRPr="00BE5F7B" w:rsidRDefault="007770A2" w:rsidP="00DB7E68">
            <w:pPr>
              <w:rPr>
                <w:rFonts w:ascii="Times" w:hAnsi="Times"/>
                <w:sz w:val="18"/>
                <w:szCs w:val="18"/>
              </w:rPr>
            </w:pPr>
            <w:r w:rsidRPr="00BE5F7B">
              <w:rPr>
                <w:rFonts w:ascii="Times" w:hAnsi="Times"/>
                <w:sz w:val="18"/>
                <w:szCs w:val="18"/>
              </w:rPr>
              <w:t>“Replicate phenotype across batches and lines. Quantify variance components (line, batch, plate, operator).”</w:t>
            </w:r>
          </w:p>
        </w:tc>
        <w:tc>
          <w:tcPr>
            <w:tcW w:w="0" w:type="auto"/>
            <w:vAlign w:val="center"/>
            <w:hideMark/>
          </w:tcPr>
          <w:p w14:paraId="75EC6649" w14:textId="77777777" w:rsidR="007770A2" w:rsidRPr="00BE5F7B" w:rsidRDefault="007770A2" w:rsidP="00DB7E68">
            <w:pPr>
              <w:rPr>
                <w:rFonts w:ascii="Times" w:hAnsi="Times"/>
                <w:sz w:val="18"/>
                <w:szCs w:val="18"/>
              </w:rPr>
            </w:pPr>
            <w:r w:rsidRPr="00BE5F7B">
              <w:rPr>
                <w:rFonts w:ascii="Times" w:hAnsi="Times"/>
                <w:sz w:val="18"/>
                <w:szCs w:val="18"/>
              </w:rPr>
              <w:t>Variance decomposition report</w:t>
            </w:r>
          </w:p>
        </w:tc>
        <w:tc>
          <w:tcPr>
            <w:tcW w:w="0" w:type="auto"/>
            <w:vAlign w:val="center"/>
            <w:hideMark/>
          </w:tcPr>
          <w:p w14:paraId="091CEFF7" w14:textId="77777777" w:rsidR="007770A2" w:rsidRPr="00BE5F7B" w:rsidRDefault="007770A2" w:rsidP="00DB7E68">
            <w:pPr>
              <w:rPr>
                <w:rFonts w:ascii="Times" w:hAnsi="Times"/>
                <w:sz w:val="18"/>
                <w:szCs w:val="18"/>
              </w:rPr>
            </w:pPr>
            <w:r w:rsidRPr="00BE5F7B">
              <w:rPr>
                <w:rFonts w:ascii="Times" w:hAnsi="Times"/>
                <w:sz w:val="18"/>
                <w:szCs w:val="18"/>
              </w:rPr>
              <w:t>Metadata + stats engine</w:t>
            </w:r>
          </w:p>
        </w:tc>
      </w:tr>
      <w:tr w:rsidR="007770A2" w14:paraId="465C17BB" w14:textId="77777777" w:rsidTr="00DB7E68">
        <w:trPr>
          <w:tblCellSpacing w:w="15" w:type="dxa"/>
        </w:trPr>
        <w:tc>
          <w:tcPr>
            <w:tcW w:w="0" w:type="auto"/>
            <w:vAlign w:val="center"/>
            <w:hideMark/>
          </w:tcPr>
          <w:p w14:paraId="327EA4AB" w14:textId="77777777" w:rsidR="007770A2" w:rsidRPr="00BE5F7B" w:rsidRDefault="007770A2" w:rsidP="00DB7E68">
            <w:pPr>
              <w:rPr>
                <w:rFonts w:ascii="Times" w:hAnsi="Times"/>
                <w:sz w:val="18"/>
                <w:szCs w:val="18"/>
              </w:rPr>
            </w:pPr>
            <w:r w:rsidRPr="00BE5F7B">
              <w:rPr>
                <w:rFonts w:ascii="Times" w:hAnsi="Times"/>
                <w:sz w:val="18"/>
                <w:szCs w:val="18"/>
              </w:rPr>
              <w:t>TSC-3.3</w:t>
            </w:r>
          </w:p>
        </w:tc>
        <w:tc>
          <w:tcPr>
            <w:tcW w:w="0" w:type="auto"/>
            <w:vAlign w:val="center"/>
            <w:hideMark/>
          </w:tcPr>
          <w:p w14:paraId="3F800545" w14:textId="77777777" w:rsidR="007770A2" w:rsidRPr="00BE5F7B" w:rsidRDefault="007770A2" w:rsidP="00DB7E68">
            <w:pPr>
              <w:rPr>
                <w:rFonts w:ascii="Times" w:hAnsi="Times"/>
                <w:sz w:val="18"/>
                <w:szCs w:val="18"/>
              </w:rPr>
            </w:pPr>
            <w:r w:rsidRPr="00BE5F7B">
              <w:rPr>
                <w:rFonts w:ascii="Times" w:hAnsi="Times"/>
                <w:sz w:val="18"/>
                <w:szCs w:val="18"/>
              </w:rPr>
              <w:t>HTS readiness test</w:t>
            </w:r>
          </w:p>
        </w:tc>
        <w:tc>
          <w:tcPr>
            <w:tcW w:w="0" w:type="auto"/>
            <w:vAlign w:val="center"/>
            <w:hideMark/>
          </w:tcPr>
          <w:p w14:paraId="2D56F70B" w14:textId="77777777" w:rsidR="007770A2" w:rsidRPr="00BE5F7B" w:rsidRDefault="007770A2" w:rsidP="00DB7E68">
            <w:pPr>
              <w:rPr>
                <w:rFonts w:ascii="Times" w:hAnsi="Times"/>
                <w:sz w:val="18"/>
                <w:szCs w:val="18"/>
              </w:rPr>
            </w:pPr>
            <w:r w:rsidRPr="00BE5F7B">
              <w:rPr>
                <w:rFonts w:ascii="Times" w:hAnsi="Times"/>
                <w:sz w:val="18"/>
                <w:szCs w:val="18"/>
              </w:rPr>
              <w:t>“Compute Z′ for primary phenotype score using positive and negative controls. Identify assay parameters required to reach Z′ ≥ 0.4.”</w:t>
            </w:r>
          </w:p>
        </w:tc>
        <w:tc>
          <w:tcPr>
            <w:tcW w:w="0" w:type="auto"/>
            <w:vAlign w:val="center"/>
            <w:hideMark/>
          </w:tcPr>
          <w:p w14:paraId="7C5025B4" w14:textId="77777777" w:rsidR="007770A2" w:rsidRPr="00BE5F7B" w:rsidRDefault="007770A2" w:rsidP="00DB7E68">
            <w:pPr>
              <w:rPr>
                <w:rFonts w:ascii="Times" w:hAnsi="Times"/>
                <w:sz w:val="18"/>
                <w:szCs w:val="18"/>
              </w:rPr>
            </w:pPr>
            <w:r w:rsidRPr="00BE5F7B">
              <w:rPr>
                <w:rFonts w:ascii="Times" w:hAnsi="Times"/>
                <w:sz w:val="18"/>
                <w:szCs w:val="18"/>
              </w:rPr>
              <w:t>Z′ report + parameter recommendations</w:t>
            </w:r>
          </w:p>
        </w:tc>
        <w:tc>
          <w:tcPr>
            <w:tcW w:w="0" w:type="auto"/>
            <w:vAlign w:val="center"/>
            <w:hideMark/>
          </w:tcPr>
          <w:p w14:paraId="29C359E3" w14:textId="77777777" w:rsidR="007770A2" w:rsidRPr="00BE5F7B" w:rsidRDefault="007770A2" w:rsidP="00DB7E68">
            <w:pPr>
              <w:rPr>
                <w:rFonts w:ascii="Times" w:hAnsi="Times"/>
                <w:sz w:val="18"/>
                <w:szCs w:val="18"/>
              </w:rPr>
            </w:pPr>
            <w:r w:rsidRPr="00BE5F7B">
              <w:rPr>
                <w:rFonts w:ascii="Times" w:hAnsi="Times"/>
                <w:sz w:val="18"/>
                <w:szCs w:val="18"/>
              </w:rPr>
              <w:t>Assay telemetry; QC metrics</w:t>
            </w:r>
          </w:p>
        </w:tc>
      </w:tr>
      <w:tr w:rsidR="007770A2" w14:paraId="563811E4" w14:textId="77777777" w:rsidTr="00DB7E68">
        <w:trPr>
          <w:tblCellSpacing w:w="15" w:type="dxa"/>
        </w:trPr>
        <w:tc>
          <w:tcPr>
            <w:tcW w:w="0" w:type="auto"/>
            <w:vAlign w:val="center"/>
            <w:hideMark/>
          </w:tcPr>
          <w:p w14:paraId="56073899" w14:textId="77777777" w:rsidR="007770A2" w:rsidRPr="00BE5F7B" w:rsidRDefault="007770A2" w:rsidP="00DB7E68">
            <w:pPr>
              <w:rPr>
                <w:rFonts w:ascii="Times" w:hAnsi="Times"/>
                <w:sz w:val="18"/>
                <w:szCs w:val="18"/>
              </w:rPr>
            </w:pPr>
            <w:r w:rsidRPr="00BE5F7B">
              <w:rPr>
                <w:rFonts w:ascii="Times" w:hAnsi="Times"/>
                <w:sz w:val="18"/>
                <w:szCs w:val="18"/>
              </w:rPr>
              <w:t>TSC-3.4</w:t>
            </w:r>
          </w:p>
        </w:tc>
        <w:tc>
          <w:tcPr>
            <w:tcW w:w="0" w:type="auto"/>
            <w:vAlign w:val="center"/>
            <w:hideMark/>
          </w:tcPr>
          <w:p w14:paraId="6E133359" w14:textId="77777777" w:rsidR="007770A2" w:rsidRPr="00BE5F7B" w:rsidRDefault="007770A2" w:rsidP="00DB7E68">
            <w:pPr>
              <w:rPr>
                <w:rFonts w:ascii="Times" w:hAnsi="Times"/>
                <w:sz w:val="18"/>
                <w:szCs w:val="18"/>
              </w:rPr>
            </w:pPr>
            <w:r w:rsidRPr="00BE5F7B">
              <w:rPr>
                <w:rFonts w:ascii="Times" w:hAnsi="Times"/>
                <w:sz w:val="18"/>
                <w:szCs w:val="18"/>
              </w:rPr>
              <w:t>Control selection</w:t>
            </w:r>
          </w:p>
        </w:tc>
        <w:tc>
          <w:tcPr>
            <w:tcW w:w="0" w:type="auto"/>
            <w:vAlign w:val="center"/>
            <w:hideMark/>
          </w:tcPr>
          <w:p w14:paraId="71A5E181" w14:textId="77777777" w:rsidR="007770A2" w:rsidRPr="00BE5F7B" w:rsidRDefault="007770A2" w:rsidP="00DB7E68">
            <w:pPr>
              <w:rPr>
                <w:rFonts w:ascii="Times" w:hAnsi="Times"/>
                <w:sz w:val="18"/>
                <w:szCs w:val="18"/>
              </w:rPr>
            </w:pPr>
            <w:r w:rsidRPr="00BE5F7B">
              <w:rPr>
                <w:rFonts w:ascii="Times" w:hAnsi="Times"/>
                <w:sz w:val="18"/>
                <w:szCs w:val="18"/>
              </w:rPr>
              <w:t>“Select positive control(s) expected to rescue TSC phenotype and negative controls expected to fail. Justify.”</w:t>
            </w:r>
          </w:p>
        </w:tc>
        <w:tc>
          <w:tcPr>
            <w:tcW w:w="0" w:type="auto"/>
            <w:vAlign w:val="center"/>
            <w:hideMark/>
          </w:tcPr>
          <w:p w14:paraId="03C8FB97" w14:textId="77777777" w:rsidR="007770A2" w:rsidRPr="00BE5F7B" w:rsidRDefault="007770A2" w:rsidP="00DB7E68">
            <w:pPr>
              <w:rPr>
                <w:rFonts w:ascii="Times" w:hAnsi="Times"/>
                <w:sz w:val="18"/>
                <w:szCs w:val="18"/>
              </w:rPr>
            </w:pPr>
            <w:r w:rsidRPr="00BE5F7B">
              <w:rPr>
                <w:rFonts w:ascii="Times" w:hAnsi="Times"/>
                <w:sz w:val="18"/>
                <w:szCs w:val="18"/>
              </w:rPr>
              <w:t>Control set + rationale</w:t>
            </w:r>
          </w:p>
        </w:tc>
        <w:tc>
          <w:tcPr>
            <w:tcW w:w="0" w:type="auto"/>
            <w:vAlign w:val="center"/>
            <w:hideMark/>
          </w:tcPr>
          <w:p w14:paraId="50688EB8" w14:textId="77777777" w:rsidR="007770A2" w:rsidRPr="00BE5F7B" w:rsidRDefault="007770A2" w:rsidP="00DB7E68">
            <w:pPr>
              <w:rPr>
                <w:rFonts w:ascii="Times" w:hAnsi="Times"/>
                <w:sz w:val="18"/>
                <w:szCs w:val="18"/>
              </w:rPr>
            </w:pPr>
            <w:r w:rsidRPr="00BE5F7B">
              <w:rPr>
                <w:rFonts w:ascii="Times" w:hAnsi="Times"/>
                <w:sz w:val="18"/>
                <w:szCs w:val="18"/>
              </w:rPr>
              <w:t>Drug KB; internal pilot data</w:t>
            </w:r>
          </w:p>
        </w:tc>
      </w:tr>
      <w:tr w:rsidR="007770A2" w14:paraId="0BD8DAB2" w14:textId="77777777" w:rsidTr="00DB7E68">
        <w:trPr>
          <w:tblCellSpacing w:w="15" w:type="dxa"/>
        </w:trPr>
        <w:tc>
          <w:tcPr>
            <w:tcW w:w="0" w:type="auto"/>
            <w:vAlign w:val="center"/>
            <w:hideMark/>
          </w:tcPr>
          <w:p w14:paraId="40134AFE" w14:textId="77777777" w:rsidR="007770A2" w:rsidRPr="00BE5F7B" w:rsidRDefault="007770A2" w:rsidP="00DB7E68">
            <w:pPr>
              <w:rPr>
                <w:rFonts w:ascii="Times" w:hAnsi="Times"/>
                <w:sz w:val="18"/>
                <w:szCs w:val="18"/>
              </w:rPr>
            </w:pPr>
            <w:r w:rsidRPr="00BE5F7B">
              <w:rPr>
                <w:rFonts w:ascii="Times" w:hAnsi="Times"/>
                <w:sz w:val="18"/>
                <w:szCs w:val="18"/>
              </w:rPr>
              <w:t>TSC-3.5</w:t>
            </w:r>
          </w:p>
        </w:tc>
        <w:tc>
          <w:tcPr>
            <w:tcW w:w="0" w:type="auto"/>
            <w:vAlign w:val="center"/>
            <w:hideMark/>
          </w:tcPr>
          <w:p w14:paraId="3F30D315" w14:textId="77777777" w:rsidR="007770A2" w:rsidRPr="00BE5F7B" w:rsidRDefault="007770A2" w:rsidP="00DB7E68">
            <w:pPr>
              <w:rPr>
                <w:rFonts w:ascii="Times" w:hAnsi="Times"/>
                <w:sz w:val="18"/>
                <w:szCs w:val="18"/>
              </w:rPr>
            </w:pPr>
            <w:r w:rsidRPr="00BE5F7B">
              <w:rPr>
                <w:rFonts w:ascii="Times" w:hAnsi="Times"/>
                <w:sz w:val="18"/>
                <w:szCs w:val="18"/>
              </w:rPr>
              <w:t>Toxicity flag definition</w:t>
            </w:r>
          </w:p>
        </w:tc>
        <w:tc>
          <w:tcPr>
            <w:tcW w:w="0" w:type="auto"/>
            <w:vAlign w:val="center"/>
            <w:hideMark/>
          </w:tcPr>
          <w:p w14:paraId="4F1E9A2E" w14:textId="77777777" w:rsidR="007770A2" w:rsidRPr="00BE5F7B" w:rsidRDefault="007770A2" w:rsidP="00DB7E68">
            <w:pPr>
              <w:rPr>
                <w:rFonts w:ascii="Times" w:hAnsi="Times"/>
                <w:sz w:val="18"/>
                <w:szCs w:val="18"/>
              </w:rPr>
            </w:pPr>
            <w:r w:rsidRPr="00BE5F7B">
              <w:rPr>
                <w:rFonts w:ascii="Times" w:hAnsi="Times"/>
                <w:sz w:val="18"/>
                <w:szCs w:val="18"/>
              </w:rPr>
              <w:t>“Define functional toxicity flags: suppression artifacts, depolarization block, non-physiologic silencing. Provide exclusion logic.”</w:t>
            </w:r>
          </w:p>
        </w:tc>
        <w:tc>
          <w:tcPr>
            <w:tcW w:w="0" w:type="auto"/>
            <w:vAlign w:val="center"/>
            <w:hideMark/>
          </w:tcPr>
          <w:p w14:paraId="640DB079" w14:textId="77777777" w:rsidR="007770A2" w:rsidRPr="00BE5F7B" w:rsidRDefault="007770A2" w:rsidP="00DB7E68">
            <w:pPr>
              <w:rPr>
                <w:rFonts w:ascii="Times" w:hAnsi="Times"/>
                <w:sz w:val="18"/>
                <w:szCs w:val="18"/>
              </w:rPr>
            </w:pPr>
            <w:r w:rsidRPr="00BE5F7B">
              <w:rPr>
                <w:rFonts w:ascii="Times" w:hAnsi="Times"/>
                <w:sz w:val="18"/>
                <w:szCs w:val="18"/>
              </w:rPr>
              <w:t>Toxicity rulebook v1</w:t>
            </w:r>
          </w:p>
        </w:tc>
        <w:tc>
          <w:tcPr>
            <w:tcW w:w="0" w:type="auto"/>
            <w:vAlign w:val="center"/>
            <w:hideMark/>
          </w:tcPr>
          <w:p w14:paraId="7C380305" w14:textId="77777777" w:rsidR="007770A2" w:rsidRPr="00BE5F7B" w:rsidRDefault="007770A2" w:rsidP="00DB7E68">
            <w:pPr>
              <w:rPr>
                <w:rFonts w:ascii="Times" w:hAnsi="Times"/>
                <w:sz w:val="18"/>
                <w:szCs w:val="18"/>
              </w:rPr>
            </w:pPr>
            <w:r w:rsidRPr="00BE5F7B">
              <w:rPr>
                <w:rFonts w:ascii="Times" w:hAnsi="Times"/>
                <w:sz w:val="18"/>
                <w:szCs w:val="18"/>
              </w:rPr>
              <w:t>oEP ontology; prior screens</w:t>
            </w:r>
          </w:p>
        </w:tc>
      </w:tr>
    </w:tbl>
    <w:p w14:paraId="194A8627"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A single frozen “TSC Phenotype v1” with explicit rescue scoring and QC exclusion logic.</w:t>
      </w:r>
    </w:p>
    <w:p w14:paraId="5B095571" w14:textId="77777777" w:rsidR="007770A2" w:rsidRDefault="003B2BA8" w:rsidP="007770A2">
      <w:pPr>
        <w:rPr>
          <w:rFonts w:ascii="Times" w:hAnsi="Times"/>
          <w:sz w:val="27"/>
          <w:szCs w:val="27"/>
        </w:rPr>
      </w:pPr>
      <w:r w:rsidRPr="003B2BA8">
        <w:rPr>
          <w:noProof/>
          <w14:ligatures w14:val="standardContextual"/>
        </w:rPr>
        <w:pict w14:anchorId="702BE5AF">
          <v:rect id="_x0000_i1085" alt="" style="width:468pt;height:.05pt;mso-width-percent:0;mso-height-percent:0;mso-width-percent:0;mso-height-percent:0" o:hralign="center" o:hrstd="t" o:hr="t" fillcolor="#a0a0a0" stroked="f"/>
        </w:pict>
      </w:r>
    </w:p>
    <w:p w14:paraId="101FB0A3" w14:textId="77777777" w:rsidR="007770A2" w:rsidRDefault="007770A2" w:rsidP="007770A2">
      <w:pPr>
        <w:pStyle w:val="Heading2"/>
        <w:rPr>
          <w:rFonts w:ascii="Times" w:hAnsi="Times"/>
          <w:color w:val="000000"/>
          <w:sz w:val="36"/>
          <w:szCs w:val="36"/>
        </w:rPr>
      </w:pPr>
      <w:r>
        <w:rPr>
          <w:rFonts w:ascii="Times" w:hAnsi="Times"/>
          <w:color w:val="000000"/>
        </w:rPr>
        <w:lastRenderedPageBreak/>
        <w:t>10.6 Bundle 4 — Screen execution, QC, and hit calling</w:t>
      </w:r>
    </w:p>
    <w:p w14:paraId="2AC815DD" w14:textId="77777777" w:rsidR="007770A2" w:rsidRDefault="007770A2" w:rsidP="007770A2">
      <w:pPr>
        <w:pStyle w:val="Heading3"/>
        <w:rPr>
          <w:rFonts w:ascii="Times" w:hAnsi="Times"/>
          <w:color w:val="000000"/>
        </w:rPr>
      </w:pPr>
      <w:r>
        <w:rPr>
          <w:rFonts w:ascii="Times" w:hAnsi="Times"/>
          <w:color w:val="000000"/>
        </w:rPr>
        <w:t>Objective</w:t>
      </w:r>
    </w:p>
    <w:p w14:paraId="58FB7F0C" w14:textId="77777777" w:rsidR="007770A2" w:rsidRDefault="007770A2" w:rsidP="007770A2">
      <w:pPr>
        <w:pStyle w:val="NormalWeb"/>
        <w:rPr>
          <w:rFonts w:ascii="Times" w:hAnsi="Times"/>
          <w:color w:val="000000"/>
          <w:sz w:val="27"/>
          <w:szCs w:val="27"/>
        </w:rPr>
      </w:pPr>
      <w:r>
        <w:rPr>
          <w:rFonts w:ascii="Times" w:hAnsi="Times"/>
          <w:color w:val="000000"/>
          <w:sz w:val="27"/>
          <w:szCs w:val="27"/>
        </w:rPr>
        <w:t>Run and analyze the ~30k compound screen with disciplined hit-calling.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676"/>
        <w:gridCol w:w="4210"/>
        <w:gridCol w:w="1434"/>
        <w:gridCol w:w="1478"/>
      </w:tblGrid>
      <w:tr w:rsidR="007770A2" w14:paraId="0639C6A0" w14:textId="77777777" w:rsidTr="00DB7E68">
        <w:trPr>
          <w:tblHeader/>
          <w:tblCellSpacing w:w="15" w:type="dxa"/>
        </w:trPr>
        <w:tc>
          <w:tcPr>
            <w:tcW w:w="0" w:type="auto"/>
            <w:vAlign w:val="center"/>
            <w:hideMark/>
          </w:tcPr>
          <w:p w14:paraId="4345DF4D"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6A94750C"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5C5B32A9"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31B36D6A"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4B794430"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14:paraId="48014585" w14:textId="77777777" w:rsidTr="00DB7E68">
        <w:trPr>
          <w:tblCellSpacing w:w="15" w:type="dxa"/>
        </w:trPr>
        <w:tc>
          <w:tcPr>
            <w:tcW w:w="0" w:type="auto"/>
            <w:vAlign w:val="center"/>
            <w:hideMark/>
          </w:tcPr>
          <w:p w14:paraId="71858BCA" w14:textId="77777777" w:rsidR="007770A2" w:rsidRPr="00BE5F7B" w:rsidRDefault="007770A2" w:rsidP="00DB7E68">
            <w:pPr>
              <w:rPr>
                <w:rFonts w:ascii="Times" w:hAnsi="Times"/>
                <w:sz w:val="18"/>
                <w:szCs w:val="18"/>
              </w:rPr>
            </w:pPr>
            <w:r w:rsidRPr="00BE5F7B">
              <w:rPr>
                <w:rFonts w:ascii="Times" w:hAnsi="Times"/>
                <w:sz w:val="18"/>
                <w:szCs w:val="18"/>
              </w:rPr>
              <w:t>TSC-4.1</w:t>
            </w:r>
          </w:p>
        </w:tc>
        <w:tc>
          <w:tcPr>
            <w:tcW w:w="0" w:type="auto"/>
            <w:vAlign w:val="center"/>
            <w:hideMark/>
          </w:tcPr>
          <w:p w14:paraId="2B50AFE8" w14:textId="77777777" w:rsidR="007770A2" w:rsidRPr="00BE5F7B" w:rsidRDefault="007770A2" w:rsidP="00DB7E68">
            <w:pPr>
              <w:rPr>
                <w:rFonts w:ascii="Times" w:hAnsi="Times"/>
                <w:sz w:val="18"/>
                <w:szCs w:val="18"/>
              </w:rPr>
            </w:pPr>
            <w:r w:rsidRPr="00BE5F7B">
              <w:rPr>
                <w:rFonts w:ascii="Times" w:hAnsi="Times"/>
                <w:sz w:val="18"/>
                <w:szCs w:val="18"/>
              </w:rPr>
              <w:t>Plate map validation</w:t>
            </w:r>
          </w:p>
        </w:tc>
        <w:tc>
          <w:tcPr>
            <w:tcW w:w="0" w:type="auto"/>
            <w:vAlign w:val="center"/>
            <w:hideMark/>
          </w:tcPr>
          <w:p w14:paraId="517923EF" w14:textId="77777777" w:rsidR="007770A2" w:rsidRPr="00BE5F7B" w:rsidRDefault="007770A2" w:rsidP="00DB7E68">
            <w:pPr>
              <w:rPr>
                <w:rFonts w:ascii="Times" w:hAnsi="Times"/>
                <w:sz w:val="18"/>
                <w:szCs w:val="18"/>
              </w:rPr>
            </w:pPr>
            <w:r w:rsidRPr="00BE5F7B">
              <w:rPr>
                <w:rFonts w:ascii="Times" w:hAnsi="Times"/>
                <w:sz w:val="18"/>
                <w:szCs w:val="18"/>
              </w:rPr>
              <w:t>“Validate plate design: randomization, controls per plate, dose layout, expected batch confounds.”</w:t>
            </w:r>
          </w:p>
        </w:tc>
        <w:tc>
          <w:tcPr>
            <w:tcW w:w="0" w:type="auto"/>
            <w:vAlign w:val="center"/>
            <w:hideMark/>
          </w:tcPr>
          <w:p w14:paraId="2F645AB2" w14:textId="77777777" w:rsidR="007770A2" w:rsidRPr="00BE5F7B" w:rsidRDefault="007770A2" w:rsidP="00DB7E68">
            <w:pPr>
              <w:rPr>
                <w:rFonts w:ascii="Times" w:hAnsi="Times"/>
                <w:sz w:val="18"/>
                <w:szCs w:val="18"/>
              </w:rPr>
            </w:pPr>
            <w:r w:rsidRPr="00BE5F7B">
              <w:rPr>
                <w:rFonts w:ascii="Times" w:hAnsi="Times"/>
                <w:sz w:val="18"/>
                <w:szCs w:val="18"/>
              </w:rPr>
              <w:t>Plate QA report</w:t>
            </w:r>
          </w:p>
        </w:tc>
        <w:tc>
          <w:tcPr>
            <w:tcW w:w="0" w:type="auto"/>
            <w:vAlign w:val="center"/>
            <w:hideMark/>
          </w:tcPr>
          <w:p w14:paraId="37F83475" w14:textId="77777777" w:rsidR="007770A2" w:rsidRPr="00BE5F7B" w:rsidRDefault="007770A2" w:rsidP="00DB7E68">
            <w:pPr>
              <w:rPr>
                <w:rFonts w:ascii="Times" w:hAnsi="Times"/>
                <w:sz w:val="18"/>
                <w:szCs w:val="18"/>
              </w:rPr>
            </w:pPr>
            <w:r w:rsidRPr="00BE5F7B">
              <w:rPr>
                <w:rFonts w:ascii="Times" w:hAnsi="Times"/>
                <w:sz w:val="18"/>
                <w:szCs w:val="18"/>
              </w:rPr>
              <w:t>Screen design metadata</w:t>
            </w:r>
          </w:p>
        </w:tc>
      </w:tr>
      <w:tr w:rsidR="007770A2" w14:paraId="1EEE2525" w14:textId="77777777" w:rsidTr="00DB7E68">
        <w:trPr>
          <w:tblCellSpacing w:w="15" w:type="dxa"/>
        </w:trPr>
        <w:tc>
          <w:tcPr>
            <w:tcW w:w="0" w:type="auto"/>
            <w:vAlign w:val="center"/>
            <w:hideMark/>
          </w:tcPr>
          <w:p w14:paraId="73D4D10F" w14:textId="77777777" w:rsidR="007770A2" w:rsidRPr="00BE5F7B" w:rsidRDefault="007770A2" w:rsidP="00DB7E68">
            <w:pPr>
              <w:rPr>
                <w:rFonts w:ascii="Times" w:hAnsi="Times"/>
                <w:sz w:val="18"/>
                <w:szCs w:val="18"/>
              </w:rPr>
            </w:pPr>
            <w:r w:rsidRPr="00BE5F7B">
              <w:rPr>
                <w:rFonts w:ascii="Times" w:hAnsi="Times"/>
                <w:sz w:val="18"/>
                <w:szCs w:val="18"/>
              </w:rPr>
              <w:t>TSC-4.2</w:t>
            </w:r>
          </w:p>
        </w:tc>
        <w:tc>
          <w:tcPr>
            <w:tcW w:w="0" w:type="auto"/>
            <w:vAlign w:val="center"/>
            <w:hideMark/>
          </w:tcPr>
          <w:p w14:paraId="4665332C" w14:textId="77777777" w:rsidR="007770A2" w:rsidRPr="00BE5F7B" w:rsidRDefault="007770A2" w:rsidP="00DB7E68">
            <w:pPr>
              <w:rPr>
                <w:rFonts w:ascii="Times" w:hAnsi="Times"/>
                <w:sz w:val="18"/>
                <w:szCs w:val="18"/>
              </w:rPr>
            </w:pPr>
            <w:r w:rsidRPr="00BE5F7B">
              <w:rPr>
                <w:rFonts w:ascii="Times" w:hAnsi="Times"/>
                <w:sz w:val="18"/>
                <w:szCs w:val="18"/>
              </w:rPr>
              <w:t>Real-time QC monitoring</w:t>
            </w:r>
          </w:p>
        </w:tc>
        <w:tc>
          <w:tcPr>
            <w:tcW w:w="0" w:type="auto"/>
            <w:vAlign w:val="center"/>
            <w:hideMark/>
          </w:tcPr>
          <w:p w14:paraId="3368E917" w14:textId="77777777" w:rsidR="007770A2" w:rsidRPr="00BE5F7B" w:rsidRDefault="007770A2" w:rsidP="00DB7E68">
            <w:pPr>
              <w:rPr>
                <w:rFonts w:ascii="Times" w:hAnsi="Times"/>
                <w:sz w:val="18"/>
                <w:szCs w:val="18"/>
              </w:rPr>
            </w:pPr>
            <w:r w:rsidRPr="00BE5F7B">
              <w:rPr>
                <w:rFonts w:ascii="Times" w:hAnsi="Times"/>
                <w:sz w:val="18"/>
                <w:szCs w:val="18"/>
              </w:rPr>
              <w:t>“During run: detect drift, illumination artifacts, cell health deviations. Flag plates requiring rerun.”</w:t>
            </w:r>
          </w:p>
        </w:tc>
        <w:tc>
          <w:tcPr>
            <w:tcW w:w="0" w:type="auto"/>
            <w:vAlign w:val="center"/>
            <w:hideMark/>
          </w:tcPr>
          <w:p w14:paraId="5AC2E37B" w14:textId="77777777" w:rsidR="007770A2" w:rsidRPr="00BE5F7B" w:rsidRDefault="007770A2" w:rsidP="00DB7E68">
            <w:pPr>
              <w:rPr>
                <w:rFonts w:ascii="Times" w:hAnsi="Times"/>
                <w:sz w:val="18"/>
                <w:szCs w:val="18"/>
              </w:rPr>
            </w:pPr>
            <w:r w:rsidRPr="00BE5F7B">
              <w:rPr>
                <w:rFonts w:ascii="Times" w:hAnsi="Times"/>
                <w:sz w:val="18"/>
                <w:szCs w:val="18"/>
              </w:rPr>
              <w:t>QC dashboard + rerun queue</w:t>
            </w:r>
          </w:p>
        </w:tc>
        <w:tc>
          <w:tcPr>
            <w:tcW w:w="0" w:type="auto"/>
            <w:vAlign w:val="center"/>
            <w:hideMark/>
          </w:tcPr>
          <w:p w14:paraId="019DD482" w14:textId="77777777" w:rsidR="007770A2" w:rsidRPr="00BE5F7B" w:rsidRDefault="007770A2" w:rsidP="00DB7E68">
            <w:pPr>
              <w:rPr>
                <w:rFonts w:ascii="Times" w:hAnsi="Times"/>
                <w:sz w:val="18"/>
                <w:szCs w:val="18"/>
              </w:rPr>
            </w:pPr>
            <w:r w:rsidRPr="00BE5F7B">
              <w:rPr>
                <w:rFonts w:ascii="Times" w:hAnsi="Times"/>
                <w:sz w:val="18"/>
                <w:szCs w:val="18"/>
              </w:rPr>
              <w:t>Instrument telemetry; QC rules</w:t>
            </w:r>
          </w:p>
        </w:tc>
      </w:tr>
      <w:tr w:rsidR="007770A2" w14:paraId="2CB4B7F4" w14:textId="77777777" w:rsidTr="00DB7E68">
        <w:trPr>
          <w:tblCellSpacing w:w="15" w:type="dxa"/>
        </w:trPr>
        <w:tc>
          <w:tcPr>
            <w:tcW w:w="0" w:type="auto"/>
            <w:vAlign w:val="center"/>
            <w:hideMark/>
          </w:tcPr>
          <w:p w14:paraId="3113AC79" w14:textId="77777777" w:rsidR="007770A2" w:rsidRPr="00BE5F7B" w:rsidRDefault="007770A2" w:rsidP="00DB7E68">
            <w:pPr>
              <w:rPr>
                <w:rFonts w:ascii="Times" w:hAnsi="Times"/>
                <w:sz w:val="18"/>
                <w:szCs w:val="18"/>
              </w:rPr>
            </w:pPr>
            <w:r w:rsidRPr="00BE5F7B">
              <w:rPr>
                <w:rFonts w:ascii="Times" w:hAnsi="Times"/>
                <w:sz w:val="18"/>
                <w:szCs w:val="18"/>
              </w:rPr>
              <w:t>TSC-4.3</w:t>
            </w:r>
          </w:p>
        </w:tc>
        <w:tc>
          <w:tcPr>
            <w:tcW w:w="0" w:type="auto"/>
            <w:vAlign w:val="center"/>
            <w:hideMark/>
          </w:tcPr>
          <w:p w14:paraId="5ACC6D7E" w14:textId="77777777" w:rsidR="007770A2" w:rsidRPr="00BE5F7B" w:rsidRDefault="007770A2" w:rsidP="00DB7E68">
            <w:pPr>
              <w:rPr>
                <w:rFonts w:ascii="Times" w:hAnsi="Times"/>
                <w:sz w:val="18"/>
                <w:szCs w:val="18"/>
              </w:rPr>
            </w:pPr>
            <w:r w:rsidRPr="00BE5F7B">
              <w:rPr>
                <w:rFonts w:ascii="Times" w:hAnsi="Times"/>
                <w:sz w:val="18"/>
                <w:szCs w:val="18"/>
              </w:rPr>
              <w:t>Primary hit calling</w:t>
            </w:r>
          </w:p>
        </w:tc>
        <w:tc>
          <w:tcPr>
            <w:tcW w:w="0" w:type="auto"/>
            <w:vAlign w:val="center"/>
            <w:hideMark/>
          </w:tcPr>
          <w:p w14:paraId="6F916090" w14:textId="77777777" w:rsidR="007770A2" w:rsidRPr="00BE5F7B" w:rsidRDefault="007770A2" w:rsidP="00DB7E68">
            <w:pPr>
              <w:rPr>
                <w:rFonts w:ascii="Times" w:hAnsi="Times"/>
                <w:sz w:val="18"/>
                <w:szCs w:val="18"/>
              </w:rPr>
            </w:pPr>
            <w:r w:rsidRPr="00BE5F7B">
              <w:rPr>
                <w:rFonts w:ascii="Times" w:hAnsi="Times"/>
                <w:sz w:val="18"/>
                <w:szCs w:val="18"/>
              </w:rPr>
              <w:t>“Call hits using pre-registered rescue score and thresholds. Output hits with confidence and failure reasons.”</w:t>
            </w:r>
          </w:p>
        </w:tc>
        <w:tc>
          <w:tcPr>
            <w:tcW w:w="0" w:type="auto"/>
            <w:vAlign w:val="center"/>
            <w:hideMark/>
          </w:tcPr>
          <w:p w14:paraId="3732581E" w14:textId="77777777" w:rsidR="007770A2" w:rsidRPr="00BE5F7B" w:rsidRDefault="007770A2" w:rsidP="00DB7E68">
            <w:pPr>
              <w:rPr>
                <w:rFonts w:ascii="Times" w:hAnsi="Times"/>
                <w:sz w:val="18"/>
                <w:szCs w:val="18"/>
              </w:rPr>
            </w:pPr>
            <w:r w:rsidRPr="00BE5F7B">
              <w:rPr>
                <w:rFonts w:ascii="Times" w:hAnsi="Times"/>
                <w:sz w:val="18"/>
                <w:szCs w:val="18"/>
              </w:rPr>
              <w:t>Hit list v1 + rationale fields</w:t>
            </w:r>
          </w:p>
        </w:tc>
        <w:tc>
          <w:tcPr>
            <w:tcW w:w="0" w:type="auto"/>
            <w:vAlign w:val="center"/>
            <w:hideMark/>
          </w:tcPr>
          <w:p w14:paraId="216B4EA4" w14:textId="77777777" w:rsidR="007770A2" w:rsidRPr="00BE5F7B" w:rsidRDefault="007770A2" w:rsidP="00DB7E68">
            <w:pPr>
              <w:rPr>
                <w:rFonts w:ascii="Times" w:hAnsi="Times"/>
                <w:sz w:val="18"/>
                <w:szCs w:val="18"/>
              </w:rPr>
            </w:pPr>
            <w:r w:rsidRPr="00BE5F7B">
              <w:rPr>
                <w:rFonts w:ascii="Times" w:hAnsi="Times"/>
                <w:sz w:val="18"/>
                <w:szCs w:val="18"/>
              </w:rPr>
              <w:t>Phenotype v1; stats engine</w:t>
            </w:r>
          </w:p>
        </w:tc>
      </w:tr>
      <w:tr w:rsidR="007770A2" w14:paraId="23713611" w14:textId="77777777" w:rsidTr="00DB7E68">
        <w:trPr>
          <w:tblCellSpacing w:w="15" w:type="dxa"/>
        </w:trPr>
        <w:tc>
          <w:tcPr>
            <w:tcW w:w="0" w:type="auto"/>
            <w:vAlign w:val="center"/>
            <w:hideMark/>
          </w:tcPr>
          <w:p w14:paraId="2C01E555" w14:textId="77777777" w:rsidR="007770A2" w:rsidRPr="00BE5F7B" w:rsidRDefault="007770A2" w:rsidP="00DB7E68">
            <w:pPr>
              <w:rPr>
                <w:rFonts w:ascii="Times" w:hAnsi="Times"/>
                <w:sz w:val="18"/>
                <w:szCs w:val="18"/>
              </w:rPr>
            </w:pPr>
            <w:r w:rsidRPr="00BE5F7B">
              <w:rPr>
                <w:rFonts w:ascii="Times" w:hAnsi="Times"/>
                <w:sz w:val="18"/>
                <w:szCs w:val="18"/>
              </w:rPr>
              <w:t>TSC-4.4</w:t>
            </w:r>
          </w:p>
        </w:tc>
        <w:tc>
          <w:tcPr>
            <w:tcW w:w="0" w:type="auto"/>
            <w:vAlign w:val="center"/>
            <w:hideMark/>
          </w:tcPr>
          <w:p w14:paraId="5FC7B19D" w14:textId="77777777" w:rsidR="007770A2" w:rsidRPr="00BE5F7B" w:rsidRDefault="007770A2" w:rsidP="00DB7E68">
            <w:pPr>
              <w:rPr>
                <w:rFonts w:ascii="Times" w:hAnsi="Times"/>
                <w:sz w:val="18"/>
                <w:szCs w:val="18"/>
              </w:rPr>
            </w:pPr>
            <w:r w:rsidRPr="00BE5F7B">
              <w:rPr>
                <w:rFonts w:ascii="Times" w:hAnsi="Times"/>
                <w:sz w:val="18"/>
                <w:szCs w:val="18"/>
              </w:rPr>
              <w:t>Concentration response modeling</w:t>
            </w:r>
          </w:p>
        </w:tc>
        <w:tc>
          <w:tcPr>
            <w:tcW w:w="0" w:type="auto"/>
            <w:vAlign w:val="center"/>
            <w:hideMark/>
          </w:tcPr>
          <w:p w14:paraId="0AF5B5AC" w14:textId="77777777" w:rsidR="007770A2" w:rsidRPr="00BE5F7B" w:rsidRDefault="007770A2" w:rsidP="00DB7E68">
            <w:pPr>
              <w:rPr>
                <w:rFonts w:ascii="Times" w:hAnsi="Times"/>
                <w:sz w:val="18"/>
                <w:szCs w:val="18"/>
              </w:rPr>
            </w:pPr>
            <w:r w:rsidRPr="00BE5F7B">
              <w:rPr>
                <w:rFonts w:ascii="Times" w:hAnsi="Times"/>
                <w:sz w:val="18"/>
                <w:szCs w:val="18"/>
              </w:rPr>
              <w:t>“Fit CRCs for hits. Identify potency, efficacy, and non-monotonic behavior.”</w:t>
            </w:r>
          </w:p>
        </w:tc>
        <w:tc>
          <w:tcPr>
            <w:tcW w:w="0" w:type="auto"/>
            <w:vAlign w:val="center"/>
            <w:hideMark/>
          </w:tcPr>
          <w:p w14:paraId="0F472E9A" w14:textId="77777777" w:rsidR="007770A2" w:rsidRPr="00BE5F7B" w:rsidRDefault="007770A2" w:rsidP="00DB7E68">
            <w:pPr>
              <w:rPr>
                <w:rFonts w:ascii="Times" w:hAnsi="Times"/>
                <w:sz w:val="18"/>
                <w:szCs w:val="18"/>
              </w:rPr>
            </w:pPr>
            <w:r w:rsidRPr="00BE5F7B">
              <w:rPr>
                <w:rFonts w:ascii="Times" w:hAnsi="Times"/>
                <w:sz w:val="18"/>
                <w:szCs w:val="18"/>
              </w:rPr>
              <w:t>CRC models + parameter table</w:t>
            </w:r>
          </w:p>
        </w:tc>
        <w:tc>
          <w:tcPr>
            <w:tcW w:w="0" w:type="auto"/>
            <w:vAlign w:val="center"/>
            <w:hideMark/>
          </w:tcPr>
          <w:p w14:paraId="38D37661" w14:textId="77777777" w:rsidR="007770A2" w:rsidRPr="00BE5F7B" w:rsidRDefault="007770A2" w:rsidP="00DB7E68">
            <w:pPr>
              <w:rPr>
                <w:rFonts w:ascii="Times" w:hAnsi="Times"/>
                <w:sz w:val="18"/>
                <w:szCs w:val="18"/>
              </w:rPr>
            </w:pPr>
            <w:r w:rsidRPr="00BE5F7B">
              <w:rPr>
                <w:rFonts w:ascii="Times" w:hAnsi="Times"/>
                <w:sz w:val="18"/>
                <w:szCs w:val="18"/>
              </w:rPr>
              <w:t>DFP2 data; CRC fitter</w:t>
            </w:r>
          </w:p>
        </w:tc>
      </w:tr>
      <w:tr w:rsidR="007770A2" w14:paraId="393C4C7F" w14:textId="77777777" w:rsidTr="00DB7E68">
        <w:trPr>
          <w:tblCellSpacing w:w="15" w:type="dxa"/>
        </w:trPr>
        <w:tc>
          <w:tcPr>
            <w:tcW w:w="0" w:type="auto"/>
            <w:vAlign w:val="center"/>
            <w:hideMark/>
          </w:tcPr>
          <w:p w14:paraId="4933E0F3" w14:textId="77777777" w:rsidR="007770A2" w:rsidRPr="00BE5F7B" w:rsidRDefault="007770A2" w:rsidP="00DB7E68">
            <w:pPr>
              <w:rPr>
                <w:rFonts w:ascii="Times" w:hAnsi="Times"/>
                <w:sz w:val="18"/>
                <w:szCs w:val="18"/>
              </w:rPr>
            </w:pPr>
            <w:r w:rsidRPr="00BE5F7B">
              <w:rPr>
                <w:rFonts w:ascii="Times" w:hAnsi="Times"/>
                <w:sz w:val="18"/>
                <w:szCs w:val="18"/>
              </w:rPr>
              <w:t>TSC-4.5</w:t>
            </w:r>
          </w:p>
        </w:tc>
        <w:tc>
          <w:tcPr>
            <w:tcW w:w="0" w:type="auto"/>
            <w:vAlign w:val="center"/>
            <w:hideMark/>
          </w:tcPr>
          <w:p w14:paraId="66499BA6" w14:textId="77777777" w:rsidR="007770A2" w:rsidRPr="00BE5F7B" w:rsidRDefault="007770A2" w:rsidP="00DB7E68">
            <w:pPr>
              <w:rPr>
                <w:rFonts w:ascii="Times" w:hAnsi="Times"/>
                <w:sz w:val="18"/>
                <w:szCs w:val="18"/>
              </w:rPr>
            </w:pPr>
            <w:r w:rsidRPr="00BE5F7B">
              <w:rPr>
                <w:rFonts w:ascii="Times" w:hAnsi="Times"/>
                <w:sz w:val="18"/>
                <w:szCs w:val="18"/>
              </w:rPr>
              <w:t>Artifact filtering</w:t>
            </w:r>
          </w:p>
        </w:tc>
        <w:tc>
          <w:tcPr>
            <w:tcW w:w="0" w:type="auto"/>
            <w:vAlign w:val="center"/>
            <w:hideMark/>
          </w:tcPr>
          <w:p w14:paraId="30E5132F" w14:textId="77777777" w:rsidR="007770A2" w:rsidRPr="00BE5F7B" w:rsidRDefault="007770A2" w:rsidP="00DB7E68">
            <w:pPr>
              <w:rPr>
                <w:rFonts w:ascii="Times" w:hAnsi="Times"/>
                <w:sz w:val="18"/>
                <w:szCs w:val="18"/>
              </w:rPr>
            </w:pPr>
            <w:r w:rsidRPr="00BE5F7B">
              <w:rPr>
                <w:rFonts w:ascii="Times" w:hAnsi="Times"/>
                <w:sz w:val="18"/>
                <w:szCs w:val="18"/>
              </w:rPr>
              <w:t>“Exclude hits consistent with generalized neuronal suppression or optical artifact. Provide explainable exclusions.”</w:t>
            </w:r>
          </w:p>
        </w:tc>
        <w:tc>
          <w:tcPr>
            <w:tcW w:w="0" w:type="auto"/>
            <w:vAlign w:val="center"/>
            <w:hideMark/>
          </w:tcPr>
          <w:p w14:paraId="5F1DD0C8" w14:textId="77777777" w:rsidR="007770A2" w:rsidRPr="00BE5F7B" w:rsidRDefault="007770A2" w:rsidP="00DB7E68">
            <w:pPr>
              <w:rPr>
                <w:rFonts w:ascii="Times" w:hAnsi="Times"/>
                <w:sz w:val="18"/>
                <w:szCs w:val="18"/>
              </w:rPr>
            </w:pPr>
            <w:r w:rsidRPr="00BE5F7B">
              <w:rPr>
                <w:rFonts w:ascii="Times" w:hAnsi="Times"/>
                <w:sz w:val="18"/>
                <w:szCs w:val="18"/>
              </w:rPr>
              <w:t>Filtered hit list v2 + audit trail</w:t>
            </w:r>
          </w:p>
        </w:tc>
        <w:tc>
          <w:tcPr>
            <w:tcW w:w="0" w:type="auto"/>
            <w:vAlign w:val="center"/>
            <w:hideMark/>
          </w:tcPr>
          <w:p w14:paraId="15DF7947" w14:textId="77777777" w:rsidR="007770A2" w:rsidRPr="00BE5F7B" w:rsidRDefault="007770A2" w:rsidP="00DB7E68">
            <w:pPr>
              <w:rPr>
                <w:rFonts w:ascii="Times" w:hAnsi="Times"/>
                <w:sz w:val="18"/>
                <w:szCs w:val="18"/>
              </w:rPr>
            </w:pPr>
            <w:r w:rsidRPr="00BE5F7B">
              <w:rPr>
                <w:rFonts w:ascii="Times" w:hAnsi="Times"/>
                <w:sz w:val="18"/>
                <w:szCs w:val="18"/>
              </w:rPr>
              <w:t>Toxicity rulebook; telemetry</w:t>
            </w:r>
          </w:p>
        </w:tc>
      </w:tr>
    </w:tbl>
    <w:p w14:paraId="594F6459"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Hit list is reproducible, explainable, and stable under reanalysis.</w:t>
      </w:r>
    </w:p>
    <w:p w14:paraId="55C99DB8" w14:textId="77777777" w:rsidR="007770A2" w:rsidRDefault="003B2BA8" w:rsidP="007770A2">
      <w:pPr>
        <w:rPr>
          <w:rFonts w:ascii="Times" w:hAnsi="Times"/>
          <w:sz w:val="27"/>
          <w:szCs w:val="27"/>
        </w:rPr>
      </w:pPr>
      <w:r w:rsidRPr="003B2BA8">
        <w:rPr>
          <w:noProof/>
          <w14:ligatures w14:val="standardContextual"/>
        </w:rPr>
        <w:pict w14:anchorId="5CCC3774">
          <v:rect id="_x0000_i1084" alt="" style="width:468pt;height:.05pt;mso-width-percent:0;mso-height-percent:0;mso-width-percent:0;mso-height-percent:0" o:hralign="center" o:hrstd="t" o:hr="t" fillcolor="#a0a0a0" stroked="f"/>
        </w:pict>
      </w:r>
    </w:p>
    <w:p w14:paraId="32B4918F" w14:textId="77777777" w:rsidR="007770A2" w:rsidRDefault="007770A2" w:rsidP="007770A2">
      <w:pPr>
        <w:pStyle w:val="Heading2"/>
        <w:rPr>
          <w:rFonts w:ascii="Times" w:hAnsi="Times"/>
          <w:color w:val="000000"/>
          <w:sz w:val="36"/>
          <w:szCs w:val="36"/>
        </w:rPr>
      </w:pPr>
      <w:r>
        <w:rPr>
          <w:rFonts w:ascii="Times" w:hAnsi="Times"/>
          <w:color w:val="000000"/>
        </w:rPr>
        <w:t>10.7 Bundle 5 — Hit validation, SAR navigation, and developability triage</w:t>
      </w:r>
    </w:p>
    <w:p w14:paraId="5440DC23" w14:textId="77777777" w:rsidR="007770A2" w:rsidRDefault="007770A2" w:rsidP="007770A2">
      <w:pPr>
        <w:pStyle w:val="Heading3"/>
        <w:rPr>
          <w:rFonts w:ascii="Times" w:hAnsi="Times"/>
          <w:color w:val="000000"/>
        </w:rPr>
      </w:pPr>
      <w:r>
        <w:rPr>
          <w:rFonts w:ascii="Times" w:hAnsi="Times"/>
          <w:color w:val="000000"/>
        </w:rPr>
        <w:t>Objective</w:t>
      </w:r>
    </w:p>
    <w:p w14:paraId="574A059A" w14:textId="77777777" w:rsidR="007770A2" w:rsidRDefault="007770A2" w:rsidP="007770A2">
      <w:pPr>
        <w:pStyle w:val="NormalWeb"/>
        <w:rPr>
          <w:rFonts w:ascii="Times" w:hAnsi="Times"/>
          <w:color w:val="000000"/>
          <w:sz w:val="27"/>
          <w:szCs w:val="27"/>
        </w:rPr>
      </w:pPr>
      <w:r>
        <w:rPr>
          <w:rFonts w:ascii="Times" w:hAnsi="Times"/>
          <w:color w:val="000000"/>
          <w:sz w:val="27"/>
          <w:szCs w:val="27"/>
        </w:rPr>
        <w:t>Convert hits into tractable series and prioritize for chemistry.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1599"/>
        <w:gridCol w:w="3561"/>
        <w:gridCol w:w="1650"/>
        <w:gridCol w:w="1996"/>
      </w:tblGrid>
      <w:tr w:rsidR="007770A2" w:rsidRPr="00BE5F7B" w14:paraId="16AC3C26" w14:textId="77777777" w:rsidTr="00DB7E68">
        <w:trPr>
          <w:tblHeader/>
          <w:tblCellSpacing w:w="15" w:type="dxa"/>
        </w:trPr>
        <w:tc>
          <w:tcPr>
            <w:tcW w:w="0" w:type="auto"/>
            <w:vAlign w:val="center"/>
            <w:hideMark/>
          </w:tcPr>
          <w:p w14:paraId="4DC5CB72"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381AC0D6"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7564A536"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3122EFCB"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24561D3C"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rsidRPr="00BE5F7B" w14:paraId="65625CF1" w14:textId="77777777" w:rsidTr="00DB7E68">
        <w:trPr>
          <w:tblCellSpacing w:w="15" w:type="dxa"/>
        </w:trPr>
        <w:tc>
          <w:tcPr>
            <w:tcW w:w="0" w:type="auto"/>
            <w:vAlign w:val="center"/>
            <w:hideMark/>
          </w:tcPr>
          <w:p w14:paraId="688C3DDE" w14:textId="77777777" w:rsidR="007770A2" w:rsidRPr="00BE5F7B" w:rsidRDefault="007770A2" w:rsidP="00DB7E68">
            <w:pPr>
              <w:rPr>
                <w:rFonts w:ascii="Times" w:hAnsi="Times"/>
                <w:sz w:val="18"/>
                <w:szCs w:val="18"/>
              </w:rPr>
            </w:pPr>
            <w:r w:rsidRPr="00BE5F7B">
              <w:rPr>
                <w:rFonts w:ascii="Times" w:hAnsi="Times"/>
                <w:sz w:val="18"/>
                <w:szCs w:val="18"/>
              </w:rPr>
              <w:t>TSC-5.1</w:t>
            </w:r>
          </w:p>
        </w:tc>
        <w:tc>
          <w:tcPr>
            <w:tcW w:w="0" w:type="auto"/>
            <w:vAlign w:val="center"/>
            <w:hideMark/>
          </w:tcPr>
          <w:p w14:paraId="672E5319" w14:textId="77777777" w:rsidR="007770A2" w:rsidRPr="00BE5F7B" w:rsidRDefault="007770A2" w:rsidP="00DB7E68">
            <w:pPr>
              <w:rPr>
                <w:rFonts w:ascii="Times" w:hAnsi="Times"/>
                <w:sz w:val="18"/>
                <w:szCs w:val="18"/>
              </w:rPr>
            </w:pPr>
            <w:r w:rsidRPr="00BE5F7B">
              <w:rPr>
                <w:rFonts w:ascii="Times" w:hAnsi="Times"/>
                <w:sz w:val="18"/>
                <w:szCs w:val="18"/>
              </w:rPr>
              <w:t>Confirmation experiment design</w:t>
            </w:r>
          </w:p>
        </w:tc>
        <w:tc>
          <w:tcPr>
            <w:tcW w:w="0" w:type="auto"/>
            <w:vAlign w:val="center"/>
            <w:hideMark/>
          </w:tcPr>
          <w:p w14:paraId="7736E409" w14:textId="77777777" w:rsidR="007770A2" w:rsidRPr="00BE5F7B" w:rsidRDefault="007770A2" w:rsidP="00DB7E68">
            <w:pPr>
              <w:rPr>
                <w:rFonts w:ascii="Times" w:hAnsi="Times"/>
                <w:sz w:val="18"/>
                <w:szCs w:val="18"/>
              </w:rPr>
            </w:pPr>
            <w:r w:rsidRPr="00BE5F7B">
              <w:rPr>
                <w:rFonts w:ascii="Times" w:hAnsi="Times"/>
                <w:sz w:val="18"/>
                <w:szCs w:val="18"/>
              </w:rPr>
              <w:t>“Design confirmation experiments: replicates, counter-screens, expanded doses, orthogonal assays.”</w:t>
            </w:r>
          </w:p>
        </w:tc>
        <w:tc>
          <w:tcPr>
            <w:tcW w:w="0" w:type="auto"/>
            <w:vAlign w:val="center"/>
            <w:hideMark/>
          </w:tcPr>
          <w:p w14:paraId="0FD71413" w14:textId="77777777" w:rsidR="007770A2" w:rsidRPr="00BE5F7B" w:rsidRDefault="007770A2" w:rsidP="00DB7E68">
            <w:pPr>
              <w:rPr>
                <w:rFonts w:ascii="Times" w:hAnsi="Times"/>
                <w:sz w:val="18"/>
                <w:szCs w:val="18"/>
              </w:rPr>
            </w:pPr>
            <w:r w:rsidRPr="00BE5F7B">
              <w:rPr>
                <w:rFonts w:ascii="Times" w:hAnsi="Times"/>
                <w:sz w:val="18"/>
                <w:szCs w:val="18"/>
              </w:rPr>
              <w:t>Validation experiment plan</w:t>
            </w:r>
          </w:p>
        </w:tc>
        <w:tc>
          <w:tcPr>
            <w:tcW w:w="0" w:type="auto"/>
            <w:vAlign w:val="center"/>
            <w:hideMark/>
          </w:tcPr>
          <w:p w14:paraId="4929D878" w14:textId="77777777" w:rsidR="007770A2" w:rsidRPr="00BE5F7B" w:rsidRDefault="007770A2" w:rsidP="00DB7E68">
            <w:pPr>
              <w:rPr>
                <w:rFonts w:ascii="Times" w:hAnsi="Times"/>
                <w:sz w:val="18"/>
                <w:szCs w:val="18"/>
              </w:rPr>
            </w:pPr>
            <w:r w:rsidRPr="00BE5F7B">
              <w:rPr>
                <w:rFonts w:ascii="Times" w:hAnsi="Times"/>
                <w:sz w:val="18"/>
                <w:szCs w:val="18"/>
              </w:rPr>
              <w:t>Orchestration layer; lab constraints</w:t>
            </w:r>
          </w:p>
        </w:tc>
      </w:tr>
      <w:tr w:rsidR="007770A2" w:rsidRPr="00BE5F7B" w14:paraId="25C9280F" w14:textId="77777777" w:rsidTr="00DB7E68">
        <w:trPr>
          <w:tblCellSpacing w:w="15" w:type="dxa"/>
        </w:trPr>
        <w:tc>
          <w:tcPr>
            <w:tcW w:w="0" w:type="auto"/>
            <w:vAlign w:val="center"/>
            <w:hideMark/>
          </w:tcPr>
          <w:p w14:paraId="0994723B" w14:textId="77777777" w:rsidR="007770A2" w:rsidRPr="00BE5F7B" w:rsidRDefault="007770A2" w:rsidP="00DB7E68">
            <w:pPr>
              <w:rPr>
                <w:rFonts w:ascii="Times" w:hAnsi="Times"/>
                <w:sz w:val="18"/>
                <w:szCs w:val="18"/>
              </w:rPr>
            </w:pPr>
            <w:r w:rsidRPr="00BE5F7B">
              <w:rPr>
                <w:rFonts w:ascii="Times" w:hAnsi="Times"/>
                <w:sz w:val="18"/>
                <w:szCs w:val="18"/>
              </w:rPr>
              <w:t>TSC-5.2</w:t>
            </w:r>
          </w:p>
        </w:tc>
        <w:tc>
          <w:tcPr>
            <w:tcW w:w="0" w:type="auto"/>
            <w:vAlign w:val="center"/>
            <w:hideMark/>
          </w:tcPr>
          <w:p w14:paraId="1EEEEB65" w14:textId="77777777" w:rsidR="007770A2" w:rsidRPr="00BE5F7B" w:rsidRDefault="007770A2" w:rsidP="00DB7E68">
            <w:pPr>
              <w:rPr>
                <w:rFonts w:ascii="Times" w:hAnsi="Times"/>
                <w:sz w:val="18"/>
                <w:szCs w:val="18"/>
              </w:rPr>
            </w:pPr>
            <w:r w:rsidRPr="00BE5F7B">
              <w:rPr>
                <w:rFonts w:ascii="Times" w:hAnsi="Times"/>
                <w:sz w:val="18"/>
                <w:szCs w:val="18"/>
              </w:rPr>
              <w:t>Series clustering</w:t>
            </w:r>
          </w:p>
        </w:tc>
        <w:tc>
          <w:tcPr>
            <w:tcW w:w="0" w:type="auto"/>
            <w:vAlign w:val="center"/>
            <w:hideMark/>
          </w:tcPr>
          <w:p w14:paraId="4EC950BD" w14:textId="77777777" w:rsidR="007770A2" w:rsidRPr="00BE5F7B" w:rsidRDefault="007770A2" w:rsidP="00DB7E68">
            <w:pPr>
              <w:rPr>
                <w:rFonts w:ascii="Times" w:hAnsi="Times"/>
                <w:sz w:val="18"/>
                <w:szCs w:val="18"/>
              </w:rPr>
            </w:pPr>
            <w:r w:rsidRPr="00BE5F7B">
              <w:rPr>
                <w:rFonts w:ascii="Times" w:hAnsi="Times"/>
                <w:sz w:val="18"/>
                <w:szCs w:val="18"/>
              </w:rPr>
              <w:t>“Cluster hits by chemical similarity and by functional fingerprint similarity. Identify coherent series.”</w:t>
            </w:r>
          </w:p>
        </w:tc>
        <w:tc>
          <w:tcPr>
            <w:tcW w:w="0" w:type="auto"/>
            <w:vAlign w:val="center"/>
            <w:hideMark/>
          </w:tcPr>
          <w:p w14:paraId="1C2B54B4" w14:textId="77777777" w:rsidR="007770A2" w:rsidRPr="00BE5F7B" w:rsidRDefault="007770A2" w:rsidP="00DB7E68">
            <w:pPr>
              <w:rPr>
                <w:rFonts w:ascii="Times" w:hAnsi="Times"/>
                <w:sz w:val="18"/>
                <w:szCs w:val="18"/>
              </w:rPr>
            </w:pPr>
            <w:r w:rsidRPr="00BE5F7B">
              <w:rPr>
                <w:rFonts w:ascii="Times" w:hAnsi="Times"/>
                <w:sz w:val="18"/>
                <w:szCs w:val="18"/>
              </w:rPr>
              <w:t>Series map + cluster assignments</w:t>
            </w:r>
          </w:p>
        </w:tc>
        <w:tc>
          <w:tcPr>
            <w:tcW w:w="0" w:type="auto"/>
            <w:vAlign w:val="center"/>
            <w:hideMark/>
          </w:tcPr>
          <w:p w14:paraId="455D4266" w14:textId="77777777" w:rsidR="007770A2" w:rsidRPr="00BE5F7B" w:rsidRDefault="007770A2" w:rsidP="00DB7E68">
            <w:pPr>
              <w:rPr>
                <w:rFonts w:ascii="Times" w:hAnsi="Times"/>
                <w:sz w:val="18"/>
                <w:szCs w:val="18"/>
              </w:rPr>
            </w:pPr>
            <w:r w:rsidRPr="00BE5F7B">
              <w:rPr>
                <w:rFonts w:ascii="Times" w:hAnsi="Times"/>
                <w:sz w:val="18"/>
                <w:szCs w:val="18"/>
              </w:rPr>
              <w:t>Chemoinformatics; DFP2 fingerprints</w:t>
            </w:r>
          </w:p>
        </w:tc>
      </w:tr>
      <w:tr w:rsidR="007770A2" w:rsidRPr="00BE5F7B" w14:paraId="65FDC19F" w14:textId="77777777" w:rsidTr="00DB7E68">
        <w:trPr>
          <w:tblCellSpacing w:w="15" w:type="dxa"/>
        </w:trPr>
        <w:tc>
          <w:tcPr>
            <w:tcW w:w="0" w:type="auto"/>
            <w:vAlign w:val="center"/>
            <w:hideMark/>
          </w:tcPr>
          <w:p w14:paraId="31129B98" w14:textId="77777777" w:rsidR="007770A2" w:rsidRPr="00BE5F7B" w:rsidRDefault="007770A2" w:rsidP="00DB7E68">
            <w:pPr>
              <w:rPr>
                <w:rFonts w:ascii="Times" w:hAnsi="Times"/>
                <w:sz w:val="18"/>
                <w:szCs w:val="18"/>
              </w:rPr>
            </w:pPr>
            <w:r w:rsidRPr="00BE5F7B">
              <w:rPr>
                <w:rFonts w:ascii="Times" w:hAnsi="Times"/>
                <w:sz w:val="18"/>
                <w:szCs w:val="18"/>
              </w:rPr>
              <w:t>TSC-5.3</w:t>
            </w:r>
          </w:p>
        </w:tc>
        <w:tc>
          <w:tcPr>
            <w:tcW w:w="0" w:type="auto"/>
            <w:vAlign w:val="center"/>
            <w:hideMark/>
          </w:tcPr>
          <w:p w14:paraId="31E7EF62" w14:textId="77777777" w:rsidR="007770A2" w:rsidRPr="00BE5F7B" w:rsidRDefault="007770A2" w:rsidP="00DB7E68">
            <w:pPr>
              <w:rPr>
                <w:rFonts w:ascii="Times" w:hAnsi="Times"/>
                <w:sz w:val="18"/>
                <w:szCs w:val="18"/>
              </w:rPr>
            </w:pPr>
            <w:r w:rsidRPr="00BE5F7B">
              <w:rPr>
                <w:rFonts w:ascii="Times" w:hAnsi="Times"/>
                <w:sz w:val="18"/>
                <w:szCs w:val="18"/>
              </w:rPr>
              <w:t>SAR hypotheses</w:t>
            </w:r>
          </w:p>
        </w:tc>
        <w:tc>
          <w:tcPr>
            <w:tcW w:w="0" w:type="auto"/>
            <w:vAlign w:val="center"/>
            <w:hideMark/>
          </w:tcPr>
          <w:p w14:paraId="29D76249" w14:textId="77777777" w:rsidR="007770A2" w:rsidRPr="00BE5F7B" w:rsidRDefault="007770A2" w:rsidP="00DB7E68">
            <w:pPr>
              <w:rPr>
                <w:rFonts w:ascii="Times" w:hAnsi="Times"/>
                <w:sz w:val="18"/>
                <w:szCs w:val="18"/>
              </w:rPr>
            </w:pPr>
            <w:r w:rsidRPr="00BE5F7B">
              <w:rPr>
                <w:rFonts w:ascii="Times" w:hAnsi="Times"/>
                <w:sz w:val="18"/>
                <w:szCs w:val="18"/>
              </w:rPr>
              <w:t>“Within each series, infer which structural changes improve rescue vs toxicity dimensions.”</w:t>
            </w:r>
          </w:p>
        </w:tc>
        <w:tc>
          <w:tcPr>
            <w:tcW w:w="0" w:type="auto"/>
            <w:vAlign w:val="center"/>
            <w:hideMark/>
          </w:tcPr>
          <w:p w14:paraId="46E262A3" w14:textId="77777777" w:rsidR="007770A2" w:rsidRPr="00BE5F7B" w:rsidRDefault="007770A2" w:rsidP="00DB7E68">
            <w:pPr>
              <w:rPr>
                <w:rFonts w:ascii="Times" w:hAnsi="Times"/>
                <w:sz w:val="18"/>
                <w:szCs w:val="18"/>
              </w:rPr>
            </w:pPr>
            <w:r w:rsidRPr="00BE5F7B">
              <w:rPr>
                <w:rFonts w:ascii="Times" w:hAnsi="Times"/>
                <w:sz w:val="18"/>
                <w:szCs w:val="18"/>
              </w:rPr>
              <w:t>SAR hypothesis memo</w:t>
            </w:r>
          </w:p>
        </w:tc>
        <w:tc>
          <w:tcPr>
            <w:tcW w:w="0" w:type="auto"/>
            <w:vAlign w:val="center"/>
            <w:hideMark/>
          </w:tcPr>
          <w:p w14:paraId="75EED211" w14:textId="77777777" w:rsidR="007770A2" w:rsidRPr="00BE5F7B" w:rsidRDefault="007770A2" w:rsidP="00DB7E68">
            <w:pPr>
              <w:rPr>
                <w:rFonts w:ascii="Times" w:hAnsi="Times"/>
                <w:sz w:val="18"/>
                <w:szCs w:val="18"/>
              </w:rPr>
            </w:pPr>
            <w:r w:rsidRPr="00BE5F7B">
              <w:rPr>
                <w:rFonts w:ascii="Times" w:hAnsi="Times"/>
                <w:sz w:val="18"/>
                <w:szCs w:val="18"/>
              </w:rPr>
              <w:t>Structure–activity DB</w:t>
            </w:r>
          </w:p>
        </w:tc>
      </w:tr>
      <w:tr w:rsidR="007770A2" w:rsidRPr="00BE5F7B" w14:paraId="5EBCDD02" w14:textId="77777777" w:rsidTr="00DB7E68">
        <w:trPr>
          <w:tblCellSpacing w:w="15" w:type="dxa"/>
        </w:trPr>
        <w:tc>
          <w:tcPr>
            <w:tcW w:w="0" w:type="auto"/>
            <w:vAlign w:val="center"/>
            <w:hideMark/>
          </w:tcPr>
          <w:p w14:paraId="52F9DCBC" w14:textId="77777777" w:rsidR="007770A2" w:rsidRPr="00BE5F7B" w:rsidRDefault="007770A2" w:rsidP="00DB7E68">
            <w:pPr>
              <w:rPr>
                <w:rFonts w:ascii="Times" w:hAnsi="Times"/>
                <w:sz w:val="18"/>
                <w:szCs w:val="18"/>
              </w:rPr>
            </w:pPr>
            <w:r w:rsidRPr="00BE5F7B">
              <w:rPr>
                <w:rFonts w:ascii="Times" w:hAnsi="Times"/>
                <w:sz w:val="18"/>
                <w:szCs w:val="18"/>
              </w:rPr>
              <w:lastRenderedPageBreak/>
              <w:t>TSC-5.4</w:t>
            </w:r>
          </w:p>
        </w:tc>
        <w:tc>
          <w:tcPr>
            <w:tcW w:w="0" w:type="auto"/>
            <w:vAlign w:val="center"/>
            <w:hideMark/>
          </w:tcPr>
          <w:p w14:paraId="5695E852" w14:textId="77777777" w:rsidR="007770A2" w:rsidRPr="00BE5F7B" w:rsidRDefault="007770A2" w:rsidP="00DB7E68">
            <w:pPr>
              <w:rPr>
                <w:rFonts w:ascii="Times" w:hAnsi="Times"/>
                <w:sz w:val="18"/>
                <w:szCs w:val="18"/>
              </w:rPr>
            </w:pPr>
            <w:r w:rsidRPr="00BE5F7B">
              <w:rPr>
                <w:rFonts w:ascii="Times" w:hAnsi="Times"/>
                <w:sz w:val="18"/>
                <w:szCs w:val="18"/>
              </w:rPr>
              <w:t>eADME/BBB triage</w:t>
            </w:r>
          </w:p>
        </w:tc>
        <w:tc>
          <w:tcPr>
            <w:tcW w:w="0" w:type="auto"/>
            <w:vAlign w:val="center"/>
            <w:hideMark/>
          </w:tcPr>
          <w:p w14:paraId="4FFE6B54" w14:textId="77777777" w:rsidR="007770A2" w:rsidRPr="00BE5F7B" w:rsidRDefault="007770A2" w:rsidP="00DB7E68">
            <w:pPr>
              <w:rPr>
                <w:rFonts w:ascii="Times" w:hAnsi="Times"/>
                <w:sz w:val="18"/>
                <w:szCs w:val="18"/>
              </w:rPr>
            </w:pPr>
            <w:r w:rsidRPr="00BE5F7B">
              <w:rPr>
                <w:rFonts w:ascii="Times" w:hAnsi="Times"/>
                <w:sz w:val="18"/>
                <w:szCs w:val="18"/>
              </w:rPr>
              <w:t>“Score hits/series for BBB penetration likelihood, solubility, metabolic stability, and off-target risk.”</w:t>
            </w:r>
          </w:p>
        </w:tc>
        <w:tc>
          <w:tcPr>
            <w:tcW w:w="0" w:type="auto"/>
            <w:vAlign w:val="center"/>
            <w:hideMark/>
          </w:tcPr>
          <w:p w14:paraId="6E6851AD" w14:textId="77777777" w:rsidR="007770A2" w:rsidRPr="00BE5F7B" w:rsidRDefault="007770A2" w:rsidP="00DB7E68">
            <w:pPr>
              <w:rPr>
                <w:rFonts w:ascii="Times" w:hAnsi="Times"/>
                <w:sz w:val="18"/>
                <w:szCs w:val="18"/>
              </w:rPr>
            </w:pPr>
            <w:r w:rsidRPr="00BE5F7B">
              <w:rPr>
                <w:rFonts w:ascii="Times" w:hAnsi="Times"/>
                <w:sz w:val="18"/>
                <w:szCs w:val="18"/>
              </w:rPr>
              <w:t>Developability scorecard</w:t>
            </w:r>
          </w:p>
        </w:tc>
        <w:tc>
          <w:tcPr>
            <w:tcW w:w="0" w:type="auto"/>
            <w:vAlign w:val="center"/>
            <w:hideMark/>
          </w:tcPr>
          <w:p w14:paraId="331243B9" w14:textId="77777777" w:rsidR="007770A2" w:rsidRPr="00BE5F7B" w:rsidRDefault="007770A2" w:rsidP="00DB7E68">
            <w:pPr>
              <w:rPr>
                <w:rFonts w:ascii="Times" w:hAnsi="Times"/>
                <w:sz w:val="18"/>
                <w:szCs w:val="18"/>
              </w:rPr>
            </w:pPr>
            <w:r w:rsidRPr="00BE5F7B">
              <w:rPr>
                <w:rFonts w:ascii="Times" w:hAnsi="Times"/>
                <w:sz w:val="18"/>
                <w:szCs w:val="18"/>
              </w:rPr>
              <w:t>eADME predictors; prior PK data</w:t>
            </w:r>
          </w:p>
        </w:tc>
      </w:tr>
      <w:tr w:rsidR="007770A2" w:rsidRPr="00BE5F7B" w14:paraId="6A911401" w14:textId="77777777" w:rsidTr="00DB7E68">
        <w:trPr>
          <w:tblCellSpacing w:w="15" w:type="dxa"/>
        </w:trPr>
        <w:tc>
          <w:tcPr>
            <w:tcW w:w="0" w:type="auto"/>
            <w:vAlign w:val="center"/>
            <w:hideMark/>
          </w:tcPr>
          <w:p w14:paraId="0E77768A" w14:textId="77777777" w:rsidR="007770A2" w:rsidRPr="00BE5F7B" w:rsidRDefault="007770A2" w:rsidP="00DB7E68">
            <w:pPr>
              <w:rPr>
                <w:rFonts w:ascii="Times" w:hAnsi="Times"/>
                <w:sz w:val="18"/>
                <w:szCs w:val="18"/>
              </w:rPr>
            </w:pPr>
            <w:r w:rsidRPr="00BE5F7B">
              <w:rPr>
                <w:rFonts w:ascii="Times" w:hAnsi="Times"/>
                <w:sz w:val="18"/>
                <w:szCs w:val="18"/>
              </w:rPr>
              <w:t>TSC-5.5</w:t>
            </w:r>
          </w:p>
        </w:tc>
        <w:tc>
          <w:tcPr>
            <w:tcW w:w="0" w:type="auto"/>
            <w:vAlign w:val="center"/>
            <w:hideMark/>
          </w:tcPr>
          <w:p w14:paraId="180B3353" w14:textId="77777777" w:rsidR="007770A2" w:rsidRPr="00BE5F7B" w:rsidRDefault="007770A2" w:rsidP="00DB7E68">
            <w:pPr>
              <w:rPr>
                <w:rFonts w:ascii="Times" w:hAnsi="Times"/>
                <w:sz w:val="18"/>
                <w:szCs w:val="18"/>
              </w:rPr>
            </w:pPr>
            <w:r w:rsidRPr="00BE5F7B">
              <w:rPr>
                <w:rFonts w:ascii="Times" w:hAnsi="Times"/>
                <w:sz w:val="18"/>
                <w:szCs w:val="18"/>
              </w:rPr>
              <w:t>Lead nomination gate</w:t>
            </w:r>
          </w:p>
        </w:tc>
        <w:tc>
          <w:tcPr>
            <w:tcW w:w="0" w:type="auto"/>
            <w:vAlign w:val="center"/>
            <w:hideMark/>
          </w:tcPr>
          <w:p w14:paraId="00BCAA8F" w14:textId="77777777" w:rsidR="007770A2" w:rsidRPr="00BE5F7B" w:rsidRDefault="007770A2" w:rsidP="00DB7E68">
            <w:pPr>
              <w:rPr>
                <w:rFonts w:ascii="Times" w:hAnsi="Times"/>
                <w:sz w:val="18"/>
                <w:szCs w:val="18"/>
              </w:rPr>
            </w:pPr>
            <w:r w:rsidRPr="00BE5F7B">
              <w:rPr>
                <w:rFonts w:ascii="Times" w:hAnsi="Times"/>
                <w:sz w:val="18"/>
                <w:szCs w:val="18"/>
              </w:rPr>
              <w:t>“Recommend top N series for lead optimization based on rescue quality + developability + novelty.”</w:t>
            </w:r>
          </w:p>
        </w:tc>
        <w:tc>
          <w:tcPr>
            <w:tcW w:w="0" w:type="auto"/>
            <w:vAlign w:val="center"/>
            <w:hideMark/>
          </w:tcPr>
          <w:p w14:paraId="60E7D44A" w14:textId="77777777" w:rsidR="007770A2" w:rsidRPr="00BE5F7B" w:rsidRDefault="007770A2" w:rsidP="00DB7E68">
            <w:pPr>
              <w:rPr>
                <w:rFonts w:ascii="Times" w:hAnsi="Times"/>
                <w:sz w:val="18"/>
                <w:szCs w:val="18"/>
              </w:rPr>
            </w:pPr>
            <w:r w:rsidRPr="00BE5F7B">
              <w:rPr>
                <w:rFonts w:ascii="Times" w:hAnsi="Times"/>
                <w:sz w:val="18"/>
                <w:szCs w:val="18"/>
              </w:rPr>
              <w:t>Lead shortlist + rationale</w:t>
            </w:r>
          </w:p>
        </w:tc>
        <w:tc>
          <w:tcPr>
            <w:tcW w:w="0" w:type="auto"/>
            <w:vAlign w:val="center"/>
            <w:hideMark/>
          </w:tcPr>
          <w:p w14:paraId="38C7F865" w14:textId="77777777" w:rsidR="007770A2" w:rsidRPr="00BE5F7B" w:rsidRDefault="007770A2" w:rsidP="00DB7E68">
            <w:pPr>
              <w:rPr>
                <w:rFonts w:ascii="Times" w:hAnsi="Times"/>
                <w:sz w:val="18"/>
                <w:szCs w:val="18"/>
              </w:rPr>
            </w:pPr>
            <w:r w:rsidRPr="00BE5F7B">
              <w:rPr>
                <w:rFonts w:ascii="Times" w:hAnsi="Times"/>
                <w:sz w:val="18"/>
                <w:szCs w:val="18"/>
              </w:rPr>
              <w:t>Multi-criteria decision engine</w:t>
            </w:r>
          </w:p>
        </w:tc>
      </w:tr>
    </w:tbl>
    <w:p w14:paraId="5AB957FB"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Sapphire outputs a decision-ready “Series Prioritization v1” with auditable scoring.</w:t>
      </w:r>
    </w:p>
    <w:p w14:paraId="13712E6C" w14:textId="77777777" w:rsidR="007770A2" w:rsidRDefault="003B2BA8" w:rsidP="007770A2">
      <w:pPr>
        <w:rPr>
          <w:rFonts w:ascii="Times" w:hAnsi="Times"/>
          <w:sz w:val="27"/>
          <w:szCs w:val="27"/>
        </w:rPr>
      </w:pPr>
      <w:r w:rsidRPr="003B2BA8">
        <w:rPr>
          <w:noProof/>
          <w14:ligatures w14:val="standardContextual"/>
        </w:rPr>
        <w:pict w14:anchorId="6E8BD856">
          <v:rect id="_x0000_i1083" alt="" style="width:468pt;height:.05pt;mso-width-percent:0;mso-height-percent:0;mso-width-percent:0;mso-height-percent:0" o:hralign="center" o:hrstd="t" o:hr="t" fillcolor="#a0a0a0" stroked="f"/>
        </w:pict>
      </w:r>
    </w:p>
    <w:p w14:paraId="780EB0D5" w14:textId="77777777" w:rsidR="007770A2" w:rsidRDefault="007770A2" w:rsidP="007770A2">
      <w:pPr>
        <w:pStyle w:val="Heading2"/>
        <w:rPr>
          <w:rFonts w:ascii="Times" w:hAnsi="Times"/>
          <w:color w:val="000000"/>
          <w:sz w:val="36"/>
          <w:szCs w:val="36"/>
        </w:rPr>
      </w:pPr>
      <w:r>
        <w:rPr>
          <w:rFonts w:ascii="Times" w:hAnsi="Times"/>
          <w:color w:val="000000"/>
        </w:rPr>
        <w:t>10.8 Bundle 6 — Target deconvolution and translational hypothesis formation</w:t>
      </w:r>
    </w:p>
    <w:p w14:paraId="66A2E625" w14:textId="77777777" w:rsidR="007770A2" w:rsidRDefault="007770A2" w:rsidP="007770A2">
      <w:pPr>
        <w:pStyle w:val="Heading3"/>
        <w:rPr>
          <w:rFonts w:ascii="Times" w:hAnsi="Times"/>
          <w:color w:val="000000"/>
        </w:rPr>
      </w:pPr>
      <w:r>
        <w:rPr>
          <w:rFonts w:ascii="Times" w:hAnsi="Times"/>
          <w:color w:val="000000"/>
        </w:rPr>
        <w:t>Objective</w:t>
      </w:r>
    </w:p>
    <w:p w14:paraId="12640292" w14:textId="77777777" w:rsidR="007770A2" w:rsidRDefault="007770A2" w:rsidP="007770A2">
      <w:pPr>
        <w:pStyle w:val="NormalWeb"/>
        <w:rPr>
          <w:rFonts w:ascii="Times" w:hAnsi="Times"/>
          <w:color w:val="000000"/>
          <w:sz w:val="27"/>
          <w:szCs w:val="27"/>
        </w:rPr>
      </w:pPr>
      <w:r>
        <w:rPr>
          <w:rFonts w:ascii="Times" w:hAnsi="Times"/>
          <w:color w:val="000000"/>
          <w:sz w:val="27"/>
          <w:szCs w:val="27"/>
        </w:rPr>
        <w:t>Move from phenotypic series to credible targets/nodes and in vivo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1596"/>
        <w:gridCol w:w="3843"/>
        <w:gridCol w:w="1575"/>
        <w:gridCol w:w="1816"/>
      </w:tblGrid>
      <w:tr w:rsidR="007770A2" w:rsidRPr="00BE5F7B" w14:paraId="063169CA" w14:textId="77777777" w:rsidTr="00DB7E68">
        <w:trPr>
          <w:tblHeader/>
          <w:tblCellSpacing w:w="15" w:type="dxa"/>
        </w:trPr>
        <w:tc>
          <w:tcPr>
            <w:tcW w:w="0" w:type="auto"/>
            <w:vAlign w:val="center"/>
            <w:hideMark/>
          </w:tcPr>
          <w:p w14:paraId="21C34873"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5BBF1A19"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4D59255F"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6FFB83C0"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1EFA5F94"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rsidRPr="00BE5F7B" w14:paraId="784DBDBA" w14:textId="77777777" w:rsidTr="00DB7E68">
        <w:trPr>
          <w:tblCellSpacing w:w="15" w:type="dxa"/>
        </w:trPr>
        <w:tc>
          <w:tcPr>
            <w:tcW w:w="0" w:type="auto"/>
            <w:vAlign w:val="center"/>
            <w:hideMark/>
          </w:tcPr>
          <w:p w14:paraId="30B426A0" w14:textId="77777777" w:rsidR="007770A2" w:rsidRPr="00BE5F7B" w:rsidRDefault="007770A2" w:rsidP="00DB7E68">
            <w:pPr>
              <w:rPr>
                <w:rFonts w:ascii="Times" w:hAnsi="Times"/>
                <w:sz w:val="18"/>
                <w:szCs w:val="18"/>
              </w:rPr>
            </w:pPr>
            <w:r w:rsidRPr="00BE5F7B">
              <w:rPr>
                <w:rFonts w:ascii="Times" w:hAnsi="Times"/>
                <w:sz w:val="18"/>
                <w:szCs w:val="18"/>
              </w:rPr>
              <w:t>TSC-6.1</w:t>
            </w:r>
          </w:p>
        </w:tc>
        <w:tc>
          <w:tcPr>
            <w:tcW w:w="0" w:type="auto"/>
            <w:vAlign w:val="center"/>
            <w:hideMark/>
          </w:tcPr>
          <w:p w14:paraId="0A3AA377" w14:textId="77777777" w:rsidR="007770A2" w:rsidRPr="00BE5F7B" w:rsidRDefault="007770A2" w:rsidP="00DB7E68">
            <w:pPr>
              <w:rPr>
                <w:rFonts w:ascii="Times" w:hAnsi="Times"/>
                <w:sz w:val="18"/>
                <w:szCs w:val="18"/>
              </w:rPr>
            </w:pPr>
            <w:r w:rsidRPr="00BE5F7B">
              <w:rPr>
                <w:rFonts w:ascii="Times" w:hAnsi="Times"/>
                <w:sz w:val="18"/>
                <w:szCs w:val="18"/>
              </w:rPr>
              <w:t>Mechanism inference via fingerprinting</w:t>
            </w:r>
          </w:p>
        </w:tc>
        <w:tc>
          <w:tcPr>
            <w:tcW w:w="0" w:type="auto"/>
            <w:vAlign w:val="center"/>
            <w:hideMark/>
          </w:tcPr>
          <w:p w14:paraId="069DCFD2" w14:textId="77777777" w:rsidR="007770A2" w:rsidRPr="00BE5F7B" w:rsidRDefault="007770A2" w:rsidP="00DB7E68">
            <w:pPr>
              <w:rPr>
                <w:rFonts w:ascii="Times" w:hAnsi="Times"/>
                <w:sz w:val="18"/>
                <w:szCs w:val="18"/>
              </w:rPr>
            </w:pPr>
            <w:r w:rsidRPr="00BE5F7B">
              <w:rPr>
                <w:rFonts w:ascii="Times" w:hAnsi="Times"/>
                <w:sz w:val="18"/>
                <w:szCs w:val="18"/>
              </w:rPr>
              <w:t>“Match each hit/series oEP fingerprint to reference compounds and annotated MOAs. Return top candidate targets and confidence.”</w:t>
            </w:r>
          </w:p>
        </w:tc>
        <w:tc>
          <w:tcPr>
            <w:tcW w:w="0" w:type="auto"/>
            <w:vAlign w:val="center"/>
            <w:hideMark/>
          </w:tcPr>
          <w:p w14:paraId="6F3A589E" w14:textId="77777777" w:rsidR="007770A2" w:rsidRPr="00BE5F7B" w:rsidRDefault="007770A2" w:rsidP="00DB7E68">
            <w:pPr>
              <w:rPr>
                <w:rFonts w:ascii="Times" w:hAnsi="Times"/>
                <w:sz w:val="18"/>
                <w:szCs w:val="18"/>
              </w:rPr>
            </w:pPr>
            <w:r w:rsidRPr="00BE5F7B">
              <w:rPr>
                <w:rFonts w:ascii="Times" w:hAnsi="Times"/>
                <w:sz w:val="18"/>
                <w:szCs w:val="18"/>
              </w:rPr>
              <w:t>Target hypothesis objects</w:t>
            </w:r>
          </w:p>
        </w:tc>
        <w:tc>
          <w:tcPr>
            <w:tcW w:w="0" w:type="auto"/>
            <w:vAlign w:val="center"/>
            <w:hideMark/>
          </w:tcPr>
          <w:p w14:paraId="2C66A17B" w14:textId="77777777" w:rsidR="007770A2" w:rsidRPr="00BE5F7B" w:rsidRDefault="007770A2" w:rsidP="00DB7E68">
            <w:pPr>
              <w:rPr>
                <w:rFonts w:ascii="Times" w:hAnsi="Times"/>
                <w:sz w:val="18"/>
                <w:szCs w:val="18"/>
              </w:rPr>
            </w:pPr>
            <w:r w:rsidRPr="00BE5F7B">
              <w:rPr>
                <w:rFonts w:ascii="Times" w:hAnsi="Times"/>
                <w:sz w:val="18"/>
                <w:szCs w:val="18"/>
              </w:rPr>
              <w:t>DFP2 reference library; MOA ontology</w:t>
            </w:r>
          </w:p>
        </w:tc>
      </w:tr>
      <w:tr w:rsidR="007770A2" w:rsidRPr="00BE5F7B" w14:paraId="02182246" w14:textId="77777777" w:rsidTr="00DB7E68">
        <w:trPr>
          <w:tblCellSpacing w:w="15" w:type="dxa"/>
        </w:trPr>
        <w:tc>
          <w:tcPr>
            <w:tcW w:w="0" w:type="auto"/>
            <w:vAlign w:val="center"/>
            <w:hideMark/>
          </w:tcPr>
          <w:p w14:paraId="597484CD" w14:textId="77777777" w:rsidR="007770A2" w:rsidRPr="00BE5F7B" w:rsidRDefault="007770A2" w:rsidP="00DB7E68">
            <w:pPr>
              <w:rPr>
                <w:rFonts w:ascii="Times" w:hAnsi="Times"/>
                <w:sz w:val="18"/>
                <w:szCs w:val="18"/>
              </w:rPr>
            </w:pPr>
            <w:r w:rsidRPr="00BE5F7B">
              <w:rPr>
                <w:rFonts w:ascii="Times" w:hAnsi="Times"/>
                <w:sz w:val="18"/>
                <w:szCs w:val="18"/>
              </w:rPr>
              <w:t>TSC-6.2</w:t>
            </w:r>
          </w:p>
        </w:tc>
        <w:tc>
          <w:tcPr>
            <w:tcW w:w="0" w:type="auto"/>
            <w:vAlign w:val="center"/>
            <w:hideMark/>
          </w:tcPr>
          <w:p w14:paraId="66178C74" w14:textId="77777777" w:rsidR="007770A2" w:rsidRPr="00BE5F7B" w:rsidRDefault="007770A2" w:rsidP="00DB7E68">
            <w:pPr>
              <w:rPr>
                <w:rFonts w:ascii="Times" w:hAnsi="Times"/>
                <w:sz w:val="18"/>
                <w:szCs w:val="18"/>
              </w:rPr>
            </w:pPr>
            <w:r w:rsidRPr="00BE5F7B">
              <w:rPr>
                <w:rFonts w:ascii="Times" w:hAnsi="Times"/>
                <w:sz w:val="18"/>
                <w:szCs w:val="18"/>
              </w:rPr>
              <w:t>On-target/off-target separation</w:t>
            </w:r>
          </w:p>
        </w:tc>
        <w:tc>
          <w:tcPr>
            <w:tcW w:w="0" w:type="auto"/>
            <w:vAlign w:val="center"/>
            <w:hideMark/>
          </w:tcPr>
          <w:p w14:paraId="30743222" w14:textId="77777777" w:rsidR="007770A2" w:rsidRPr="00BE5F7B" w:rsidRDefault="007770A2" w:rsidP="00DB7E68">
            <w:pPr>
              <w:rPr>
                <w:rFonts w:ascii="Times" w:hAnsi="Times"/>
                <w:sz w:val="18"/>
                <w:szCs w:val="18"/>
              </w:rPr>
            </w:pPr>
            <w:r w:rsidRPr="00BE5F7B">
              <w:rPr>
                <w:rFonts w:ascii="Times" w:hAnsi="Times"/>
                <w:sz w:val="18"/>
                <w:szCs w:val="18"/>
              </w:rPr>
              <w:t>“For each candidate target, propose counter-compounds and genetic tests to disambiguate on-target vs polypharmacology.”</w:t>
            </w:r>
          </w:p>
        </w:tc>
        <w:tc>
          <w:tcPr>
            <w:tcW w:w="0" w:type="auto"/>
            <w:vAlign w:val="center"/>
            <w:hideMark/>
          </w:tcPr>
          <w:p w14:paraId="74B3FCB8" w14:textId="77777777" w:rsidR="007770A2" w:rsidRPr="00BE5F7B" w:rsidRDefault="007770A2" w:rsidP="00DB7E68">
            <w:pPr>
              <w:rPr>
                <w:rFonts w:ascii="Times" w:hAnsi="Times"/>
                <w:sz w:val="18"/>
                <w:szCs w:val="18"/>
              </w:rPr>
            </w:pPr>
            <w:r w:rsidRPr="00BE5F7B">
              <w:rPr>
                <w:rFonts w:ascii="Times" w:hAnsi="Times"/>
                <w:sz w:val="18"/>
                <w:szCs w:val="18"/>
              </w:rPr>
              <w:t>Disambiguation experiment plan</w:t>
            </w:r>
          </w:p>
        </w:tc>
        <w:tc>
          <w:tcPr>
            <w:tcW w:w="0" w:type="auto"/>
            <w:vAlign w:val="center"/>
            <w:hideMark/>
          </w:tcPr>
          <w:p w14:paraId="37F30BCA" w14:textId="77777777" w:rsidR="007770A2" w:rsidRPr="00BE5F7B" w:rsidRDefault="007770A2" w:rsidP="00DB7E68">
            <w:pPr>
              <w:rPr>
                <w:rFonts w:ascii="Times" w:hAnsi="Times"/>
                <w:sz w:val="18"/>
                <w:szCs w:val="18"/>
              </w:rPr>
            </w:pPr>
            <w:r w:rsidRPr="00BE5F7B">
              <w:rPr>
                <w:rFonts w:ascii="Times" w:hAnsi="Times"/>
                <w:sz w:val="18"/>
                <w:szCs w:val="18"/>
              </w:rPr>
              <w:t>Compound library; CRISPR toolkit</w:t>
            </w:r>
          </w:p>
        </w:tc>
      </w:tr>
      <w:tr w:rsidR="007770A2" w:rsidRPr="00BE5F7B" w14:paraId="033E0268" w14:textId="77777777" w:rsidTr="00DB7E68">
        <w:trPr>
          <w:tblCellSpacing w:w="15" w:type="dxa"/>
        </w:trPr>
        <w:tc>
          <w:tcPr>
            <w:tcW w:w="0" w:type="auto"/>
            <w:vAlign w:val="center"/>
            <w:hideMark/>
          </w:tcPr>
          <w:p w14:paraId="72E77B64" w14:textId="77777777" w:rsidR="007770A2" w:rsidRPr="00BE5F7B" w:rsidRDefault="007770A2" w:rsidP="00DB7E68">
            <w:pPr>
              <w:rPr>
                <w:rFonts w:ascii="Times" w:hAnsi="Times"/>
                <w:sz w:val="18"/>
                <w:szCs w:val="18"/>
              </w:rPr>
            </w:pPr>
            <w:r w:rsidRPr="00BE5F7B">
              <w:rPr>
                <w:rFonts w:ascii="Times" w:hAnsi="Times"/>
                <w:sz w:val="18"/>
                <w:szCs w:val="18"/>
              </w:rPr>
              <w:t>TSC-6.3</w:t>
            </w:r>
          </w:p>
        </w:tc>
        <w:tc>
          <w:tcPr>
            <w:tcW w:w="0" w:type="auto"/>
            <w:vAlign w:val="center"/>
            <w:hideMark/>
          </w:tcPr>
          <w:p w14:paraId="3575B2BA" w14:textId="77777777" w:rsidR="007770A2" w:rsidRPr="00BE5F7B" w:rsidRDefault="007770A2" w:rsidP="00DB7E68">
            <w:pPr>
              <w:rPr>
                <w:rFonts w:ascii="Times" w:hAnsi="Times"/>
                <w:sz w:val="18"/>
                <w:szCs w:val="18"/>
              </w:rPr>
            </w:pPr>
            <w:r w:rsidRPr="00BE5F7B">
              <w:rPr>
                <w:rFonts w:ascii="Times" w:hAnsi="Times"/>
                <w:sz w:val="18"/>
                <w:szCs w:val="18"/>
              </w:rPr>
              <w:t>Node-level convergence</w:t>
            </w:r>
          </w:p>
        </w:tc>
        <w:tc>
          <w:tcPr>
            <w:tcW w:w="0" w:type="auto"/>
            <w:vAlign w:val="center"/>
            <w:hideMark/>
          </w:tcPr>
          <w:p w14:paraId="7F565CAA" w14:textId="77777777" w:rsidR="007770A2" w:rsidRPr="00BE5F7B" w:rsidRDefault="007770A2" w:rsidP="00DB7E68">
            <w:pPr>
              <w:rPr>
                <w:rFonts w:ascii="Times" w:hAnsi="Times"/>
                <w:sz w:val="18"/>
                <w:szCs w:val="18"/>
              </w:rPr>
            </w:pPr>
            <w:r w:rsidRPr="00BE5F7B">
              <w:rPr>
                <w:rFonts w:ascii="Times" w:hAnsi="Times"/>
                <w:sz w:val="18"/>
                <w:szCs w:val="18"/>
              </w:rPr>
              <w:t>“Identify shared nodes across top rescuing series; propose common-node hypotheses.”</w:t>
            </w:r>
          </w:p>
        </w:tc>
        <w:tc>
          <w:tcPr>
            <w:tcW w:w="0" w:type="auto"/>
            <w:vAlign w:val="center"/>
            <w:hideMark/>
          </w:tcPr>
          <w:p w14:paraId="2F2DD075" w14:textId="77777777" w:rsidR="007770A2" w:rsidRPr="00BE5F7B" w:rsidRDefault="007770A2" w:rsidP="00DB7E68">
            <w:pPr>
              <w:rPr>
                <w:rFonts w:ascii="Times" w:hAnsi="Times"/>
                <w:sz w:val="18"/>
                <w:szCs w:val="18"/>
              </w:rPr>
            </w:pPr>
            <w:r w:rsidRPr="00BE5F7B">
              <w:rPr>
                <w:rFonts w:ascii="Times" w:hAnsi="Times"/>
                <w:sz w:val="18"/>
                <w:szCs w:val="18"/>
              </w:rPr>
              <w:t>Common-node candidates ranked</w:t>
            </w:r>
          </w:p>
        </w:tc>
        <w:tc>
          <w:tcPr>
            <w:tcW w:w="0" w:type="auto"/>
            <w:vAlign w:val="center"/>
            <w:hideMark/>
          </w:tcPr>
          <w:p w14:paraId="0BA2E529" w14:textId="77777777" w:rsidR="007770A2" w:rsidRPr="00BE5F7B" w:rsidRDefault="007770A2" w:rsidP="00DB7E68">
            <w:pPr>
              <w:rPr>
                <w:rFonts w:ascii="Times" w:hAnsi="Times"/>
                <w:sz w:val="18"/>
                <w:szCs w:val="18"/>
              </w:rPr>
            </w:pPr>
            <w:r w:rsidRPr="00BE5F7B">
              <w:rPr>
                <w:rFonts w:ascii="Times" w:hAnsi="Times"/>
                <w:sz w:val="18"/>
                <w:szCs w:val="18"/>
              </w:rPr>
              <w:t>Network/pathway KB</w:t>
            </w:r>
          </w:p>
        </w:tc>
      </w:tr>
      <w:tr w:rsidR="007770A2" w:rsidRPr="00BE5F7B" w14:paraId="1FCE9C19" w14:textId="77777777" w:rsidTr="00DB7E68">
        <w:trPr>
          <w:tblCellSpacing w:w="15" w:type="dxa"/>
        </w:trPr>
        <w:tc>
          <w:tcPr>
            <w:tcW w:w="0" w:type="auto"/>
            <w:vAlign w:val="center"/>
            <w:hideMark/>
          </w:tcPr>
          <w:p w14:paraId="7CEEFF35" w14:textId="77777777" w:rsidR="007770A2" w:rsidRPr="00BE5F7B" w:rsidRDefault="007770A2" w:rsidP="00DB7E68">
            <w:pPr>
              <w:rPr>
                <w:rFonts w:ascii="Times" w:hAnsi="Times"/>
                <w:sz w:val="18"/>
                <w:szCs w:val="18"/>
              </w:rPr>
            </w:pPr>
            <w:r w:rsidRPr="00BE5F7B">
              <w:rPr>
                <w:rFonts w:ascii="Times" w:hAnsi="Times"/>
                <w:sz w:val="18"/>
                <w:szCs w:val="18"/>
              </w:rPr>
              <w:t>TSC-6.4</w:t>
            </w:r>
          </w:p>
        </w:tc>
        <w:tc>
          <w:tcPr>
            <w:tcW w:w="0" w:type="auto"/>
            <w:vAlign w:val="center"/>
            <w:hideMark/>
          </w:tcPr>
          <w:p w14:paraId="77C193A2" w14:textId="77777777" w:rsidR="007770A2" w:rsidRPr="00BE5F7B" w:rsidRDefault="007770A2" w:rsidP="00DB7E68">
            <w:pPr>
              <w:rPr>
                <w:rFonts w:ascii="Times" w:hAnsi="Times"/>
                <w:sz w:val="18"/>
                <w:szCs w:val="18"/>
              </w:rPr>
            </w:pPr>
            <w:r w:rsidRPr="00BE5F7B">
              <w:rPr>
                <w:rFonts w:ascii="Times" w:hAnsi="Times"/>
                <w:sz w:val="18"/>
                <w:szCs w:val="18"/>
              </w:rPr>
              <w:t>In vivo model selection</w:t>
            </w:r>
          </w:p>
        </w:tc>
        <w:tc>
          <w:tcPr>
            <w:tcW w:w="0" w:type="auto"/>
            <w:vAlign w:val="center"/>
            <w:hideMark/>
          </w:tcPr>
          <w:p w14:paraId="58499686" w14:textId="25F9CBDC" w:rsidR="007770A2" w:rsidRPr="00BE5F7B" w:rsidRDefault="007770A2" w:rsidP="00DB7E68">
            <w:pPr>
              <w:rPr>
                <w:rFonts w:ascii="Times" w:hAnsi="Times"/>
                <w:sz w:val="18"/>
                <w:szCs w:val="18"/>
              </w:rPr>
            </w:pPr>
            <w:r w:rsidRPr="00BE5F7B">
              <w:rPr>
                <w:rFonts w:ascii="Times" w:hAnsi="Times"/>
                <w:sz w:val="18"/>
                <w:szCs w:val="18"/>
              </w:rPr>
              <w:t xml:space="preserve">“Given lead properties, recommend in vivo model(s) and endpoints for early efficacy signal (e.g., </w:t>
            </w:r>
            <w:del w:id="14" w:author="David Margulies" w:date="2026-01-01T18:08:00Z" w16du:dateUtc="2026-01-01T23:08:00Z">
              <w:r w:rsidRPr="00BE5F7B" w:rsidDel="005F2810">
                <w:rPr>
                  <w:rFonts w:ascii="Times" w:hAnsi="Times"/>
                  <w:sz w:val="18"/>
                  <w:szCs w:val="18"/>
                </w:rPr>
                <w:delText xml:space="preserve">zebrafish </w:delText>
              </w:r>
            </w:del>
            <w:ins w:id="15" w:author="David Margulies" w:date="2026-01-01T18:08:00Z" w16du:dateUtc="2026-01-01T23:08:00Z">
              <w:r w:rsidR="005F2810">
                <w:rPr>
                  <w:rFonts w:ascii="Times" w:hAnsi="Times"/>
                  <w:sz w:val="18"/>
                  <w:szCs w:val="18"/>
                </w:rPr>
                <w:t>rodent</w:t>
              </w:r>
              <w:r w:rsidR="005F2810" w:rsidRPr="00BE5F7B">
                <w:rPr>
                  <w:rFonts w:ascii="Times" w:hAnsi="Times"/>
                  <w:sz w:val="18"/>
                  <w:szCs w:val="18"/>
                </w:rPr>
                <w:t xml:space="preserve"> </w:t>
              </w:r>
            </w:ins>
            <w:r w:rsidRPr="00BE5F7B">
              <w:rPr>
                <w:rFonts w:ascii="Times" w:hAnsi="Times"/>
                <w:sz w:val="18"/>
                <w:szCs w:val="18"/>
              </w:rPr>
              <w:t>crispant).”</w:t>
            </w:r>
          </w:p>
        </w:tc>
        <w:tc>
          <w:tcPr>
            <w:tcW w:w="0" w:type="auto"/>
            <w:vAlign w:val="center"/>
            <w:hideMark/>
          </w:tcPr>
          <w:p w14:paraId="1A208972" w14:textId="77777777" w:rsidR="007770A2" w:rsidRPr="00BE5F7B" w:rsidRDefault="007770A2" w:rsidP="00DB7E68">
            <w:pPr>
              <w:rPr>
                <w:rFonts w:ascii="Times" w:hAnsi="Times"/>
                <w:sz w:val="18"/>
                <w:szCs w:val="18"/>
              </w:rPr>
            </w:pPr>
            <w:r w:rsidRPr="00BE5F7B">
              <w:rPr>
                <w:rFonts w:ascii="Times" w:hAnsi="Times"/>
                <w:sz w:val="18"/>
                <w:szCs w:val="18"/>
              </w:rPr>
              <w:t>In vivo plan + endpoints</w:t>
            </w:r>
          </w:p>
        </w:tc>
        <w:tc>
          <w:tcPr>
            <w:tcW w:w="0" w:type="auto"/>
            <w:vAlign w:val="center"/>
            <w:hideMark/>
          </w:tcPr>
          <w:p w14:paraId="6D458A11" w14:textId="77777777" w:rsidR="007770A2" w:rsidRPr="00BE5F7B" w:rsidRDefault="007770A2" w:rsidP="00DB7E68">
            <w:pPr>
              <w:rPr>
                <w:rFonts w:ascii="Times" w:hAnsi="Times"/>
                <w:sz w:val="18"/>
                <w:szCs w:val="18"/>
              </w:rPr>
            </w:pPr>
            <w:r w:rsidRPr="00BE5F7B">
              <w:rPr>
                <w:rFonts w:ascii="Times" w:hAnsi="Times"/>
                <w:sz w:val="18"/>
                <w:szCs w:val="18"/>
              </w:rPr>
              <w:t>Preclinical model KB; prior runs</w:t>
            </w:r>
          </w:p>
        </w:tc>
      </w:tr>
      <w:tr w:rsidR="007770A2" w:rsidRPr="00BE5F7B" w14:paraId="11B4FCF1" w14:textId="77777777" w:rsidTr="00DB7E68">
        <w:trPr>
          <w:tblCellSpacing w:w="15" w:type="dxa"/>
        </w:trPr>
        <w:tc>
          <w:tcPr>
            <w:tcW w:w="0" w:type="auto"/>
            <w:vAlign w:val="center"/>
            <w:hideMark/>
          </w:tcPr>
          <w:p w14:paraId="5447308A" w14:textId="77777777" w:rsidR="007770A2" w:rsidRPr="00BE5F7B" w:rsidRDefault="007770A2" w:rsidP="00DB7E68">
            <w:pPr>
              <w:rPr>
                <w:rFonts w:ascii="Times" w:hAnsi="Times"/>
                <w:sz w:val="18"/>
                <w:szCs w:val="18"/>
              </w:rPr>
            </w:pPr>
            <w:r w:rsidRPr="00BE5F7B">
              <w:rPr>
                <w:rFonts w:ascii="Times" w:hAnsi="Times"/>
                <w:sz w:val="18"/>
                <w:szCs w:val="18"/>
              </w:rPr>
              <w:t>TSC-6.5</w:t>
            </w:r>
          </w:p>
        </w:tc>
        <w:tc>
          <w:tcPr>
            <w:tcW w:w="0" w:type="auto"/>
            <w:vAlign w:val="center"/>
            <w:hideMark/>
          </w:tcPr>
          <w:p w14:paraId="4A1E0695" w14:textId="77777777" w:rsidR="007770A2" w:rsidRPr="00BE5F7B" w:rsidRDefault="007770A2" w:rsidP="00DB7E68">
            <w:pPr>
              <w:rPr>
                <w:rFonts w:ascii="Times" w:hAnsi="Times"/>
                <w:sz w:val="18"/>
                <w:szCs w:val="18"/>
              </w:rPr>
            </w:pPr>
            <w:r w:rsidRPr="00BE5F7B">
              <w:rPr>
                <w:rFonts w:ascii="Times" w:hAnsi="Times"/>
                <w:sz w:val="18"/>
                <w:szCs w:val="18"/>
              </w:rPr>
              <w:t>Translational package</w:t>
            </w:r>
          </w:p>
        </w:tc>
        <w:tc>
          <w:tcPr>
            <w:tcW w:w="0" w:type="auto"/>
            <w:vAlign w:val="center"/>
            <w:hideMark/>
          </w:tcPr>
          <w:p w14:paraId="7CEF63E8" w14:textId="77777777" w:rsidR="007770A2" w:rsidRPr="00BE5F7B" w:rsidRDefault="007770A2" w:rsidP="00DB7E68">
            <w:pPr>
              <w:rPr>
                <w:rFonts w:ascii="Times" w:hAnsi="Times"/>
                <w:sz w:val="18"/>
                <w:szCs w:val="18"/>
              </w:rPr>
            </w:pPr>
            <w:r w:rsidRPr="00BE5F7B">
              <w:rPr>
                <w:rFonts w:ascii="Times" w:hAnsi="Times"/>
                <w:sz w:val="18"/>
                <w:szCs w:val="18"/>
              </w:rPr>
              <w:t>“Produce an asset-ready translational hypothesis: mechanism, rescue signature, lead profile, and proposed biomarker correlates.”</w:t>
            </w:r>
          </w:p>
        </w:tc>
        <w:tc>
          <w:tcPr>
            <w:tcW w:w="0" w:type="auto"/>
            <w:vAlign w:val="center"/>
            <w:hideMark/>
          </w:tcPr>
          <w:p w14:paraId="06D8BD10" w14:textId="77777777" w:rsidR="007770A2" w:rsidRPr="00BE5F7B" w:rsidRDefault="007770A2" w:rsidP="00DB7E68">
            <w:pPr>
              <w:rPr>
                <w:rFonts w:ascii="Times" w:hAnsi="Times"/>
                <w:sz w:val="18"/>
                <w:szCs w:val="18"/>
              </w:rPr>
            </w:pPr>
            <w:r w:rsidRPr="00BE5F7B">
              <w:rPr>
                <w:rFonts w:ascii="Times" w:hAnsi="Times"/>
                <w:sz w:val="18"/>
                <w:szCs w:val="18"/>
              </w:rPr>
              <w:t>Translational dossier</w:t>
            </w:r>
          </w:p>
        </w:tc>
        <w:tc>
          <w:tcPr>
            <w:tcW w:w="0" w:type="auto"/>
            <w:vAlign w:val="center"/>
            <w:hideMark/>
          </w:tcPr>
          <w:p w14:paraId="43D9B301" w14:textId="77777777" w:rsidR="007770A2" w:rsidRPr="00BE5F7B" w:rsidRDefault="007770A2" w:rsidP="00DB7E68">
            <w:pPr>
              <w:rPr>
                <w:rFonts w:ascii="Times" w:hAnsi="Times"/>
                <w:sz w:val="18"/>
                <w:szCs w:val="18"/>
              </w:rPr>
            </w:pPr>
            <w:r w:rsidRPr="00BE5F7B">
              <w:rPr>
                <w:rFonts w:ascii="Times" w:hAnsi="Times"/>
                <w:sz w:val="18"/>
                <w:szCs w:val="18"/>
              </w:rPr>
              <w:t>Reporting layer; multimodal links</w:t>
            </w:r>
          </w:p>
        </w:tc>
      </w:tr>
    </w:tbl>
    <w:p w14:paraId="67585947"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Sapphire produces a coherent “Target + Lead + In Vivo” package that is internally consistent and experimentally testable.</w:t>
      </w:r>
    </w:p>
    <w:p w14:paraId="4365EDAE" w14:textId="77777777" w:rsidR="007770A2" w:rsidRDefault="003B2BA8" w:rsidP="007770A2">
      <w:pPr>
        <w:rPr>
          <w:rFonts w:ascii="Times" w:hAnsi="Times"/>
          <w:sz w:val="27"/>
          <w:szCs w:val="27"/>
        </w:rPr>
      </w:pPr>
      <w:r w:rsidRPr="003B2BA8">
        <w:rPr>
          <w:noProof/>
          <w14:ligatures w14:val="standardContextual"/>
        </w:rPr>
        <w:pict w14:anchorId="190D88C5">
          <v:rect id="_x0000_i1082" alt="" style="width:468pt;height:.05pt;mso-width-percent:0;mso-height-percent:0;mso-width-percent:0;mso-height-percent:0" o:hralign="center" o:hrstd="t" o:hr="t" fillcolor="#a0a0a0" stroked="f"/>
        </w:pict>
      </w:r>
    </w:p>
    <w:p w14:paraId="385C13D6" w14:textId="77777777" w:rsidR="007770A2" w:rsidRDefault="007770A2" w:rsidP="007770A2">
      <w:pPr>
        <w:pStyle w:val="Heading2"/>
        <w:rPr>
          <w:rFonts w:ascii="Times" w:hAnsi="Times"/>
          <w:color w:val="000000"/>
          <w:sz w:val="36"/>
          <w:szCs w:val="36"/>
        </w:rPr>
      </w:pPr>
      <w:r>
        <w:rPr>
          <w:rFonts w:ascii="Times" w:hAnsi="Times"/>
          <w:color w:val="000000"/>
        </w:rPr>
        <w:lastRenderedPageBreak/>
        <w:t>10.9 Required Sapphire outputs for diligence</w:t>
      </w:r>
    </w:p>
    <w:p w14:paraId="3F71DA99" w14:textId="77777777" w:rsidR="007770A2" w:rsidRDefault="007770A2" w:rsidP="007770A2">
      <w:pPr>
        <w:pStyle w:val="NormalWeb"/>
        <w:rPr>
          <w:rFonts w:ascii="Times" w:hAnsi="Times"/>
          <w:color w:val="000000"/>
          <w:sz w:val="27"/>
          <w:szCs w:val="27"/>
        </w:rPr>
      </w:pPr>
      <w:r>
        <w:rPr>
          <w:rFonts w:ascii="Times" w:hAnsi="Times"/>
          <w:color w:val="000000"/>
          <w:sz w:val="27"/>
          <w:szCs w:val="27"/>
        </w:rPr>
        <w:t>To qualify TSC as a platform proof, Sapphire must be able to regenerate—on demand—the following immutable artifacts:</w:t>
      </w:r>
    </w:p>
    <w:p w14:paraId="0DDC01F7" w14:textId="77777777" w:rsidR="007770A2" w:rsidRDefault="007770A2" w:rsidP="007770A2">
      <w:pPr>
        <w:numPr>
          <w:ilvl w:val="0"/>
          <w:numId w:val="120"/>
        </w:numPr>
        <w:spacing w:before="100" w:beforeAutospacing="1" w:after="100" w:afterAutospacing="1"/>
        <w:rPr>
          <w:rFonts w:ascii="Times" w:hAnsi="Times"/>
          <w:color w:val="000000"/>
          <w:sz w:val="27"/>
          <w:szCs w:val="27"/>
        </w:rPr>
      </w:pPr>
      <w:r>
        <w:rPr>
          <w:rStyle w:val="Strong"/>
          <w:rFonts w:ascii="Times" w:hAnsi="Times"/>
          <w:color w:val="000000"/>
          <w:sz w:val="27"/>
          <w:szCs w:val="27"/>
        </w:rPr>
        <w:t>TSC Phenotype v1</w:t>
      </w:r>
      <w:r>
        <w:rPr>
          <w:rFonts w:ascii="Times" w:hAnsi="Times"/>
          <w:color w:val="000000"/>
          <w:sz w:val="27"/>
          <w:szCs w:val="27"/>
        </w:rPr>
        <w:t> (definition, features, rescue score, QC rules)</w:t>
      </w:r>
    </w:p>
    <w:p w14:paraId="4C44272A" w14:textId="77777777" w:rsidR="007770A2" w:rsidRDefault="007770A2" w:rsidP="007770A2">
      <w:pPr>
        <w:numPr>
          <w:ilvl w:val="0"/>
          <w:numId w:val="120"/>
        </w:numPr>
        <w:spacing w:before="100" w:beforeAutospacing="1" w:after="100" w:afterAutospacing="1"/>
        <w:rPr>
          <w:rFonts w:ascii="Times" w:hAnsi="Times"/>
          <w:color w:val="000000"/>
          <w:sz w:val="27"/>
          <w:szCs w:val="27"/>
        </w:rPr>
      </w:pPr>
      <w:r>
        <w:rPr>
          <w:rStyle w:val="Strong"/>
          <w:rFonts w:ascii="Times" w:hAnsi="Times"/>
          <w:color w:val="000000"/>
          <w:sz w:val="27"/>
          <w:szCs w:val="27"/>
        </w:rPr>
        <w:t>Screen QC Report</w:t>
      </w:r>
      <w:r>
        <w:rPr>
          <w:rFonts w:ascii="Times" w:hAnsi="Times"/>
          <w:color w:val="000000"/>
          <w:sz w:val="27"/>
          <w:szCs w:val="27"/>
        </w:rPr>
        <w:t> (drift, reruns, exclusions)</w:t>
      </w:r>
    </w:p>
    <w:p w14:paraId="6D9F4634" w14:textId="77777777" w:rsidR="007770A2" w:rsidRDefault="007770A2" w:rsidP="007770A2">
      <w:pPr>
        <w:numPr>
          <w:ilvl w:val="0"/>
          <w:numId w:val="120"/>
        </w:numPr>
        <w:spacing w:before="100" w:beforeAutospacing="1" w:after="100" w:afterAutospacing="1"/>
        <w:rPr>
          <w:rFonts w:ascii="Times" w:hAnsi="Times"/>
          <w:color w:val="000000"/>
          <w:sz w:val="27"/>
          <w:szCs w:val="27"/>
        </w:rPr>
      </w:pPr>
      <w:r>
        <w:rPr>
          <w:rStyle w:val="Strong"/>
          <w:rFonts w:ascii="Times" w:hAnsi="Times"/>
          <w:color w:val="000000"/>
          <w:sz w:val="27"/>
          <w:szCs w:val="27"/>
        </w:rPr>
        <w:t>Hit List v1/v2</w:t>
      </w:r>
      <w:r>
        <w:rPr>
          <w:rFonts w:ascii="Times" w:hAnsi="Times"/>
          <w:color w:val="000000"/>
          <w:sz w:val="27"/>
          <w:szCs w:val="27"/>
        </w:rPr>
        <w:t> (raw vs filtered with reasons)</w:t>
      </w:r>
    </w:p>
    <w:p w14:paraId="125531D4" w14:textId="77777777" w:rsidR="007770A2" w:rsidRDefault="007770A2" w:rsidP="007770A2">
      <w:pPr>
        <w:numPr>
          <w:ilvl w:val="0"/>
          <w:numId w:val="120"/>
        </w:numPr>
        <w:spacing w:before="100" w:beforeAutospacing="1" w:after="100" w:afterAutospacing="1"/>
        <w:rPr>
          <w:rFonts w:ascii="Times" w:hAnsi="Times"/>
          <w:color w:val="000000"/>
          <w:sz w:val="27"/>
          <w:szCs w:val="27"/>
        </w:rPr>
      </w:pPr>
      <w:r>
        <w:rPr>
          <w:rStyle w:val="Strong"/>
          <w:rFonts w:ascii="Times" w:hAnsi="Times"/>
          <w:color w:val="000000"/>
          <w:sz w:val="27"/>
          <w:szCs w:val="27"/>
        </w:rPr>
        <w:t>Series Map</w:t>
      </w:r>
      <w:r>
        <w:rPr>
          <w:rFonts w:ascii="Times" w:hAnsi="Times"/>
          <w:color w:val="000000"/>
          <w:sz w:val="27"/>
          <w:szCs w:val="27"/>
        </w:rPr>
        <w:t> (chemical and functional clustering)</w:t>
      </w:r>
    </w:p>
    <w:p w14:paraId="69654BEF" w14:textId="77777777" w:rsidR="007770A2" w:rsidRDefault="007770A2" w:rsidP="007770A2">
      <w:pPr>
        <w:numPr>
          <w:ilvl w:val="0"/>
          <w:numId w:val="120"/>
        </w:numPr>
        <w:spacing w:before="100" w:beforeAutospacing="1" w:after="100" w:afterAutospacing="1"/>
        <w:rPr>
          <w:rFonts w:ascii="Times" w:hAnsi="Times"/>
          <w:color w:val="000000"/>
          <w:sz w:val="27"/>
          <w:szCs w:val="27"/>
        </w:rPr>
      </w:pPr>
      <w:r>
        <w:rPr>
          <w:rStyle w:val="Strong"/>
          <w:rFonts w:ascii="Times" w:hAnsi="Times"/>
          <w:color w:val="000000"/>
          <w:sz w:val="27"/>
          <w:szCs w:val="27"/>
        </w:rPr>
        <w:t>Target Hypothesis Objects</w:t>
      </w:r>
      <w:r>
        <w:rPr>
          <w:rFonts w:ascii="Times" w:hAnsi="Times"/>
          <w:color w:val="000000"/>
          <w:sz w:val="27"/>
          <w:szCs w:val="27"/>
        </w:rPr>
        <w:t> (evidence + falsifiers)</w:t>
      </w:r>
    </w:p>
    <w:p w14:paraId="6E1EF952" w14:textId="77777777" w:rsidR="007770A2" w:rsidRDefault="007770A2" w:rsidP="007770A2">
      <w:pPr>
        <w:numPr>
          <w:ilvl w:val="0"/>
          <w:numId w:val="120"/>
        </w:numPr>
        <w:spacing w:before="100" w:beforeAutospacing="1" w:after="100" w:afterAutospacing="1"/>
        <w:rPr>
          <w:rFonts w:ascii="Times" w:hAnsi="Times"/>
          <w:color w:val="000000"/>
          <w:sz w:val="27"/>
          <w:szCs w:val="27"/>
        </w:rPr>
      </w:pPr>
      <w:r>
        <w:rPr>
          <w:rStyle w:val="Strong"/>
          <w:rFonts w:ascii="Times" w:hAnsi="Times"/>
          <w:color w:val="000000"/>
          <w:sz w:val="27"/>
          <w:szCs w:val="27"/>
        </w:rPr>
        <w:t>Lead Shortlist Memo</w:t>
      </w:r>
      <w:r>
        <w:rPr>
          <w:rFonts w:ascii="Times" w:hAnsi="Times"/>
          <w:color w:val="000000"/>
          <w:sz w:val="27"/>
          <w:szCs w:val="27"/>
        </w:rPr>
        <w:t> (multi-criteria rationale)</w:t>
      </w:r>
    </w:p>
    <w:p w14:paraId="354FB567" w14:textId="77777777" w:rsidR="007770A2" w:rsidRDefault="007770A2" w:rsidP="007770A2">
      <w:pPr>
        <w:numPr>
          <w:ilvl w:val="0"/>
          <w:numId w:val="120"/>
        </w:numPr>
        <w:spacing w:before="100" w:beforeAutospacing="1" w:after="100" w:afterAutospacing="1"/>
        <w:rPr>
          <w:rFonts w:ascii="Times" w:hAnsi="Times"/>
          <w:color w:val="000000"/>
          <w:sz w:val="27"/>
          <w:szCs w:val="27"/>
        </w:rPr>
      </w:pPr>
      <w:r>
        <w:rPr>
          <w:rStyle w:val="Strong"/>
          <w:rFonts w:ascii="Times" w:hAnsi="Times"/>
          <w:color w:val="000000"/>
          <w:sz w:val="27"/>
          <w:szCs w:val="27"/>
        </w:rPr>
        <w:t>In Vivo Test Plan</w:t>
      </w:r>
      <w:r>
        <w:rPr>
          <w:rFonts w:ascii="Times" w:hAnsi="Times"/>
          <w:color w:val="000000"/>
          <w:sz w:val="27"/>
          <w:szCs w:val="27"/>
        </w:rPr>
        <w:t> and </w:t>
      </w:r>
      <w:r>
        <w:rPr>
          <w:rStyle w:val="Strong"/>
          <w:rFonts w:ascii="Times" w:hAnsi="Times"/>
          <w:color w:val="000000"/>
          <w:sz w:val="27"/>
          <w:szCs w:val="27"/>
        </w:rPr>
        <w:t>results attachment</w:t>
      </w:r>
      <w:r>
        <w:rPr>
          <w:rFonts w:ascii="Times" w:hAnsi="Times"/>
          <w:color w:val="000000"/>
          <w:sz w:val="27"/>
          <w:szCs w:val="27"/>
        </w:rPr>
        <w:t> (where available)</w:t>
      </w:r>
    </w:p>
    <w:p w14:paraId="4DEEF893" w14:textId="77777777" w:rsidR="007770A2" w:rsidRDefault="007770A2" w:rsidP="007770A2">
      <w:pPr>
        <w:pStyle w:val="NormalWeb"/>
        <w:rPr>
          <w:rFonts w:ascii="Times" w:hAnsi="Times"/>
          <w:color w:val="000000"/>
          <w:sz w:val="27"/>
          <w:szCs w:val="27"/>
        </w:rPr>
      </w:pPr>
      <w:r>
        <w:rPr>
          <w:rFonts w:ascii="Times" w:hAnsi="Times"/>
          <w:color w:val="000000"/>
          <w:sz w:val="27"/>
          <w:szCs w:val="27"/>
        </w:rPr>
        <w:t>These artifacts collectively establish that TSC was executed as a disciplined discovery program rather than a retrospective narrative.</w:t>
      </w:r>
    </w:p>
    <w:p w14:paraId="63C2F62B" w14:textId="77777777" w:rsidR="007770A2" w:rsidRDefault="003B2BA8" w:rsidP="007770A2">
      <w:pPr>
        <w:rPr>
          <w:rFonts w:ascii="Times" w:hAnsi="Times"/>
          <w:sz w:val="27"/>
          <w:szCs w:val="27"/>
        </w:rPr>
      </w:pPr>
      <w:r w:rsidRPr="003B2BA8">
        <w:rPr>
          <w:noProof/>
          <w14:ligatures w14:val="standardContextual"/>
        </w:rPr>
        <w:pict w14:anchorId="68412F4F">
          <v:rect id="_x0000_i1081" alt="" style="width:468pt;height:.05pt;mso-width-percent:0;mso-height-percent:0;mso-width-percent:0;mso-height-percent:0" o:hralign="center" o:hrstd="t" o:hr="t" fillcolor="#a0a0a0" stroked="f"/>
        </w:pict>
      </w:r>
    </w:p>
    <w:p w14:paraId="496AB67F" w14:textId="77777777" w:rsidR="007770A2" w:rsidRDefault="007770A2" w:rsidP="007770A2">
      <w:pPr>
        <w:pStyle w:val="Heading2"/>
        <w:rPr>
          <w:rFonts w:ascii="Times" w:hAnsi="Times"/>
          <w:color w:val="000000"/>
          <w:sz w:val="36"/>
          <w:szCs w:val="36"/>
        </w:rPr>
      </w:pPr>
      <w:r>
        <w:rPr>
          <w:rFonts w:ascii="Times" w:hAnsi="Times"/>
          <w:color w:val="000000"/>
        </w:rPr>
        <w:t>10.10 Bridge to subsequent chapters</w:t>
      </w:r>
    </w:p>
    <w:p w14:paraId="1DE80F0A" w14:textId="77777777" w:rsidR="007770A2" w:rsidRDefault="007770A2" w:rsidP="007770A2">
      <w:pPr>
        <w:pStyle w:val="NormalWeb"/>
        <w:rPr>
          <w:rFonts w:ascii="Times" w:hAnsi="Times"/>
          <w:color w:val="000000"/>
          <w:sz w:val="27"/>
          <w:szCs w:val="27"/>
        </w:rPr>
      </w:pPr>
      <w:r>
        <w:rPr>
          <w:rFonts w:ascii="Times" w:hAnsi="Times"/>
          <w:color w:val="000000"/>
          <w:sz w:val="27"/>
          <w:szCs w:val="27"/>
        </w:rPr>
        <w:t>Chapters 11 and 12 reuse the same query grammar to support:</w:t>
      </w:r>
    </w:p>
    <w:p w14:paraId="6A95B17F" w14:textId="77777777" w:rsidR="007770A2" w:rsidRDefault="007770A2" w:rsidP="007770A2">
      <w:pPr>
        <w:numPr>
          <w:ilvl w:val="0"/>
          <w:numId w:val="121"/>
        </w:numPr>
        <w:spacing w:before="100" w:beforeAutospacing="1" w:after="100" w:afterAutospacing="1"/>
        <w:rPr>
          <w:rFonts w:ascii="Times" w:hAnsi="Times"/>
          <w:color w:val="000000"/>
          <w:sz w:val="27"/>
          <w:szCs w:val="27"/>
        </w:rPr>
      </w:pPr>
      <w:r>
        <w:rPr>
          <w:rFonts w:ascii="Times" w:hAnsi="Times"/>
          <w:color w:val="000000"/>
          <w:sz w:val="27"/>
          <w:szCs w:val="27"/>
        </w:rPr>
        <w:t>The </w:t>
      </w:r>
      <w:r>
        <w:rPr>
          <w:rStyle w:val="Strong"/>
          <w:rFonts w:ascii="Times" w:hAnsi="Times"/>
          <w:color w:val="000000"/>
          <w:sz w:val="27"/>
          <w:szCs w:val="27"/>
        </w:rPr>
        <w:t>Common-Nodes</w:t>
      </w:r>
      <w:r>
        <w:rPr>
          <w:rFonts w:ascii="Times" w:hAnsi="Times"/>
          <w:color w:val="000000"/>
          <w:sz w:val="27"/>
          <w:szCs w:val="27"/>
        </w:rPr>
        <w:t> project (Chapter 11)</w:t>
      </w:r>
    </w:p>
    <w:p w14:paraId="0BC73E31" w14:textId="77777777" w:rsidR="007770A2" w:rsidRDefault="007770A2" w:rsidP="007770A2">
      <w:pPr>
        <w:numPr>
          <w:ilvl w:val="0"/>
          <w:numId w:val="121"/>
        </w:numPr>
        <w:spacing w:before="100" w:beforeAutospacing="1" w:after="100" w:afterAutospacing="1"/>
        <w:rPr>
          <w:rFonts w:ascii="Times" w:hAnsi="Times"/>
          <w:color w:val="000000"/>
          <w:sz w:val="27"/>
          <w:szCs w:val="27"/>
        </w:rPr>
      </w:pPr>
      <w:r>
        <w:rPr>
          <w:rFonts w:ascii="Times" w:hAnsi="Times"/>
          <w:color w:val="000000"/>
          <w:sz w:val="27"/>
          <w:szCs w:val="27"/>
        </w:rPr>
        <w:t>New therapeutic area expansion (Chapter 12)</w:t>
      </w:r>
    </w:p>
    <w:p w14:paraId="75A9843C" w14:textId="77777777" w:rsidR="007770A2" w:rsidRPr="00BE5F7B" w:rsidRDefault="007770A2" w:rsidP="007770A2">
      <w:pPr>
        <w:pStyle w:val="NormalWeb"/>
        <w:rPr>
          <w:rFonts w:ascii="Times" w:hAnsi="Times"/>
          <w:color w:val="000000"/>
          <w:sz w:val="27"/>
          <w:szCs w:val="27"/>
        </w:rPr>
      </w:pPr>
      <w:r>
        <w:rPr>
          <w:rFonts w:ascii="Times" w:hAnsi="Times"/>
          <w:color w:val="000000"/>
          <w:sz w:val="27"/>
          <w:szCs w:val="27"/>
        </w:rPr>
        <w:t>The important point is that Sapphire’s value is not that it “knows” TSC—it is that it exposes a </w:t>
      </w:r>
      <w:r>
        <w:rPr>
          <w:rStyle w:val="Strong"/>
          <w:rFonts w:ascii="Times" w:hAnsi="Times"/>
          <w:color w:val="000000"/>
          <w:sz w:val="27"/>
          <w:szCs w:val="27"/>
        </w:rPr>
        <w:t>repeatable, query-driven operating pattern</w:t>
      </w:r>
      <w:r>
        <w:rPr>
          <w:rFonts w:ascii="Times" w:hAnsi="Times"/>
          <w:color w:val="000000"/>
          <w:sz w:val="27"/>
          <w:szCs w:val="27"/>
        </w:rPr>
        <w:t> that can be applied to any program.</w:t>
      </w:r>
    </w:p>
    <w:p w14:paraId="0342F8F9" w14:textId="77777777" w:rsidR="007770A2" w:rsidRDefault="003B2BA8" w:rsidP="007770A2">
      <w:pPr>
        <w:rPr>
          <w:rFonts w:ascii="Times" w:hAnsi="Times"/>
          <w:sz w:val="27"/>
          <w:szCs w:val="27"/>
        </w:rPr>
      </w:pPr>
      <w:r w:rsidRPr="003B2BA8">
        <w:rPr>
          <w:noProof/>
          <w14:ligatures w14:val="standardContextual"/>
        </w:rPr>
        <w:pict w14:anchorId="7C305535">
          <v:rect id="_x0000_i1080" alt="" style="width:468pt;height:.05pt;mso-width-percent:0;mso-height-percent:0;mso-width-percent:0;mso-height-percent:0" o:hralign="center" o:hrstd="t" o:hr="t" fillcolor="#a0a0a0" stroked="f"/>
        </w:pict>
      </w:r>
    </w:p>
    <w:p w14:paraId="3B560FA5" w14:textId="77777777" w:rsidR="007770A2" w:rsidRDefault="007770A2" w:rsidP="007770A2">
      <w:pPr>
        <w:pStyle w:val="Heading1"/>
        <w:rPr>
          <w:rFonts w:ascii="Times" w:hAnsi="Times"/>
          <w:color w:val="000000"/>
          <w:sz w:val="48"/>
          <w:szCs w:val="48"/>
        </w:rPr>
      </w:pPr>
      <w:r>
        <w:rPr>
          <w:rFonts w:ascii="Times" w:hAnsi="Times"/>
          <w:color w:val="000000"/>
        </w:rPr>
        <w:t>Chapter 11</w:t>
      </w:r>
    </w:p>
    <w:p w14:paraId="6FA306B5" w14:textId="77777777" w:rsidR="007770A2" w:rsidRDefault="007770A2" w:rsidP="007770A2">
      <w:pPr>
        <w:pStyle w:val="Heading2"/>
        <w:rPr>
          <w:rFonts w:ascii="Times" w:hAnsi="Times"/>
          <w:color w:val="000000"/>
        </w:rPr>
      </w:pPr>
      <w:r>
        <w:rPr>
          <w:rFonts w:ascii="Times" w:hAnsi="Times"/>
          <w:color w:val="000000"/>
        </w:rPr>
        <w:t>Detailed Sapphire Queries Supporting the Common-Nodes Project</w:t>
      </w:r>
    </w:p>
    <w:p w14:paraId="5C452F76" w14:textId="77777777" w:rsidR="007770A2" w:rsidRDefault="007770A2" w:rsidP="007770A2">
      <w:pPr>
        <w:pStyle w:val="NormalWeb"/>
        <w:rPr>
          <w:rFonts w:ascii="Times" w:hAnsi="Times"/>
          <w:color w:val="000000"/>
          <w:sz w:val="27"/>
          <w:szCs w:val="27"/>
        </w:rPr>
      </w:pPr>
      <w:r>
        <w:rPr>
          <w:rFonts w:ascii="Times" w:hAnsi="Times"/>
          <w:color w:val="000000"/>
          <w:sz w:val="27"/>
          <w:szCs w:val="27"/>
        </w:rPr>
        <w:t>The Common-Nodes project is the first attempt to use the Quiver–Sapphire system not merely to discover drugs for a single disease, but to </w:t>
      </w:r>
      <w:r>
        <w:rPr>
          <w:rStyle w:val="Strong"/>
          <w:rFonts w:ascii="Times" w:hAnsi="Times"/>
          <w:color w:val="000000"/>
          <w:sz w:val="27"/>
          <w:szCs w:val="27"/>
        </w:rPr>
        <w:t>infer shared therapeutic leverage points across multiple genetically distinct disorders</w:t>
      </w:r>
      <w:r>
        <w:rPr>
          <w:rFonts w:ascii="Times" w:hAnsi="Times"/>
          <w:color w:val="000000"/>
          <w:sz w:val="27"/>
          <w:szCs w:val="27"/>
        </w:rPr>
        <w:t>. Unlike the TSC program, which was anchored to a single gene and phenotype, the Common-Nodes project begins with </w:t>
      </w:r>
      <w:r>
        <w:rPr>
          <w:rStyle w:val="Strong"/>
          <w:rFonts w:ascii="Times" w:hAnsi="Times"/>
          <w:color w:val="000000"/>
          <w:sz w:val="27"/>
          <w:szCs w:val="27"/>
        </w:rPr>
        <w:t>heterogeneity</w:t>
      </w:r>
      <w:r>
        <w:rPr>
          <w:rFonts w:ascii="Times" w:hAnsi="Times"/>
          <w:color w:val="000000"/>
          <w:sz w:val="27"/>
          <w:szCs w:val="27"/>
        </w:rPr>
        <w:t> and asks whether functional convergence can be discovered, validated, and exploited.</w:t>
      </w:r>
    </w:p>
    <w:p w14:paraId="653A964F" w14:textId="77777777" w:rsidR="007770A2" w:rsidRDefault="007770A2" w:rsidP="007770A2">
      <w:pPr>
        <w:pStyle w:val="NormalWeb"/>
        <w:rPr>
          <w:rFonts w:ascii="Times" w:hAnsi="Times"/>
          <w:color w:val="000000"/>
          <w:sz w:val="27"/>
          <w:szCs w:val="27"/>
        </w:rPr>
      </w:pPr>
      <w:r>
        <w:rPr>
          <w:rFonts w:ascii="Times" w:hAnsi="Times"/>
          <w:color w:val="000000"/>
          <w:sz w:val="27"/>
          <w:szCs w:val="27"/>
        </w:rPr>
        <w:lastRenderedPageBreak/>
        <w:t>This chapter specifies the exact Sapphire queries required to execute the Common-Nodes program with rigor, reproducibility, and falsifiability.</w:t>
      </w:r>
    </w:p>
    <w:p w14:paraId="13A549BE" w14:textId="77777777" w:rsidR="007770A2" w:rsidRDefault="003B2BA8" w:rsidP="007770A2">
      <w:pPr>
        <w:rPr>
          <w:rFonts w:ascii="Times" w:hAnsi="Times"/>
          <w:sz w:val="27"/>
          <w:szCs w:val="27"/>
        </w:rPr>
      </w:pPr>
      <w:r w:rsidRPr="003B2BA8">
        <w:rPr>
          <w:noProof/>
          <w14:ligatures w14:val="standardContextual"/>
        </w:rPr>
        <w:pict w14:anchorId="03A6E944">
          <v:rect id="_x0000_i1079" alt="" style="width:468pt;height:.05pt;mso-width-percent:0;mso-height-percent:0;mso-width-percent:0;mso-height-percent:0" o:hralign="center" o:hrstd="t" o:hr="t" fillcolor="#a0a0a0" stroked="f"/>
        </w:pict>
      </w:r>
    </w:p>
    <w:p w14:paraId="470AA6DC" w14:textId="77777777" w:rsidR="007770A2" w:rsidRDefault="007770A2" w:rsidP="007770A2">
      <w:pPr>
        <w:pStyle w:val="Heading2"/>
        <w:rPr>
          <w:rFonts w:ascii="Times" w:hAnsi="Times"/>
          <w:color w:val="000000"/>
          <w:sz w:val="36"/>
          <w:szCs w:val="36"/>
        </w:rPr>
      </w:pPr>
      <w:r>
        <w:rPr>
          <w:rFonts w:ascii="Times" w:hAnsi="Times"/>
          <w:color w:val="000000"/>
        </w:rPr>
        <w:t>11.1 How Common-Nodes queries differ from single-program queries</w:t>
      </w:r>
    </w:p>
    <w:p w14:paraId="7EB01F88" w14:textId="77777777" w:rsidR="007770A2" w:rsidRDefault="007770A2" w:rsidP="007770A2">
      <w:pPr>
        <w:pStyle w:val="NormalWeb"/>
        <w:rPr>
          <w:rFonts w:ascii="Times" w:hAnsi="Times"/>
          <w:color w:val="000000"/>
          <w:sz w:val="27"/>
          <w:szCs w:val="27"/>
        </w:rPr>
      </w:pPr>
      <w:r>
        <w:rPr>
          <w:rFonts w:ascii="Times" w:hAnsi="Times"/>
          <w:color w:val="000000"/>
          <w:sz w:val="27"/>
          <w:szCs w:val="27"/>
        </w:rPr>
        <w:t>While the query grammar is shared with Chapter 10, the </w:t>
      </w:r>
      <w:r>
        <w:rPr>
          <w:rStyle w:val="Strong"/>
          <w:rFonts w:ascii="Times" w:hAnsi="Times"/>
          <w:color w:val="000000"/>
          <w:sz w:val="27"/>
          <w:szCs w:val="27"/>
        </w:rPr>
        <w:t>objectives differ</w:t>
      </w:r>
      <w:r>
        <w:rPr>
          <w:rFonts w:ascii="Times" w:hAnsi="Times"/>
          <w:color w:val="000000"/>
          <w:sz w:val="27"/>
          <w:szCs w:val="27"/>
        </w:rPr>
        <w:t> in three important ways:</w:t>
      </w:r>
    </w:p>
    <w:p w14:paraId="45B6ADE6" w14:textId="77777777" w:rsidR="007770A2" w:rsidRDefault="007770A2" w:rsidP="007770A2">
      <w:pPr>
        <w:numPr>
          <w:ilvl w:val="0"/>
          <w:numId w:val="122"/>
        </w:numPr>
        <w:spacing w:before="100" w:beforeAutospacing="1" w:after="100" w:afterAutospacing="1"/>
        <w:rPr>
          <w:rFonts w:ascii="Times" w:hAnsi="Times"/>
          <w:color w:val="000000"/>
          <w:sz w:val="27"/>
          <w:szCs w:val="27"/>
        </w:rPr>
      </w:pPr>
      <w:r>
        <w:rPr>
          <w:rStyle w:val="Strong"/>
          <w:rFonts w:ascii="Times" w:hAnsi="Times"/>
          <w:color w:val="000000"/>
          <w:sz w:val="27"/>
          <w:szCs w:val="27"/>
        </w:rPr>
        <w:t>The unit of analysis is a cluster, not a gene or drug</w:t>
      </w:r>
    </w:p>
    <w:p w14:paraId="0C3A3663" w14:textId="77777777" w:rsidR="007770A2" w:rsidRDefault="007770A2" w:rsidP="007770A2">
      <w:pPr>
        <w:numPr>
          <w:ilvl w:val="0"/>
          <w:numId w:val="122"/>
        </w:numPr>
        <w:spacing w:before="100" w:beforeAutospacing="1" w:after="100" w:afterAutospacing="1"/>
        <w:rPr>
          <w:rFonts w:ascii="Times" w:hAnsi="Times"/>
          <w:color w:val="000000"/>
          <w:sz w:val="27"/>
          <w:szCs w:val="27"/>
        </w:rPr>
      </w:pPr>
      <w:r>
        <w:rPr>
          <w:rStyle w:val="Strong"/>
          <w:rFonts w:ascii="Times" w:hAnsi="Times"/>
          <w:color w:val="000000"/>
          <w:sz w:val="27"/>
          <w:szCs w:val="27"/>
        </w:rPr>
        <w:t>The goal is inference across programs, not optimization within one</w:t>
      </w:r>
    </w:p>
    <w:p w14:paraId="304521AC" w14:textId="77777777" w:rsidR="007770A2" w:rsidRDefault="007770A2" w:rsidP="007770A2">
      <w:pPr>
        <w:numPr>
          <w:ilvl w:val="0"/>
          <w:numId w:val="122"/>
        </w:numPr>
        <w:spacing w:before="100" w:beforeAutospacing="1" w:after="100" w:afterAutospacing="1"/>
        <w:rPr>
          <w:rFonts w:ascii="Times" w:hAnsi="Times"/>
          <w:color w:val="000000"/>
          <w:sz w:val="27"/>
          <w:szCs w:val="27"/>
        </w:rPr>
      </w:pPr>
      <w:r>
        <w:rPr>
          <w:rStyle w:val="Strong"/>
          <w:rFonts w:ascii="Times" w:hAnsi="Times"/>
          <w:color w:val="000000"/>
          <w:sz w:val="27"/>
          <w:szCs w:val="27"/>
        </w:rPr>
        <w:t>Failure modes are informative and expected</w:t>
      </w:r>
    </w:p>
    <w:p w14:paraId="672995AE" w14:textId="77777777" w:rsidR="007770A2" w:rsidRDefault="007770A2" w:rsidP="007770A2">
      <w:pPr>
        <w:pStyle w:val="NormalWeb"/>
        <w:rPr>
          <w:rFonts w:ascii="Times" w:hAnsi="Times"/>
          <w:color w:val="000000"/>
          <w:sz w:val="27"/>
          <w:szCs w:val="27"/>
        </w:rPr>
      </w:pPr>
      <w:r>
        <w:rPr>
          <w:rFonts w:ascii="Times" w:hAnsi="Times"/>
          <w:color w:val="000000"/>
          <w:sz w:val="27"/>
          <w:szCs w:val="27"/>
        </w:rPr>
        <w:t>Accordingly, Common-Nodes queries emphasize </w:t>
      </w:r>
      <w:r>
        <w:rPr>
          <w:rStyle w:val="Emphasis"/>
          <w:rFonts w:ascii="Times" w:hAnsi="Times"/>
          <w:color w:val="000000"/>
          <w:sz w:val="27"/>
          <w:szCs w:val="27"/>
        </w:rPr>
        <w:t>structure discovery</w:t>
      </w:r>
      <w:r>
        <w:rPr>
          <w:rFonts w:ascii="Times" w:hAnsi="Times"/>
          <w:color w:val="000000"/>
          <w:sz w:val="27"/>
          <w:szCs w:val="27"/>
        </w:rPr>
        <w:t>, </w:t>
      </w:r>
      <w:r>
        <w:rPr>
          <w:rStyle w:val="Emphasis"/>
          <w:rFonts w:ascii="Times" w:hAnsi="Times"/>
          <w:color w:val="000000"/>
          <w:sz w:val="27"/>
          <w:szCs w:val="27"/>
        </w:rPr>
        <w:t>robustness testing</w:t>
      </w:r>
      <w:r>
        <w:rPr>
          <w:rFonts w:ascii="Times" w:hAnsi="Times"/>
          <w:color w:val="000000"/>
          <w:sz w:val="27"/>
          <w:szCs w:val="27"/>
        </w:rPr>
        <w:t>, and </w:t>
      </w:r>
      <w:r>
        <w:rPr>
          <w:rStyle w:val="Emphasis"/>
          <w:rFonts w:ascii="Times" w:hAnsi="Times"/>
          <w:color w:val="000000"/>
          <w:sz w:val="27"/>
          <w:szCs w:val="27"/>
        </w:rPr>
        <w:t>cross-context reuse</w:t>
      </w:r>
      <w:r>
        <w:rPr>
          <w:rFonts w:ascii="Times" w:hAnsi="Times"/>
          <w:color w:val="000000"/>
          <w:sz w:val="27"/>
          <w:szCs w:val="27"/>
        </w:rPr>
        <w:t>.</w:t>
      </w:r>
    </w:p>
    <w:p w14:paraId="41601804" w14:textId="77777777" w:rsidR="007770A2" w:rsidRDefault="003B2BA8" w:rsidP="007770A2">
      <w:pPr>
        <w:rPr>
          <w:rFonts w:ascii="Times" w:hAnsi="Times"/>
          <w:sz w:val="27"/>
          <w:szCs w:val="27"/>
        </w:rPr>
      </w:pPr>
      <w:r w:rsidRPr="003B2BA8">
        <w:rPr>
          <w:noProof/>
          <w14:ligatures w14:val="standardContextual"/>
        </w:rPr>
        <w:pict w14:anchorId="2D454A8B">
          <v:rect id="_x0000_i1078" alt="" style="width:468pt;height:.05pt;mso-width-percent:0;mso-height-percent:0;mso-width-percent:0;mso-height-percent:0" o:hralign="center" o:hrstd="t" o:hr="t" fillcolor="#a0a0a0" stroked="f"/>
        </w:pict>
      </w:r>
    </w:p>
    <w:p w14:paraId="1E862932" w14:textId="77777777" w:rsidR="007770A2" w:rsidRDefault="007770A2" w:rsidP="007770A2">
      <w:pPr>
        <w:pStyle w:val="Heading2"/>
        <w:rPr>
          <w:rFonts w:ascii="Times" w:hAnsi="Times"/>
          <w:color w:val="000000"/>
          <w:sz w:val="36"/>
          <w:szCs w:val="36"/>
        </w:rPr>
      </w:pPr>
      <w:r>
        <w:rPr>
          <w:rFonts w:ascii="Times" w:hAnsi="Times"/>
          <w:color w:val="000000"/>
        </w:rPr>
        <w:t>11.2 The Common-Nodes query stack (overview)</w:t>
      </w:r>
    </w:p>
    <w:p w14:paraId="1BE7318B" w14:textId="77777777" w:rsidR="007770A2" w:rsidRDefault="007770A2" w:rsidP="007770A2">
      <w:pPr>
        <w:pStyle w:val="NormalWeb"/>
        <w:rPr>
          <w:rFonts w:ascii="Times" w:hAnsi="Times"/>
          <w:color w:val="000000"/>
          <w:sz w:val="27"/>
          <w:szCs w:val="27"/>
        </w:rPr>
      </w:pPr>
      <w:r>
        <w:rPr>
          <w:rFonts w:ascii="Times" w:hAnsi="Times"/>
          <w:color w:val="000000"/>
          <w:sz w:val="27"/>
          <w:szCs w:val="27"/>
        </w:rPr>
        <w:t>Sapphire supports the Common-Nodes project through seven query bundles:</w:t>
      </w:r>
    </w:p>
    <w:p w14:paraId="0F6454D3" w14:textId="77777777" w:rsidR="007770A2" w:rsidRDefault="007770A2" w:rsidP="007770A2">
      <w:pPr>
        <w:numPr>
          <w:ilvl w:val="0"/>
          <w:numId w:val="123"/>
        </w:numPr>
        <w:spacing w:before="100" w:beforeAutospacing="1" w:after="100" w:afterAutospacing="1"/>
        <w:rPr>
          <w:rFonts w:ascii="Times" w:hAnsi="Times"/>
          <w:color w:val="000000"/>
          <w:sz w:val="27"/>
          <w:szCs w:val="27"/>
        </w:rPr>
      </w:pPr>
      <w:r>
        <w:rPr>
          <w:rStyle w:val="Strong"/>
          <w:rFonts w:ascii="Times" w:hAnsi="Times"/>
          <w:color w:val="000000"/>
          <w:sz w:val="27"/>
          <w:szCs w:val="27"/>
        </w:rPr>
        <w:t>Genetic universe definition</w:t>
      </w:r>
    </w:p>
    <w:p w14:paraId="1716E664" w14:textId="77777777" w:rsidR="007770A2" w:rsidRDefault="007770A2" w:rsidP="007770A2">
      <w:pPr>
        <w:numPr>
          <w:ilvl w:val="0"/>
          <w:numId w:val="123"/>
        </w:numPr>
        <w:spacing w:before="100" w:beforeAutospacing="1" w:after="100" w:afterAutospacing="1"/>
        <w:rPr>
          <w:rFonts w:ascii="Times" w:hAnsi="Times"/>
          <w:color w:val="000000"/>
          <w:sz w:val="27"/>
          <w:szCs w:val="27"/>
        </w:rPr>
      </w:pPr>
      <w:r>
        <w:rPr>
          <w:rStyle w:val="Strong"/>
          <w:rFonts w:ascii="Times" w:hAnsi="Times"/>
          <w:color w:val="000000"/>
          <w:sz w:val="27"/>
          <w:szCs w:val="27"/>
        </w:rPr>
        <w:t>Functional coverage assessment</w:t>
      </w:r>
    </w:p>
    <w:p w14:paraId="64914598" w14:textId="77777777" w:rsidR="007770A2" w:rsidRDefault="007770A2" w:rsidP="007770A2">
      <w:pPr>
        <w:numPr>
          <w:ilvl w:val="0"/>
          <w:numId w:val="123"/>
        </w:numPr>
        <w:spacing w:before="100" w:beforeAutospacing="1" w:after="100" w:afterAutospacing="1"/>
        <w:rPr>
          <w:rFonts w:ascii="Times" w:hAnsi="Times"/>
          <w:color w:val="000000"/>
          <w:sz w:val="27"/>
          <w:szCs w:val="27"/>
        </w:rPr>
      </w:pPr>
      <w:r>
        <w:rPr>
          <w:rStyle w:val="Strong"/>
          <w:rFonts w:ascii="Times" w:hAnsi="Times"/>
          <w:color w:val="000000"/>
          <w:sz w:val="27"/>
          <w:szCs w:val="27"/>
        </w:rPr>
        <w:t>Construction of functional geometry</w:t>
      </w:r>
    </w:p>
    <w:p w14:paraId="3427CC0F" w14:textId="77777777" w:rsidR="007770A2" w:rsidRDefault="007770A2" w:rsidP="007770A2">
      <w:pPr>
        <w:numPr>
          <w:ilvl w:val="0"/>
          <w:numId w:val="123"/>
        </w:numPr>
        <w:spacing w:before="100" w:beforeAutospacing="1" w:after="100" w:afterAutospacing="1"/>
        <w:rPr>
          <w:rFonts w:ascii="Times" w:hAnsi="Times"/>
          <w:color w:val="000000"/>
          <w:sz w:val="27"/>
          <w:szCs w:val="27"/>
        </w:rPr>
      </w:pPr>
      <w:r>
        <w:rPr>
          <w:rStyle w:val="Strong"/>
          <w:rFonts w:ascii="Times" w:hAnsi="Times"/>
          <w:color w:val="000000"/>
          <w:sz w:val="27"/>
          <w:szCs w:val="27"/>
        </w:rPr>
        <w:t>Clinical–functional correspondence testing</w:t>
      </w:r>
    </w:p>
    <w:p w14:paraId="75CC2E3E" w14:textId="77777777" w:rsidR="007770A2" w:rsidRDefault="007770A2" w:rsidP="007770A2">
      <w:pPr>
        <w:numPr>
          <w:ilvl w:val="0"/>
          <w:numId w:val="123"/>
        </w:numPr>
        <w:spacing w:before="100" w:beforeAutospacing="1" w:after="100" w:afterAutospacing="1"/>
        <w:rPr>
          <w:rFonts w:ascii="Times" w:hAnsi="Times"/>
          <w:color w:val="000000"/>
          <w:sz w:val="27"/>
          <w:szCs w:val="27"/>
        </w:rPr>
      </w:pPr>
      <w:r>
        <w:rPr>
          <w:rStyle w:val="Strong"/>
          <w:rFonts w:ascii="Times" w:hAnsi="Times"/>
          <w:color w:val="000000"/>
          <w:sz w:val="27"/>
          <w:szCs w:val="27"/>
        </w:rPr>
        <w:t>Pharmacologic alignment and expansion</w:t>
      </w:r>
    </w:p>
    <w:p w14:paraId="3516F5B6" w14:textId="77777777" w:rsidR="007770A2" w:rsidRDefault="007770A2" w:rsidP="007770A2">
      <w:pPr>
        <w:numPr>
          <w:ilvl w:val="0"/>
          <w:numId w:val="123"/>
        </w:numPr>
        <w:spacing w:before="100" w:beforeAutospacing="1" w:after="100" w:afterAutospacing="1"/>
        <w:rPr>
          <w:rFonts w:ascii="Times" w:hAnsi="Times"/>
          <w:color w:val="000000"/>
          <w:sz w:val="27"/>
          <w:szCs w:val="27"/>
        </w:rPr>
      </w:pPr>
      <w:r>
        <w:rPr>
          <w:rStyle w:val="Strong"/>
          <w:rFonts w:ascii="Times" w:hAnsi="Times"/>
          <w:color w:val="000000"/>
          <w:sz w:val="27"/>
          <w:szCs w:val="27"/>
        </w:rPr>
        <w:t>Novel gene inference</w:t>
      </w:r>
    </w:p>
    <w:p w14:paraId="4CDD2441" w14:textId="77777777" w:rsidR="007770A2" w:rsidRDefault="007770A2" w:rsidP="007770A2">
      <w:pPr>
        <w:numPr>
          <w:ilvl w:val="0"/>
          <w:numId w:val="123"/>
        </w:numPr>
        <w:spacing w:before="100" w:beforeAutospacing="1" w:after="100" w:afterAutospacing="1"/>
        <w:rPr>
          <w:rFonts w:ascii="Times" w:hAnsi="Times"/>
          <w:color w:val="000000"/>
          <w:sz w:val="27"/>
          <w:szCs w:val="27"/>
        </w:rPr>
      </w:pPr>
      <w:r>
        <w:rPr>
          <w:rStyle w:val="Strong"/>
          <w:rFonts w:ascii="Times" w:hAnsi="Times"/>
          <w:color w:val="000000"/>
          <w:sz w:val="27"/>
          <w:szCs w:val="27"/>
        </w:rPr>
        <w:t>Common-node hypothesis generation and testing</w:t>
      </w:r>
    </w:p>
    <w:p w14:paraId="5AC4A2FC" w14:textId="77777777" w:rsidR="007770A2" w:rsidRDefault="007770A2" w:rsidP="007770A2">
      <w:pPr>
        <w:pStyle w:val="NormalWeb"/>
        <w:rPr>
          <w:rFonts w:ascii="Times" w:hAnsi="Times"/>
          <w:color w:val="000000"/>
          <w:sz w:val="27"/>
          <w:szCs w:val="27"/>
        </w:rPr>
      </w:pPr>
      <w:r>
        <w:rPr>
          <w:rFonts w:ascii="Times" w:hAnsi="Times"/>
          <w:color w:val="000000"/>
          <w:sz w:val="27"/>
          <w:szCs w:val="27"/>
        </w:rPr>
        <w:t>Each bundle is detailed below.</w:t>
      </w:r>
    </w:p>
    <w:p w14:paraId="44AD816D" w14:textId="77777777" w:rsidR="007770A2" w:rsidRDefault="003B2BA8" w:rsidP="007770A2">
      <w:pPr>
        <w:rPr>
          <w:rFonts w:ascii="Times" w:hAnsi="Times"/>
          <w:sz w:val="27"/>
          <w:szCs w:val="27"/>
        </w:rPr>
      </w:pPr>
      <w:r w:rsidRPr="003B2BA8">
        <w:rPr>
          <w:noProof/>
          <w14:ligatures w14:val="standardContextual"/>
        </w:rPr>
        <w:pict w14:anchorId="23E5D6B2">
          <v:rect id="_x0000_i1077" alt="" style="width:468pt;height:.05pt;mso-width-percent:0;mso-height-percent:0;mso-width-percent:0;mso-height-percent:0" o:hralign="center" o:hrstd="t" o:hr="t" fillcolor="#a0a0a0" stroked="f"/>
        </w:pict>
      </w:r>
    </w:p>
    <w:p w14:paraId="4F4B114E" w14:textId="77777777" w:rsidR="007770A2" w:rsidRDefault="007770A2" w:rsidP="007770A2">
      <w:pPr>
        <w:pStyle w:val="Heading2"/>
        <w:rPr>
          <w:rFonts w:ascii="Times" w:hAnsi="Times"/>
          <w:color w:val="000000"/>
          <w:sz w:val="36"/>
          <w:szCs w:val="36"/>
        </w:rPr>
      </w:pPr>
      <w:r>
        <w:rPr>
          <w:rFonts w:ascii="Times" w:hAnsi="Times"/>
          <w:color w:val="000000"/>
        </w:rPr>
        <w:t>11.3 Bundle 1 — Epilepsy genetic universe definition</w:t>
      </w:r>
    </w:p>
    <w:p w14:paraId="0DE3CDF5" w14:textId="77777777" w:rsidR="007770A2" w:rsidRDefault="007770A2" w:rsidP="007770A2">
      <w:pPr>
        <w:pStyle w:val="Heading3"/>
        <w:rPr>
          <w:rFonts w:ascii="Times" w:hAnsi="Times"/>
          <w:color w:val="000000"/>
        </w:rPr>
      </w:pPr>
      <w:r>
        <w:rPr>
          <w:rFonts w:ascii="Times" w:hAnsi="Times"/>
          <w:color w:val="000000"/>
        </w:rPr>
        <w:t>Objective</w:t>
      </w:r>
    </w:p>
    <w:p w14:paraId="7760E3B4" w14:textId="77777777" w:rsidR="007770A2" w:rsidRDefault="007770A2" w:rsidP="007770A2">
      <w:pPr>
        <w:pStyle w:val="NormalWeb"/>
        <w:rPr>
          <w:rFonts w:ascii="Times" w:hAnsi="Times"/>
          <w:color w:val="000000"/>
          <w:sz w:val="27"/>
          <w:szCs w:val="27"/>
        </w:rPr>
      </w:pPr>
      <w:r>
        <w:rPr>
          <w:rFonts w:ascii="Times" w:hAnsi="Times"/>
          <w:color w:val="000000"/>
          <w:sz w:val="27"/>
          <w:szCs w:val="27"/>
        </w:rPr>
        <w:t>Define the ground-truth set of epilepsy-causal genes and their clinical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
        <w:gridCol w:w="1256"/>
        <w:gridCol w:w="4189"/>
        <w:gridCol w:w="1406"/>
        <w:gridCol w:w="2046"/>
      </w:tblGrid>
      <w:tr w:rsidR="007770A2" w14:paraId="37E34717" w14:textId="77777777" w:rsidTr="00DB7E68">
        <w:trPr>
          <w:tblHeader/>
          <w:tblCellSpacing w:w="15" w:type="dxa"/>
        </w:trPr>
        <w:tc>
          <w:tcPr>
            <w:tcW w:w="0" w:type="auto"/>
            <w:vAlign w:val="center"/>
            <w:hideMark/>
          </w:tcPr>
          <w:p w14:paraId="5B0C56F7"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lastRenderedPageBreak/>
              <w:t>ID</w:t>
            </w:r>
          </w:p>
        </w:tc>
        <w:tc>
          <w:tcPr>
            <w:tcW w:w="0" w:type="auto"/>
            <w:vAlign w:val="center"/>
            <w:hideMark/>
          </w:tcPr>
          <w:p w14:paraId="03713533"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2912957C"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48FD731D"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3E35FACC"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14:paraId="4033E409" w14:textId="77777777" w:rsidTr="00DB7E68">
        <w:trPr>
          <w:tblCellSpacing w:w="15" w:type="dxa"/>
        </w:trPr>
        <w:tc>
          <w:tcPr>
            <w:tcW w:w="0" w:type="auto"/>
            <w:vAlign w:val="center"/>
            <w:hideMark/>
          </w:tcPr>
          <w:p w14:paraId="252B152C" w14:textId="77777777" w:rsidR="007770A2" w:rsidRPr="00BE5F7B" w:rsidRDefault="007770A2" w:rsidP="00DB7E68">
            <w:pPr>
              <w:rPr>
                <w:rFonts w:ascii="Times" w:hAnsi="Times"/>
                <w:sz w:val="18"/>
                <w:szCs w:val="18"/>
              </w:rPr>
            </w:pPr>
            <w:r w:rsidRPr="00BE5F7B">
              <w:rPr>
                <w:rFonts w:ascii="Times" w:hAnsi="Times"/>
                <w:sz w:val="18"/>
                <w:szCs w:val="18"/>
              </w:rPr>
              <w:t>CN-1.1</w:t>
            </w:r>
          </w:p>
        </w:tc>
        <w:tc>
          <w:tcPr>
            <w:tcW w:w="0" w:type="auto"/>
            <w:vAlign w:val="center"/>
            <w:hideMark/>
          </w:tcPr>
          <w:p w14:paraId="00D80E55" w14:textId="77777777" w:rsidR="007770A2" w:rsidRPr="00BE5F7B" w:rsidRDefault="007770A2" w:rsidP="00DB7E68">
            <w:pPr>
              <w:rPr>
                <w:rFonts w:ascii="Times" w:hAnsi="Times"/>
                <w:sz w:val="18"/>
                <w:szCs w:val="18"/>
              </w:rPr>
            </w:pPr>
            <w:r w:rsidRPr="00BE5F7B">
              <w:rPr>
                <w:rFonts w:ascii="Times" w:hAnsi="Times"/>
                <w:sz w:val="18"/>
                <w:szCs w:val="18"/>
              </w:rPr>
              <w:t>Enumerate causal genes</w:t>
            </w:r>
          </w:p>
        </w:tc>
        <w:tc>
          <w:tcPr>
            <w:tcW w:w="0" w:type="auto"/>
            <w:vAlign w:val="center"/>
            <w:hideMark/>
          </w:tcPr>
          <w:p w14:paraId="7BAA8215" w14:textId="77777777" w:rsidR="007770A2" w:rsidRPr="00BE5F7B" w:rsidRDefault="007770A2" w:rsidP="00DB7E68">
            <w:pPr>
              <w:rPr>
                <w:rFonts w:ascii="Times" w:hAnsi="Times"/>
                <w:sz w:val="18"/>
                <w:szCs w:val="18"/>
              </w:rPr>
            </w:pPr>
            <w:r w:rsidRPr="00BE5F7B">
              <w:rPr>
                <w:rFonts w:ascii="Times" w:hAnsi="Times"/>
                <w:sz w:val="18"/>
                <w:szCs w:val="18"/>
              </w:rPr>
              <w:t>“Return all genes with definitive or strong evidence for monogenic epilepsy. Annotate with syndrome, seizure type, inheritance, age of onset.”</w:t>
            </w:r>
          </w:p>
        </w:tc>
        <w:tc>
          <w:tcPr>
            <w:tcW w:w="0" w:type="auto"/>
            <w:vAlign w:val="center"/>
            <w:hideMark/>
          </w:tcPr>
          <w:p w14:paraId="574D4A1A" w14:textId="77777777" w:rsidR="007770A2" w:rsidRPr="00BE5F7B" w:rsidRDefault="007770A2" w:rsidP="00DB7E68">
            <w:pPr>
              <w:rPr>
                <w:rFonts w:ascii="Times" w:hAnsi="Times"/>
                <w:sz w:val="18"/>
                <w:szCs w:val="18"/>
              </w:rPr>
            </w:pPr>
            <w:r w:rsidRPr="00BE5F7B">
              <w:rPr>
                <w:rFonts w:ascii="Times" w:hAnsi="Times"/>
                <w:sz w:val="18"/>
                <w:szCs w:val="18"/>
              </w:rPr>
              <w:t>Versioned gene universe</w:t>
            </w:r>
          </w:p>
        </w:tc>
        <w:tc>
          <w:tcPr>
            <w:tcW w:w="0" w:type="auto"/>
            <w:vAlign w:val="center"/>
            <w:hideMark/>
          </w:tcPr>
          <w:p w14:paraId="4B20B105" w14:textId="77777777" w:rsidR="007770A2" w:rsidRPr="00BE5F7B" w:rsidRDefault="007770A2" w:rsidP="00DB7E68">
            <w:pPr>
              <w:rPr>
                <w:rFonts w:ascii="Times" w:hAnsi="Times"/>
                <w:sz w:val="18"/>
                <w:szCs w:val="18"/>
              </w:rPr>
            </w:pPr>
            <w:r w:rsidRPr="00BE5F7B">
              <w:rPr>
                <w:rFonts w:ascii="Times" w:hAnsi="Times"/>
                <w:sz w:val="18"/>
                <w:szCs w:val="18"/>
              </w:rPr>
              <w:t>Curated genetics KB; ClinGen/OMIM ingestion</w:t>
            </w:r>
          </w:p>
        </w:tc>
      </w:tr>
      <w:tr w:rsidR="007770A2" w14:paraId="7DBEC951" w14:textId="77777777" w:rsidTr="00DB7E68">
        <w:trPr>
          <w:tblCellSpacing w:w="15" w:type="dxa"/>
        </w:trPr>
        <w:tc>
          <w:tcPr>
            <w:tcW w:w="0" w:type="auto"/>
            <w:vAlign w:val="center"/>
            <w:hideMark/>
          </w:tcPr>
          <w:p w14:paraId="21BFF13B" w14:textId="77777777" w:rsidR="007770A2" w:rsidRPr="00BE5F7B" w:rsidRDefault="007770A2" w:rsidP="00DB7E68">
            <w:pPr>
              <w:rPr>
                <w:rFonts w:ascii="Times" w:hAnsi="Times"/>
                <w:sz w:val="18"/>
                <w:szCs w:val="18"/>
              </w:rPr>
            </w:pPr>
            <w:r w:rsidRPr="00BE5F7B">
              <w:rPr>
                <w:rFonts w:ascii="Times" w:hAnsi="Times"/>
                <w:sz w:val="18"/>
                <w:szCs w:val="18"/>
              </w:rPr>
              <w:t>CN-1.2</w:t>
            </w:r>
          </w:p>
        </w:tc>
        <w:tc>
          <w:tcPr>
            <w:tcW w:w="0" w:type="auto"/>
            <w:vAlign w:val="center"/>
            <w:hideMark/>
          </w:tcPr>
          <w:p w14:paraId="5B96349B" w14:textId="77777777" w:rsidR="007770A2" w:rsidRPr="00BE5F7B" w:rsidRDefault="007770A2" w:rsidP="00DB7E68">
            <w:pPr>
              <w:rPr>
                <w:rFonts w:ascii="Times" w:hAnsi="Times"/>
                <w:sz w:val="18"/>
                <w:szCs w:val="18"/>
              </w:rPr>
            </w:pPr>
            <w:r w:rsidRPr="00BE5F7B">
              <w:rPr>
                <w:rFonts w:ascii="Times" w:hAnsi="Times"/>
                <w:sz w:val="18"/>
                <w:szCs w:val="18"/>
              </w:rPr>
              <w:t>Evidence stratification</w:t>
            </w:r>
          </w:p>
        </w:tc>
        <w:tc>
          <w:tcPr>
            <w:tcW w:w="0" w:type="auto"/>
            <w:vAlign w:val="center"/>
            <w:hideMark/>
          </w:tcPr>
          <w:p w14:paraId="2C6D05C9" w14:textId="77777777" w:rsidR="007770A2" w:rsidRPr="00BE5F7B" w:rsidRDefault="007770A2" w:rsidP="00DB7E68">
            <w:pPr>
              <w:rPr>
                <w:rFonts w:ascii="Times" w:hAnsi="Times"/>
                <w:sz w:val="18"/>
                <w:szCs w:val="18"/>
              </w:rPr>
            </w:pPr>
            <w:r w:rsidRPr="00BE5F7B">
              <w:rPr>
                <w:rFonts w:ascii="Times" w:hAnsi="Times"/>
                <w:sz w:val="18"/>
                <w:szCs w:val="18"/>
              </w:rPr>
              <w:t>“Stratify epilepsy genes by evidence strength and penetrance. Flag ambiguous or disputed genes.”</w:t>
            </w:r>
          </w:p>
        </w:tc>
        <w:tc>
          <w:tcPr>
            <w:tcW w:w="0" w:type="auto"/>
            <w:vAlign w:val="center"/>
            <w:hideMark/>
          </w:tcPr>
          <w:p w14:paraId="6D83C3F0" w14:textId="77777777" w:rsidR="007770A2" w:rsidRPr="00BE5F7B" w:rsidRDefault="007770A2" w:rsidP="00DB7E68">
            <w:pPr>
              <w:rPr>
                <w:rFonts w:ascii="Times" w:hAnsi="Times"/>
                <w:sz w:val="18"/>
                <w:szCs w:val="18"/>
              </w:rPr>
            </w:pPr>
            <w:r w:rsidRPr="00BE5F7B">
              <w:rPr>
                <w:rFonts w:ascii="Times" w:hAnsi="Times"/>
                <w:sz w:val="18"/>
                <w:szCs w:val="18"/>
              </w:rPr>
              <w:t>Confidence-weighted gene list</w:t>
            </w:r>
          </w:p>
        </w:tc>
        <w:tc>
          <w:tcPr>
            <w:tcW w:w="0" w:type="auto"/>
            <w:vAlign w:val="center"/>
            <w:hideMark/>
          </w:tcPr>
          <w:p w14:paraId="7300B8CF" w14:textId="77777777" w:rsidR="007770A2" w:rsidRPr="00BE5F7B" w:rsidRDefault="007770A2" w:rsidP="00DB7E68">
            <w:pPr>
              <w:rPr>
                <w:rFonts w:ascii="Times" w:hAnsi="Times"/>
                <w:sz w:val="18"/>
                <w:szCs w:val="18"/>
              </w:rPr>
            </w:pPr>
            <w:r w:rsidRPr="00BE5F7B">
              <w:rPr>
                <w:rFonts w:ascii="Times" w:hAnsi="Times"/>
                <w:sz w:val="18"/>
                <w:szCs w:val="18"/>
              </w:rPr>
              <w:t>Literature graph</w:t>
            </w:r>
          </w:p>
        </w:tc>
      </w:tr>
      <w:tr w:rsidR="007770A2" w14:paraId="172B4830" w14:textId="77777777" w:rsidTr="00DB7E68">
        <w:trPr>
          <w:tblCellSpacing w:w="15" w:type="dxa"/>
        </w:trPr>
        <w:tc>
          <w:tcPr>
            <w:tcW w:w="0" w:type="auto"/>
            <w:vAlign w:val="center"/>
            <w:hideMark/>
          </w:tcPr>
          <w:p w14:paraId="1B3E2CD4" w14:textId="77777777" w:rsidR="007770A2" w:rsidRPr="00BE5F7B" w:rsidRDefault="007770A2" w:rsidP="00DB7E68">
            <w:pPr>
              <w:rPr>
                <w:rFonts w:ascii="Times" w:hAnsi="Times"/>
                <w:sz w:val="18"/>
                <w:szCs w:val="18"/>
              </w:rPr>
            </w:pPr>
            <w:r w:rsidRPr="00BE5F7B">
              <w:rPr>
                <w:rFonts w:ascii="Times" w:hAnsi="Times"/>
                <w:sz w:val="18"/>
                <w:szCs w:val="18"/>
              </w:rPr>
              <w:t>CN-1.3</w:t>
            </w:r>
          </w:p>
        </w:tc>
        <w:tc>
          <w:tcPr>
            <w:tcW w:w="0" w:type="auto"/>
            <w:vAlign w:val="center"/>
            <w:hideMark/>
          </w:tcPr>
          <w:p w14:paraId="3B4A72FE" w14:textId="77777777" w:rsidR="007770A2" w:rsidRPr="00BE5F7B" w:rsidRDefault="007770A2" w:rsidP="00DB7E68">
            <w:pPr>
              <w:rPr>
                <w:rFonts w:ascii="Times" w:hAnsi="Times"/>
                <w:sz w:val="18"/>
                <w:szCs w:val="18"/>
              </w:rPr>
            </w:pPr>
            <w:r w:rsidRPr="00BE5F7B">
              <w:rPr>
                <w:rFonts w:ascii="Times" w:hAnsi="Times"/>
                <w:sz w:val="18"/>
                <w:szCs w:val="18"/>
              </w:rPr>
              <w:t>Syndrome ontology</w:t>
            </w:r>
          </w:p>
        </w:tc>
        <w:tc>
          <w:tcPr>
            <w:tcW w:w="0" w:type="auto"/>
            <w:vAlign w:val="center"/>
            <w:hideMark/>
          </w:tcPr>
          <w:p w14:paraId="322A5A08" w14:textId="77777777" w:rsidR="007770A2" w:rsidRPr="00BE5F7B" w:rsidRDefault="007770A2" w:rsidP="00DB7E68">
            <w:pPr>
              <w:rPr>
                <w:rFonts w:ascii="Times" w:hAnsi="Times"/>
                <w:sz w:val="18"/>
                <w:szCs w:val="18"/>
              </w:rPr>
            </w:pPr>
            <w:r w:rsidRPr="00BE5F7B">
              <w:rPr>
                <w:rFonts w:ascii="Times" w:hAnsi="Times"/>
                <w:sz w:val="18"/>
                <w:szCs w:val="18"/>
              </w:rPr>
              <w:t>“Normalize epilepsy syndromes into a hierarchical ontology suitable for enrichment testing.”</w:t>
            </w:r>
          </w:p>
        </w:tc>
        <w:tc>
          <w:tcPr>
            <w:tcW w:w="0" w:type="auto"/>
            <w:vAlign w:val="center"/>
            <w:hideMark/>
          </w:tcPr>
          <w:p w14:paraId="1DCCC3FE" w14:textId="77777777" w:rsidR="007770A2" w:rsidRPr="00BE5F7B" w:rsidRDefault="007770A2" w:rsidP="00DB7E68">
            <w:pPr>
              <w:rPr>
                <w:rFonts w:ascii="Times" w:hAnsi="Times"/>
                <w:sz w:val="18"/>
                <w:szCs w:val="18"/>
              </w:rPr>
            </w:pPr>
            <w:r w:rsidRPr="00BE5F7B">
              <w:rPr>
                <w:rFonts w:ascii="Times" w:hAnsi="Times"/>
                <w:sz w:val="18"/>
                <w:szCs w:val="18"/>
              </w:rPr>
              <w:t>Syndrome ontology v1</w:t>
            </w:r>
          </w:p>
        </w:tc>
        <w:tc>
          <w:tcPr>
            <w:tcW w:w="0" w:type="auto"/>
            <w:vAlign w:val="center"/>
            <w:hideMark/>
          </w:tcPr>
          <w:p w14:paraId="5387AE01" w14:textId="77777777" w:rsidR="007770A2" w:rsidRPr="00BE5F7B" w:rsidRDefault="007770A2" w:rsidP="00DB7E68">
            <w:pPr>
              <w:rPr>
                <w:rFonts w:ascii="Times" w:hAnsi="Times"/>
                <w:sz w:val="18"/>
                <w:szCs w:val="18"/>
              </w:rPr>
            </w:pPr>
            <w:r w:rsidRPr="00BE5F7B">
              <w:rPr>
                <w:rFonts w:ascii="Times" w:hAnsi="Times"/>
                <w:sz w:val="18"/>
                <w:szCs w:val="18"/>
              </w:rPr>
              <w:t>Clinical ontology layer</w:t>
            </w:r>
          </w:p>
        </w:tc>
      </w:tr>
    </w:tbl>
    <w:p w14:paraId="727D1B86"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Sapphire produces a frozen epilepsy gene universe suitable for hypothesis testing—not a moving target.</w:t>
      </w:r>
    </w:p>
    <w:p w14:paraId="4495C576" w14:textId="77777777" w:rsidR="007770A2" w:rsidRDefault="003B2BA8" w:rsidP="007770A2">
      <w:pPr>
        <w:rPr>
          <w:rFonts w:ascii="Times" w:hAnsi="Times"/>
          <w:sz w:val="27"/>
          <w:szCs w:val="27"/>
        </w:rPr>
      </w:pPr>
      <w:r w:rsidRPr="003B2BA8">
        <w:rPr>
          <w:noProof/>
          <w14:ligatures w14:val="standardContextual"/>
        </w:rPr>
        <w:pict w14:anchorId="5C402CED">
          <v:rect id="_x0000_i1076" alt="" style="width:468pt;height:.05pt;mso-width-percent:0;mso-height-percent:0;mso-width-percent:0;mso-height-percent:0" o:hralign="center" o:hrstd="t" o:hr="t" fillcolor="#a0a0a0" stroked="f"/>
        </w:pict>
      </w:r>
    </w:p>
    <w:p w14:paraId="40C51B5B" w14:textId="77777777" w:rsidR="007770A2" w:rsidRDefault="007770A2" w:rsidP="007770A2">
      <w:pPr>
        <w:pStyle w:val="Heading2"/>
        <w:rPr>
          <w:rFonts w:ascii="Times" w:hAnsi="Times"/>
          <w:color w:val="000000"/>
          <w:sz w:val="36"/>
          <w:szCs w:val="36"/>
        </w:rPr>
      </w:pPr>
      <w:r>
        <w:rPr>
          <w:rFonts w:ascii="Times" w:hAnsi="Times"/>
          <w:color w:val="000000"/>
        </w:rPr>
        <w:t>11.4 Bundle 2 — Functional data coverage assessment</w:t>
      </w:r>
    </w:p>
    <w:p w14:paraId="64B74394" w14:textId="77777777" w:rsidR="007770A2" w:rsidRDefault="007770A2" w:rsidP="007770A2">
      <w:pPr>
        <w:pStyle w:val="Heading3"/>
        <w:rPr>
          <w:rFonts w:ascii="Times" w:hAnsi="Times"/>
          <w:color w:val="000000"/>
        </w:rPr>
      </w:pPr>
      <w:r>
        <w:rPr>
          <w:rFonts w:ascii="Times" w:hAnsi="Times"/>
          <w:color w:val="000000"/>
        </w:rPr>
        <w:t>Objective</w:t>
      </w:r>
    </w:p>
    <w:p w14:paraId="65A87694" w14:textId="77777777" w:rsidR="007770A2" w:rsidRDefault="007770A2" w:rsidP="007770A2">
      <w:pPr>
        <w:pStyle w:val="NormalWeb"/>
        <w:rPr>
          <w:rFonts w:ascii="Times" w:hAnsi="Times"/>
          <w:color w:val="000000"/>
          <w:sz w:val="27"/>
          <w:szCs w:val="27"/>
        </w:rPr>
      </w:pPr>
      <w:r>
        <w:rPr>
          <w:rFonts w:ascii="Times" w:hAnsi="Times"/>
          <w:color w:val="000000"/>
          <w:sz w:val="27"/>
          <w:szCs w:val="27"/>
        </w:rPr>
        <w:t>Determine which epilepsy genes can be analyzed immediately and where data gaps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1270"/>
        <w:gridCol w:w="4723"/>
        <w:gridCol w:w="1282"/>
        <w:gridCol w:w="1597"/>
      </w:tblGrid>
      <w:tr w:rsidR="007770A2" w14:paraId="6A9966CE" w14:textId="77777777" w:rsidTr="00DB7E68">
        <w:trPr>
          <w:tblHeader/>
          <w:tblCellSpacing w:w="15" w:type="dxa"/>
        </w:trPr>
        <w:tc>
          <w:tcPr>
            <w:tcW w:w="0" w:type="auto"/>
            <w:vAlign w:val="center"/>
            <w:hideMark/>
          </w:tcPr>
          <w:p w14:paraId="0ADA089A"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6988A095"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39856D83"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4EC71E52"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47E30090"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14:paraId="6E9FEAEA" w14:textId="77777777" w:rsidTr="00DB7E68">
        <w:trPr>
          <w:tblCellSpacing w:w="15" w:type="dxa"/>
        </w:trPr>
        <w:tc>
          <w:tcPr>
            <w:tcW w:w="0" w:type="auto"/>
            <w:vAlign w:val="center"/>
            <w:hideMark/>
          </w:tcPr>
          <w:p w14:paraId="1A09EC84" w14:textId="77777777" w:rsidR="007770A2" w:rsidRPr="00BE5F7B" w:rsidRDefault="007770A2" w:rsidP="00DB7E68">
            <w:pPr>
              <w:rPr>
                <w:rFonts w:ascii="Times" w:hAnsi="Times"/>
                <w:sz w:val="18"/>
                <w:szCs w:val="18"/>
              </w:rPr>
            </w:pPr>
            <w:r w:rsidRPr="00BE5F7B">
              <w:rPr>
                <w:rFonts w:ascii="Times" w:hAnsi="Times"/>
                <w:sz w:val="18"/>
                <w:szCs w:val="18"/>
              </w:rPr>
              <w:t>CN-2.1</w:t>
            </w:r>
          </w:p>
        </w:tc>
        <w:tc>
          <w:tcPr>
            <w:tcW w:w="0" w:type="auto"/>
            <w:vAlign w:val="center"/>
            <w:hideMark/>
          </w:tcPr>
          <w:p w14:paraId="09C34B37" w14:textId="77777777" w:rsidR="007770A2" w:rsidRPr="00BE5F7B" w:rsidRDefault="007770A2" w:rsidP="00DB7E68">
            <w:pPr>
              <w:rPr>
                <w:rFonts w:ascii="Times" w:hAnsi="Times"/>
                <w:sz w:val="18"/>
                <w:szCs w:val="18"/>
              </w:rPr>
            </w:pPr>
            <w:r w:rsidRPr="00BE5F7B">
              <w:rPr>
                <w:rFonts w:ascii="Times" w:hAnsi="Times"/>
                <w:sz w:val="18"/>
                <w:szCs w:val="18"/>
              </w:rPr>
              <w:t>oEP data intersection</w:t>
            </w:r>
          </w:p>
        </w:tc>
        <w:tc>
          <w:tcPr>
            <w:tcW w:w="0" w:type="auto"/>
            <w:vAlign w:val="center"/>
            <w:hideMark/>
          </w:tcPr>
          <w:p w14:paraId="2429267E" w14:textId="77777777" w:rsidR="007770A2" w:rsidRPr="00BE5F7B" w:rsidRDefault="007770A2" w:rsidP="00DB7E68">
            <w:pPr>
              <w:rPr>
                <w:rFonts w:ascii="Times" w:hAnsi="Times"/>
                <w:sz w:val="18"/>
                <w:szCs w:val="18"/>
              </w:rPr>
            </w:pPr>
            <w:r w:rsidRPr="00BE5F7B">
              <w:rPr>
                <w:rFonts w:ascii="Times" w:hAnsi="Times"/>
                <w:sz w:val="18"/>
                <w:szCs w:val="18"/>
              </w:rPr>
              <w:t>“Intersect epilepsy gene universe with CRISPRn KO experiments. Return genes with valid oEP phenotypes and QC status.”</w:t>
            </w:r>
          </w:p>
        </w:tc>
        <w:tc>
          <w:tcPr>
            <w:tcW w:w="0" w:type="auto"/>
            <w:vAlign w:val="center"/>
            <w:hideMark/>
          </w:tcPr>
          <w:p w14:paraId="59B67B60" w14:textId="77777777" w:rsidR="007770A2" w:rsidRPr="00BE5F7B" w:rsidRDefault="007770A2" w:rsidP="00DB7E68">
            <w:pPr>
              <w:rPr>
                <w:rFonts w:ascii="Times" w:hAnsi="Times"/>
                <w:sz w:val="18"/>
                <w:szCs w:val="18"/>
              </w:rPr>
            </w:pPr>
            <w:r w:rsidRPr="00BE5F7B">
              <w:rPr>
                <w:rFonts w:ascii="Times" w:hAnsi="Times"/>
                <w:sz w:val="18"/>
                <w:szCs w:val="18"/>
              </w:rPr>
              <w:t>Coverage matrix</w:t>
            </w:r>
          </w:p>
        </w:tc>
        <w:tc>
          <w:tcPr>
            <w:tcW w:w="0" w:type="auto"/>
            <w:vAlign w:val="center"/>
            <w:hideMark/>
          </w:tcPr>
          <w:p w14:paraId="48A7F647" w14:textId="77777777" w:rsidR="007770A2" w:rsidRPr="00BE5F7B" w:rsidRDefault="007770A2" w:rsidP="00DB7E68">
            <w:pPr>
              <w:rPr>
                <w:rFonts w:ascii="Times" w:hAnsi="Times"/>
                <w:sz w:val="18"/>
                <w:szCs w:val="18"/>
              </w:rPr>
            </w:pPr>
            <w:r w:rsidRPr="00BE5F7B">
              <w:rPr>
                <w:rFonts w:ascii="Times" w:hAnsi="Times"/>
                <w:sz w:val="18"/>
                <w:szCs w:val="18"/>
              </w:rPr>
              <w:t>CRISPR registry; oEP QC</w:t>
            </w:r>
          </w:p>
        </w:tc>
      </w:tr>
      <w:tr w:rsidR="007770A2" w14:paraId="23963A94" w14:textId="77777777" w:rsidTr="00DB7E68">
        <w:trPr>
          <w:tblCellSpacing w:w="15" w:type="dxa"/>
        </w:trPr>
        <w:tc>
          <w:tcPr>
            <w:tcW w:w="0" w:type="auto"/>
            <w:vAlign w:val="center"/>
            <w:hideMark/>
          </w:tcPr>
          <w:p w14:paraId="08040D25" w14:textId="77777777" w:rsidR="007770A2" w:rsidRPr="00BE5F7B" w:rsidRDefault="007770A2" w:rsidP="00DB7E68">
            <w:pPr>
              <w:rPr>
                <w:rFonts w:ascii="Times" w:hAnsi="Times"/>
                <w:sz w:val="18"/>
                <w:szCs w:val="18"/>
              </w:rPr>
            </w:pPr>
            <w:r w:rsidRPr="00BE5F7B">
              <w:rPr>
                <w:rFonts w:ascii="Times" w:hAnsi="Times"/>
                <w:sz w:val="18"/>
                <w:szCs w:val="18"/>
              </w:rPr>
              <w:t>CN-2.2</w:t>
            </w:r>
          </w:p>
        </w:tc>
        <w:tc>
          <w:tcPr>
            <w:tcW w:w="0" w:type="auto"/>
            <w:vAlign w:val="center"/>
            <w:hideMark/>
          </w:tcPr>
          <w:p w14:paraId="1E78FAC4" w14:textId="77777777" w:rsidR="007770A2" w:rsidRPr="00BE5F7B" w:rsidRDefault="007770A2" w:rsidP="00DB7E68">
            <w:pPr>
              <w:rPr>
                <w:rFonts w:ascii="Times" w:hAnsi="Times"/>
                <w:sz w:val="18"/>
                <w:szCs w:val="18"/>
              </w:rPr>
            </w:pPr>
            <w:r w:rsidRPr="00BE5F7B">
              <w:rPr>
                <w:rFonts w:ascii="Times" w:hAnsi="Times"/>
                <w:sz w:val="18"/>
                <w:szCs w:val="18"/>
              </w:rPr>
              <w:t>Context availability</w:t>
            </w:r>
          </w:p>
        </w:tc>
        <w:tc>
          <w:tcPr>
            <w:tcW w:w="0" w:type="auto"/>
            <w:vAlign w:val="center"/>
            <w:hideMark/>
          </w:tcPr>
          <w:p w14:paraId="2238FF21" w14:textId="77777777" w:rsidR="007770A2" w:rsidRPr="00BE5F7B" w:rsidRDefault="007770A2" w:rsidP="00DB7E68">
            <w:pPr>
              <w:rPr>
                <w:rFonts w:ascii="Times" w:hAnsi="Times"/>
                <w:sz w:val="18"/>
                <w:szCs w:val="18"/>
              </w:rPr>
            </w:pPr>
            <w:r w:rsidRPr="00BE5F7B">
              <w:rPr>
                <w:rFonts w:ascii="Times" w:hAnsi="Times"/>
                <w:sz w:val="18"/>
                <w:szCs w:val="18"/>
              </w:rPr>
              <w:t>“For each covered gene, report cell type, developmental stage, and assay version.”</w:t>
            </w:r>
          </w:p>
        </w:tc>
        <w:tc>
          <w:tcPr>
            <w:tcW w:w="0" w:type="auto"/>
            <w:vAlign w:val="center"/>
            <w:hideMark/>
          </w:tcPr>
          <w:p w14:paraId="7FA06B3A" w14:textId="77777777" w:rsidR="007770A2" w:rsidRPr="00BE5F7B" w:rsidRDefault="007770A2" w:rsidP="00DB7E68">
            <w:pPr>
              <w:rPr>
                <w:rFonts w:ascii="Times" w:hAnsi="Times"/>
                <w:sz w:val="18"/>
                <w:szCs w:val="18"/>
              </w:rPr>
            </w:pPr>
            <w:r w:rsidRPr="00BE5F7B">
              <w:rPr>
                <w:rFonts w:ascii="Times" w:hAnsi="Times"/>
                <w:sz w:val="18"/>
                <w:szCs w:val="18"/>
              </w:rPr>
              <w:t>Context annotation table</w:t>
            </w:r>
          </w:p>
        </w:tc>
        <w:tc>
          <w:tcPr>
            <w:tcW w:w="0" w:type="auto"/>
            <w:vAlign w:val="center"/>
            <w:hideMark/>
          </w:tcPr>
          <w:p w14:paraId="483E92E5" w14:textId="77777777" w:rsidR="007770A2" w:rsidRPr="00BE5F7B" w:rsidRDefault="007770A2" w:rsidP="00DB7E68">
            <w:pPr>
              <w:rPr>
                <w:rFonts w:ascii="Times" w:hAnsi="Times"/>
                <w:sz w:val="18"/>
                <w:szCs w:val="18"/>
              </w:rPr>
            </w:pPr>
            <w:r w:rsidRPr="00BE5F7B">
              <w:rPr>
                <w:rFonts w:ascii="Times" w:hAnsi="Times"/>
                <w:sz w:val="18"/>
                <w:szCs w:val="18"/>
              </w:rPr>
              <w:t>Metadata store</w:t>
            </w:r>
          </w:p>
        </w:tc>
      </w:tr>
      <w:tr w:rsidR="007770A2" w14:paraId="31BF2167" w14:textId="77777777" w:rsidTr="00DB7E68">
        <w:trPr>
          <w:tblCellSpacing w:w="15" w:type="dxa"/>
        </w:trPr>
        <w:tc>
          <w:tcPr>
            <w:tcW w:w="0" w:type="auto"/>
            <w:vAlign w:val="center"/>
            <w:hideMark/>
          </w:tcPr>
          <w:p w14:paraId="5551FC02" w14:textId="77777777" w:rsidR="007770A2" w:rsidRPr="00BE5F7B" w:rsidRDefault="007770A2" w:rsidP="00DB7E68">
            <w:pPr>
              <w:rPr>
                <w:rFonts w:ascii="Times" w:hAnsi="Times"/>
                <w:sz w:val="18"/>
                <w:szCs w:val="18"/>
              </w:rPr>
            </w:pPr>
            <w:r w:rsidRPr="00BE5F7B">
              <w:rPr>
                <w:rFonts w:ascii="Times" w:hAnsi="Times"/>
                <w:sz w:val="18"/>
                <w:szCs w:val="18"/>
              </w:rPr>
              <w:t>CN-2.3</w:t>
            </w:r>
          </w:p>
        </w:tc>
        <w:tc>
          <w:tcPr>
            <w:tcW w:w="0" w:type="auto"/>
            <w:vAlign w:val="center"/>
            <w:hideMark/>
          </w:tcPr>
          <w:p w14:paraId="453DB410" w14:textId="77777777" w:rsidR="007770A2" w:rsidRPr="00BE5F7B" w:rsidRDefault="007770A2" w:rsidP="00DB7E68">
            <w:pPr>
              <w:rPr>
                <w:rFonts w:ascii="Times" w:hAnsi="Times"/>
                <w:sz w:val="18"/>
                <w:szCs w:val="18"/>
              </w:rPr>
            </w:pPr>
            <w:r w:rsidRPr="00BE5F7B">
              <w:rPr>
                <w:rFonts w:ascii="Times" w:hAnsi="Times"/>
                <w:sz w:val="18"/>
                <w:szCs w:val="18"/>
              </w:rPr>
              <w:t>Gap prioritization</w:t>
            </w:r>
          </w:p>
        </w:tc>
        <w:tc>
          <w:tcPr>
            <w:tcW w:w="0" w:type="auto"/>
            <w:vAlign w:val="center"/>
            <w:hideMark/>
          </w:tcPr>
          <w:p w14:paraId="6B31B3C2" w14:textId="77777777" w:rsidR="007770A2" w:rsidRPr="00BE5F7B" w:rsidRDefault="007770A2" w:rsidP="00DB7E68">
            <w:pPr>
              <w:rPr>
                <w:rFonts w:ascii="Times" w:hAnsi="Times"/>
                <w:sz w:val="18"/>
                <w:szCs w:val="18"/>
              </w:rPr>
            </w:pPr>
            <w:r w:rsidRPr="00BE5F7B">
              <w:rPr>
                <w:rFonts w:ascii="Times" w:hAnsi="Times"/>
                <w:sz w:val="18"/>
                <w:szCs w:val="18"/>
              </w:rPr>
              <w:t>“Rank uncovered epilepsy genes by clinical importance and feasibility of modeling.”</w:t>
            </w:r>
          </w:p>
        </w:tc>
        <w:tc>
          <w:tcPr>
            <w:tcW w:w="0" w:type="auto"/>
            <w:vAlign w:val="center"/>
            <w:hideMark/>
          </w:tcPr>
          <w:p w14:paraId="6CCA1388" w14:textId="77777777" w:rsidR="007770A2" w:rsidRPr="00BE5F7B" w:rsidRDefault="007770A2" w:rsidP="00DB7E68">
            <w:pPr>
              <w:rPr>
                <w:rFonts w:ascii="Times" w:hAnsi="Times"/>
                <w:sz w:val="18"/>
                <w:szCs w:val="18"/>
              </w:rPr>
            </w:pPr>
            <w:r w:rsidRPr="00BE5F7B">
              <w:rPr>
                <w:rFonts w:ascii="Times" w:hAnsi="Times"/>
                <w:sz w:val="18"/>
                <w:szCs w:val="18"/>
              </w:rPr>
              <w:t>Modeling backlog</w:t>
            </w:r>
          </w:p>
        </w:tc>
        <w:tc>
          <w:tcPr>
            <w:tcW w:w="0" w:type="auto"/>
            <w:vAlign w:val="center"/>
            <w:hideMark/>
          </w:tcPr>
          <w:p w14:paraId="1F5C4491" w14:textId="77777777" w:rsidR="007770A2" w:rsidRPr="00BE5F7B" w:rsidRDefault="007770A2" w:rsidP="00DB7E68">
            <w:pPr>
              <w:rPr>
                <w:rFonts w:ascii="Times" w:hAnsi="Times"/>
                <w:sz w:val="18"/>
                <w:szCs w:val="18"/>
              </w:rPr>
            </w:pPr>
            <w:r w:rsidRPr="00BE5F7B">
              <w:rPr>
                <w:rFonts w:ascii="Times" w:hAnsi="Times"/>
                <w:sz w:val="18"/>
                <w:szCs w:val="18"/>
              </w:rPr>
              <w:t>Genetics KB; lab feasibility rules</w:t>
            </w:r>
          </w:p>
        </w:tc>
      </w:tr>
    </w:tbl>
    <w:p w14:paraId="0C714523"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Sapphire explicitly distinguishes </w:t>
      </w:r>
      <w:r>
        <w:rPr>
          <w:rStyle w:val="Emphasis"/>
          <w:rFonts w:ascii="Times" w:hAnsi="Times"/>
          <w:color w:val="000000"/>
          <w:sz w:val="27"/>
          <w:szCs w:val="27"/>
        </w:rPr>
        <w:t>absence of evidence</w:t>
      </w:r>
      <w:r>
        <w:rPr>
          <w:rFonts w:ascii="Times" w:hAnsi="Times"/>
          <w:color w:val="000000"/>
          <w:sz w:val="27"/>
          <w:szCs w:val="27"/>
        </w:rPr>
        <w:t> from </w:t>
      </w:r>
      <w:r>
        <w:rPr>
          <w:rStyle w:val="Emphasis"/>
          <w:rFonts w:ascii="Times" w:hAnsi="Times"/>
          <w:color w:val="000000"/>
          <w:sz w:val="27"/>
          <w:szCs w:val="27"/>
        </w:rPr>
        <w:t>evidence of absence</w:t>
      </w:r>
      <w:r>
        <w:rPr>
          <w:rFonts w:ascii="Times" w:hAnsi="Times"/>
          <w:color w:val="000000"/>
          <w:sz w:val="27"/>
          <w:szCs w:val="27"/>
        </w:rPr>
        <w:t>.</w:t>
      </w:r>
    </w:p>
    <w:p w14:paraId="70760596" w14:textId="77777777" w:rsidR="007770A2" w:rsidRDefault="003B2BA8" w:rsidP="007770A2">
      <w:pPr>
        <w:rPr>
          <w:rFonts w:ascii="Times" w:hAnsi="Times"/>
          <w:sz w:val="27"/>
          <w:szCs w:val="27"/>
        </w:rPr>
      </w:pPr>
      <w:r w:rsidRPr="003B2BA8">
        <w:rPr>
          <w:noProof/>
          <w14:ligatures w14:val="standardContextual"/>
        </w:rPr>
        <w:pict w14:anchorId="2B4E7B42">
          <v:rect id="_x0000_i1075" alt="" style="width:468pt;height:.05pt;mso-width-percent:0;mso-height-percent:0;mso-width-percent:0;mso-height-percent:0" o:hralign="center" o:hrstd="t" o:hr="t" fillcolor="#a0a0a0" stroked="f"/>
        </w:pict>
      </w:r>
    </w:p>
    <w:p w14:paraId="7AC13C55" w14:textId="77777777" w:rsidR="007770A2" w:rsidRDefault="007770A2" w:rsidP="007770A2">
      <w:pPr>
        <w:pStyle w:val="Heading2"/>
        <w:rPr>
          <w:rFonts w:ascii="Times" w:hAnsi="Times"/>
          <w:color w:val="000000"/>
          <w:sz w:val="36"/>
          <w:szCs w:val="36"/>
        </w:rPr>
      </w:pPr>
      <w:r>
        <w:rPr>
          <w:rFonts w:ascii="Times" w:hAnsi="Times"/>
          <w:color w:val="000000"/>
        </w:rPr>
        <w:lastRenderedPageBreak/>
        <w:t>11.5 Bundle 3 — Construction of functional geometry</w:t>
      </w:r>
    </w:p>
    <w:p w14:paraId="623477D9" w14:textId="77777777" w:rsidR="007770A2" w:rsidRDefault="007770A2" w:rsidP="007770A2">
      <w:pPr>
        <w:pStyle w:val="Heading3"/>
        <w:rPr>
          <w:rFonts w:ascii="Times" w:hAnsi="Times"/>
          <w:color w:val="000000"/>
        </w:rPr>
      </w:pPr>
      <w:r>
        <w:rPr>
          <w:rFonts w:ascii="Times" w:hAnsi="Times"/>
          <w:color w:val="000000"/>
        </w:rPr>
        <w:t>Objective</w:t>
      </w:r>
    </w:p>
    <w:p w14:paraId="11E69A20" w14:textId="77777777" w:rsidR="007770A2" w:rsidRDefault="007770A2" w:rsidP="007770A2">
      <w:pPr>
        <w:pStyle w:val="NormalWeb"/>
        <w:rPr>
          <w:rFonts w:ascii="Times" w:hAnsi="Times"/>
          <w:color w:val="000000"/>
          <w:sz w:val="27"/>
          <w:szCs w:val="27"/>
        </w:rPr>
      </w:pPr>
      <w:r>
        <w:rPr>
          <w:rFonts w:ascii="Times" w:hAnsi="Times"/>
          <w:color w:val="000000"/>
          <w:sz w:val="27"/>
          <w:szCs w:val="27"/>
        </w:rPr>
        <w:t>Embed monogenic epilepsy perturbations into a shared functional space and discover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293"/>
        <w:gridCol w:w="4512"/>
        <w:gridCol w:w="1754"/>
        <w:gridCol w:w="1299"/>
      </w:tblGrid>
      <w:tr w:rsidR="007770A2" w:rsidRPr="00BE5F7B" w14:paraId="110C4AF9" w14:textId="77777777" w:rsidTr="00DB7E68">
        <w:trPr>
          <w:tblHeader/>
          <w:tblCellSpacing w:w="15" w:type="dxa"/>
        </w:trPr>
        <w:tc>
          <w:tcPr>
            <w:tcW w:w="0" w:type="auto"/>
            <w:vAlign w:val="center"/>
            <w:hideMark/>
          </w:tcPr>
          <w:p w14:paraId="56B36C61"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3C51AC44"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244A7D2E"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58B10455"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1A001AAE" w14:textId="77777777" w:rsidR="007770A2" w:rsidRPr="00BE5F7B" w:rsidRDefault="007770A2" w:rsidP="00DB7E68">
            <w:pPr>
              <w:jc w:val="center"/>
              <w:rPr>
                <w:rFonts w:ascii="Times" w:hAnsi="Times"/>
                <w:b/>
                <w:bCs/>
                <w:sz w:val="18"/>
                <w:szCs w:val="18"/>
              </w:rPr>
            </w:pPr>
            <w:r w:rsidRPr="00BE5F7B">
              <w:rPr>
                <w:rFonts w:ascii="Times" w:hAnsi="Times"/>
                <w:b/>
                <w:bCs/>
                <w:sz w:val="18"/>
                <w:szCs w:val="18"/>
              </w:rPr>
              <w:t>Resources</w:t>
            </w:r>
          </w:p>
        </w:tc>
      </w:tr>
      <w:tr w:rsidR="007770A2" w:rsidRPr="00BE5F7B" w14:paraId="474AB71F" w14:textId="77777777" w:rsidTr="00DB7E68">
        <w:trPr>
          <w:tblCellSpacing w:w="15" w:type="dxa"/>
        </w:trPr>
        <w:tc>
          <w:tcPr>
            <w:tcW w:w="0" w:type="auto"/>
            <w:vAlign w:val="center"/>
            <w:hideMark/>
          </w:tcPr>
          <w:p w14:paraId="1FA4EA0E" w14:textId="77777777" w:rsidR="007770A2" w:rsidRPr="00BE5F7B" w:rsidRDefault="007770A2" w:rsidP="00DB7E68">
            <w:pPr>
              <w:rPr>
                <w:rFonts w:ascii="Times" w:hAnsi="Times"/>
                <w:sz w:val="18"/>
                <w:szCs w:val="18"/>
              </w:rPr>
            </w:pPr>
            <w:r w:rsidRPr="00BE5F7B">
              <w:rPr>
                <w:rFonts w:ascii="Times" w:hAnsi="Times"/>
                <w:sz w:val="18"/>
                <w:szCs w:val="18"/>
              </w:rPr>
              <w:t>CN-3.1</w:t>
            </w:r>
          </w:p>
        </w:tc>
        <w:tc>
          <w:tcPr>
            <w:tcW w:w="0" w:type="auto"/>
            <w:vAlign w:val="center"/>
            <w:hideMark/>
          </w:tcPr>
          <w:p w14:paraId="14B3EC63" w14:textId="77777777" w:rsidR="007770A2" w:rsidRPr="00BE5F7B" w:rsidRDefault="007770A2" w:rsidP="00DB7E68">
            <w:pPr>
              <w:rPr>
                <w:rFonts w:ascii="Times" w:hAnsi="Times"/>
                <w:sz w:val="18"/>
                <w:szCs w:val="18"/>
              </w:rPr>
            </w:pPr>
            <w:r w:rsidRPr="00BE5F7B">
              <w:rPr>
                <w:rFonts w:ascii="Times" w:hAnsi="Times"/>
                <w:sz w:val="18"/>
                <w:szCs w:val="18"/>
              </w:rPr>
              <w:t>Embedding projection</w:t>
            </w:r>
          </w:p>
        </w:tc>
        <w:tc>
          <w:tcPr>
            <w:tcW w:w="0" w:type="auto"/>
            <w:vAlign w:val="center"/>
            <w:hideMark/>
          </w:tcPr>
          <w:p w14:paraId="55804883" w14:textId="77777777" w:rsidR="007770A2" w:rsidRPr="00BE5F7B" w:rsidRDefault="007770A2" w:rsidP="00DB7E68">
            <w:pPr>
              <w:rPr>
                <w:rFonts w:ascii="Times" w:hAnsi="Times"/>
                <w:sz w:val="18"/>
                <w:szCs w:val="18"/>
              </w:rPr>
            </w:pPr>
            <w:r w:rsidRPr="00BE5F7B">
              <w:rPr>
                <w:rFonts w:ascii="Times" w:hAnsi="Times"/>
                <w:sz w:val="18"/>
                <w:szCs w:val="18"/>
              </w:rPr>
              <w:t>“Project all epilepsy-gene oEP phenotypes into the canonical normalized embedding space.”</w:t>
            </w:r>
          </w:p>
        </w:tc>
        <w:tc>
          <w:tcPr>
            <w:tcW w:w="0" w:type="auto"/>
            <w:vAlign w:val="center"/>
            <w:hideMark/>
          </w:tcPr>
          <w:p w14:paraId="356AAC6C" w14:textId="77777777" w:rsidR="007770A2" w:rsidRPr="00BE5F7B" w:rsidRDefault="007770A2" w:rsidP="00DB7E68">
            <w:pPr>
              <w:rPr>
                <w:rFonts w:ascii="Times" w:hAnsi="Times"/>
                <w:sz w:val="18"/>
                <w:szCs w:val="18"/>
              </w:rPr>
            </w:pPr>
            <w:r w:rsidRPr="00BE5F7B">
              <w:rPr>
                <w:rFonts w:ascii="Times" w:hAnsi="Times"/>
                <w:sz w:val="18"/>
                <w:szCs w:val="18"/>
              </w:rPr>
              <w:t>Embedding snapshot v1</w:t>
            </w:r>
          </w:p>
        </w:tc>
        <w:tc>
          <w:tcPr>
            <w:tcW w:w="0" w:type="auto"/>
            <w:vAlign w:val="center"/>
            <w:hideMark/>
          </w:tcPr>
          <w:p w14:paraId="5865751D" w14:textId="77777777" w:rsidR="007770A2" w:rsidRPr="00BE5F7B" w:rsidRDefault="007770A2" w:rsidP="00DB7E68">
            <w:pPr>
              <w:rPr>
                <w:rFonts w:ascii="Times" w:hAnsi="Times"/>
                <w:sz w:val="18"/>
                <w:szCs w:val="18"/>
              </w:rPr>
            </w:pPr>
            <w:r w:rsidRPr="00BE5F7B">
              <w:rPr>
                <w:rFonts w:ascii="Times" w:hAnsi="Times"/>
                <w:sz w:val="18"/>
                <w:szCs w:val="18"/>
              </w:rPr>
              <w:t>oEP embeddings</w:t>
            </w:r>
          </w:p>
        </w:tc>
      </w:tr>
      <w:tr w:rsidR="007770A2" w:rsidRPr="00BE5F7B" w14:paraId="0ECA1459" w14:textId="77777777" w:rsidTr="00DB7E68">
        <w:trPr>
          <w:tblCellSpacing w:w="15" w:type="dxa"/>
        </w:trPr>
        <w:tc>
          <w:tcPr>
            <w:tcW w:w="0" w:type="auto"/>
            <w:vAlign w:val="center"/>
            <w:hideMark/>
          </w:tcPr>
          <w:p w14:paraId="185FF515" w14:textId="77777777" w:rsidR="007770A2" w:rsidRPr="00BE5F7B" w:rsidRDefault="007770A2" w:rsidP="00DB7E68">
            <w:pPr>
              <w:rPr>
                <w:rFonts w:ascii="Times" w:hAnsi="Times"/>
                <w:sz w:val="18"/>
                <w:szCs w:val="18"/>
              </w:rPr>
            </w:pPr>
            <w:r w:rsidRPr="00BE5F7B">
              <w:rPr>
                <w:rFonts w:ascii="Times" w:hAnsi="Times"/>
                <w:sz w:val="18"/>
                <w:szCs w:val="18"/>
              </w:rPr>
              <w:t>CN-3.2</w:t>
            </w:r>
          </w:p>
        </w:tc>
        <w:tc>
          <w:tcPr>
            <w:tcW w:w="0" w:type="auto"/>
            <w:vAlign w:val="center"/>
            <w:hideMark/>
          </w:tcPr>
          <w:p w14:paraId="3449F1C8" w14:textId="77777777" w:rsidR="007770A2" w:rsidRPr="00BE5F7B" w:rsidRDefault="007770A2" w:rsidP="00DB7E68">
            <w:pPr>
              <w:rPr>
                <w:rFonts w:ascii="Times" w:hAnsi="Times"/>
                <w:sz w:val="18"/>
                <w:szCs w:val="18"/>
              </w:rPr>
            </w:pPr>
            <w:r w:rsidRPr="00BE5F7B">
              <w:rPr>
                <w:rFonts w:ascii="Times" w:hAnsi="Times"/>
                <w:sz w:val="18"/>
                <w:szCs w:val="18"/>
              </w:rPr>
              <w:t>Clustering discovery</w:t>
            </w:r>
          </w:p>
        </w:tc>
        <w:tc>
          <w:tcPr>
            <w:tcW w:w="0" w:type="auto"/>
            <w:vAlign w:val="center"/>
            <w:hideMark/>
          </w:tcPr>
          <w:p w14:paraId="13CD669E" w14:textId="77777777" w:rsidR="007770A2" w:rsidRPr="00BE5F7B" w:rsidRDefault="007770A2" w:rsidP="00DB7E68">
            <w:pPr>
              <w:rPr>
                <w:rFonts w:ascii="Times" w:hAnsi="Times"/>
                <w:sz w:val="18"/>
                <w:szCs w:val="18"/>
              </w:rPr>
            </w:pPr>
            <w:r w:rsidRPr="00BE5F7B">
              <w:rPr>
                <w:rFonts w:ascii="Times" w:hAnsi="Times"/>
                <w:sz w:val="18"/>
                <w:szCs w:val="18"/>
              </w:rPr>
              <w:t>“Perform unsupervised clustering across embeddings. Return cluster assignments with stability metrics.”</w:t>
            </w:r>
          </w:p>
        </w:tc>
        <w:tc>
          <w:tcPr>
            <w:tcW w:w="0" w:type="auto"/>
            <w:vAlign w:val="center"/>
            <w:hideMark/>
          </w:tcPr>
          <w:p w14:paraId="49E67086" w14:textId="77777777" w:rsidR="007770A2" w:rsidRPr="00BE5F7B" w:rsidRDefault="007770A2" w:rsidP="00DB7E68">
            <w:pPr>
              <w:rPr>
                <w:rFonts w:ascii="Times" w:hAnsi="Times"/>
                <w:sz w:val="18"/>
                <w:szCs w:val="18"/>
              </w:rPr>
            </w:pPr>
            <w:r w:rsidRPr="00BE5F7B">
              <w:rPr>
                <w:rFonts w:ascii="Times" w:hAnsi="Times"/>
                <w:sz w:val="18"/>
                <w:szCs w:val="18"/>
              </w:rPr>
              <w:t>Cluster map v1</w:t>
            </w:r>
          </w:p>
        </w:tc>
        <w:tc>
          <w:tcPr>
            <w:tcW w:w="0" w:type="auto"/>
            <w:vAlign w:val="center"/>
            <w:hideMark/>
          </w:tcPr>
          <w:p w14:paraId="28779634" w14:textId="77777777" w:rsidR="007770A2" w:rsidRPr="00BE5F7B" w:rsidRDefault="007770A2" w:rsidP="00DB7E68">
            <w:pPr>
              <w:rPr>
                <w:rFonts w:ascii="Times" w:hAnsi="Times"/>
                <w:sz w:val="18"/>
                <w:szCs w:val="18"/>
              </w:rPr>
            </w:pPr>
            <w:r w:rsidRPr="00BE5F7B">
              <w:rPr>
                <w:rFonts w:ascii="Times" w:hAnsi="Times"/>
                <w:sz w:val="18"/>
                <w:szCs w:val="18"/>
              </w:rPr>
              <w:t>ML clustering engine</w:t>
            </w:r>
          </w:p>
        </w:tc>
      </w:tr>
      <w:tr w:rsidR="007770A2" w:rsidRPr="00BE5F7B" w14:paraId="1CAB8F0F" w14:textId="77777777" w:rsidTr="00DB7E68">
        <w:trPr>
          <w:tblCellSpacing w:w="15" w:type="dxa"/>
        </w:trPr>
        <w:tc>
          <w:tcPr>
            <w:tcW w:w="0" w:type="auto"/>
            <w:vAlign w:val="center"/>
            <w:hideMark/>
          </w:tcPr>
          <w:p w14:paraId="797B4A6F" w14:textId="77777777" w:rsidR="007770A2" w:rsidRPr="00BE5F7B" w:rsidRDefault="007770A2" w:rsidP="00DB7E68">
            <w:pPr>
              <w:rPr>
                <w:rFonts w:ascii="Times" w:hAnsi="Times"/>
                <w:sz w:val="18"/>
                <w:szCs w:val="18"/>
              </w:rPr>
            </w:pPr>
            <w:r w:rsidRPr="00BE5F7B">
              <w:rPr>
                <w:rFonts w:ascii="Times" w:hAnsi="Times"/>
                <w:sz w:val="18"/>
                <w:szCs w:val="18"/>
              </w:rPr>
              <w:t>CN-3.3</w:t>
            </w:r>
          </w:p>
        </w:tc>
        <w:tc>
          <w:tcPr>
            <w:tcW w:w="0" w:type="auto"/>
            <w:vAlign w:val="center"/>
            <w:hideMark/>
          </w:tcPr>
          <w:p w14:paraId="09E375B2" w14:textId="77777777" w:rsidR="007770A2" w:rsidRPr="00BE5F7B" w:rsidRDefault="007770A2" w:rsidP="00DB7E68">
            <w:pPr>
              <w:rPr>
                <w:rFonts w:ascii="Times" w:hAnsi="Times"/>
                <w:sz w:val="18"/>
                <w:szCs w:val="18"/>
              </w:rPr>
            </w:pPr>
            <w:r w:rsidRPr="00BE5F7B">
              <w:rPr>
                <w:rFonts w:ascii="Times" w:hAnsi="Times"/>
                <w:sz w:val="18"/>
                <w:szCs w:val="18"/>
              </w:rPr>
              <w:t>Robustness testing</w:t>
            </w:r>
          </w:p>
        </w:tc>
        <w:tc>
          <w:tcPr>
            <w:tcW w:w="0" w:type="auto"/>
            <w:vAlign w:val="center"/>
            <w:hideMark/>
          </w:tcPr>
          <w:p w14:paraId="7626DA65" w14:textId="77777777" w:rsidR="007770A2" w:rsidRPr="00BE5F7B" w:rsidRDefault="007770A2" w:rsidP="00DB7E68">
            <w:pPr>
              <w:rPr>
                <w:rFonts w:ascii="Times" w:hAnsi="Times"/>
                <w:sz w:val="18"/>
                <w:szCs w:val="18"/>
              </w:rPr>
            </w:pPr>
            <w:r w:rsidRPr="00BE5F7B">
              <w:rPr>
                <w:rFonts w:ascii="Times" w:hAnsi="Times"/>
                <w:sz w:val="18"/>
                <w:szCs w:val="18"/>
              </w:rPr>
              <w:t>“Re-cluster under perturbations (feature subsets, bootstrapping). Identify stable vs fragile clusters.”</w:t>
            </w:r>
          </w:p>
        </w:tc>
        <w:tc>
          <w:tcPr>
            <w:tcW w:w="0" w:type="auto"/>
            <w:vAlign w:val="center"/>
            <w:hideMark/>
          </w:tcPr>
          <w:p w14:paraId="4B953F64" w14:textId="77777777" w:rsidR="007770A2" w:rsidRPr="00BE5F7B" w:rsidRDefault="007770A2" w:rsidP="00DB7E68">
            <w:pPr>
              <w:rPr>
                <w:rFonts w:ascii="Times" w:hAnsi="Times"/>
                <w:sz w:val="18"/>
                <w:szCs w:val="18"/>
              </w:rPr>
            </w:pPr>
            <w:r w:rsidRPr="00BE5F7B">
              <w:rPr>
                <w:rFonts w:ascii="Times" w:hAnsi="Times"/>
                <w:sz w:val="18"/>
                <w:szCs w:val="18"/>
              </w:rPr>
              <w:t>Robustness report</w:t>
            </w:r>
          </w:p>
        </w:tc>
        <w:tc>
          <w:tcPr>
            <w:tcW w:w="0" w:type="auto"/>
            <w:vAlign w:val="center"/>
            <w:hideMark/>
          </w:tcPr>
          <w:p w14:paraId="37ADABFB" w14:textId="77777777" w:rsidR="007770A2" w:rsidRPr="00BE5F7B" w:rsidRDefault="007770A2" w:rsidP="00DB7E68">
            <w:pPr>
              <w:rPr>
                <w:rFonts w:ascii="Times" w:hAnsi="Times"/>
                <w:sz w:val="18"/>
                <w:szCs w:val="18"/>
              </w:rPr>
            </w:pPr>
            <w:r w:rsidRPr="00BE5F7B">
              <w:rPr>
                <w:rFonts w:ascii="Times" w:hAnsi="Times"/>
                <w:sz w:val="18"/>
                <w:szCs w:val="18"/>
              </w:rPr>
              <w:t>Stats + ML</w:t>
            </w:r>
          </w:p>
        </w:tc>
      </w:tr>
      <w:tr w:rsidR="007770A2" w:rsidRPr="00BE5F7B" w14:paraId="688038C3" w14:textId="77777777" w:rsidTr="00DB7E68">
        <w:trPr>
          <w:tblCellSpacing w:w="15" w:type="dxa"/>
        </w:trPr>
        <w:tc>
          <w:tcPr>
            <w:tcW w:w="0" w:type="auto"/>
            <w:vAlign w:val="center"/>
            <w:hideMark/>
          </w:tcPr>
          <w:p w14:paraId="7C9BE1E0" w14:textId="77777777" w:rsidR="007770A2" w:rsidRPr="00BE5F7B" w:rsidRDefault="007770A2" w:rsidP="00DB7E68">
            <w:pPr>
              <w:rPr>
                <w:rFonts w:ascii="Times" w:hAnsi="Times"/>
                <w:sz w:val="18"/>
                <w:szCs w:val="18"/>
              </w:rPr>
            </w:pPr>
            <w:r w:rsidRPr="00BE5F7B">
              <w:rPr>
                <w:rFonts w:ascii="Times" w:hAnsi="Times"/>
                <w:sz w:val="18"/>
                <w:szCs w:val="18"/>
              </w:rPr>
              <w:t>CN-3.4</w:t>
            </w:r>
          </w:p>
        </w:tc>
        <w:tc>
          <w:tcPr>
            <w:tcW w:w="0" w:type="auto"/>
            <w:vAlign w:val="center"/>
            <w:hideMark/>
          </w:tcPr>
          <w:p w14:paraId="03354DC2" w14:textId="77777777" w:rsidR="007770A2" w:rsidRPr="00BE5F7B" w:rsidRDefault="007770A2" w:rsidP="00DB7E68">
            <w:pPr>
              <w:rPr>
                <w:rFonts w:ascii="Times" w:hAnsi="Times"/>
                <w:sz w:val="18"/>
                <w:szCs w:val="18"/>
              </w:rPr>
            </w:pPr>
            <w:r w:rsidRPr="00BE5F7B">
              <w:rPr>
                <w:rFonts w:ascii="Times" w:hAnsi="Times"/>
                <w:sz w:val="18"/>
                <w:szCs w:val="18"/>
              </w:rPr>
              <w:t>Outlier detection</w:t>
            </w:r>
          </w:p>
        </w:tc>
        <w:tc>
          <w:tcPr>
            <w:tcW w:w="0" w:type="auto"/>
            <w:vAlign w:val="center"/>
            <w:hideMark/>
          </w:tcPr>
          <w:p w14:paraId="2EF4B6DD" w14:textId="77777777" w:rsidR="007770A2" w:rsidRPr="00BE5F7B" w:rsidRDefault="007770A2" w:rsidP="00DB7E68">
            <w:pPr>
              <w:rPr>
                <w:rFonts w:ascii="Times" w:hAnsi="Times"/>
                <w:sz w:val="18"/>
                <w:szCs w:val="18"/>
              </w:rPr>
            </w:pPr>
            <w:r w:rsidRPr="00BE5F7B">
              <w:rPr>
                <w:rFonts w:ascii="Times" w:hAnsi="Times"/>
                <w:sz w:val="18"/>
                <w:szCs w:val="18"/>
              </w:rPr>
              <w:t>“Identify genes with unique or non-clustered phenotypes.”</w:t>
            </w:r>
          </w:p>
        </w:tc>
        <w:tc>
          <w:tcPr>
            <w:tcW w:w="0" w:type="auto"/>
            <w:vAlign w:val="center"/>
            <w:hideMark/>
          </w:tcPr>
          <w:p w14:paraId="7D17F647" w14:textId="77777777" w:rsidR="007770A2" w:rsidRPr="00BE5F7B" w:rsidRDefault="007770A2" w:rsidP="00DB7E68">
            <w:pPr>
              <w:rPr>
                <w:rFonts w:ascii="Times" w:hAnsi="Times"/>
                <w:sz w:val="18"/>
                <w:szCs w:val="18"/>
              </w:rPr>
            </w:pPr>
            <w:r w:rsidRPr="00BE5F7B">
              <w:rPr>
                <w:rFonts w:ascii="Times" w:hAnsi="Times"/>
                <w:sz w:val="18"/>
                <w:szCs w:val="18"/>
              </w:rPr>
              <w:t>Outlier list + interpretation notes</w:t>
            </w:r>
          </w:p>
        </w:tc>
        <w:tc>
          <w:tcPr>
            <w:tcW w:w="0" w:type="auto"/>
            <w:vAlign w:val="center"/>
            <w:hideMark/>
          </w:tcPr>
          <w:p w14:paraId="1B500944" w14:textId="77777777" w:rsidR="007770A2" w:rsidRPr="00BE5F7B" w:rsidRDefault="007770A2" w:rsidP="00DB7E68">
            <w:pPr>
              <w:rPr>
                <w:rFonts w:ascii="Times" w:hAnsi="Times"/>
                <w:sz w:val="18"/>
                <w:szCs w:val="18"/>
              </w:rPr>
            </w:pPr>
            <w:r w:rsidRPr="00BE5F7B">
              <w:rPr>
                <w:rFonts w:ascii="Times" w:hAnsi="Times"/>
                <w:sz w:val="18"/>
                <w:szCs w:val="18"/>
              </w:rPr>
              <w:t>Embedding analyzer</w:t>
            </w:r>
          </w:p>
        </w:tc>
      </w:tr>
    </w:tbl>
    <w:p w14:paraId="1A0E807C" w14:textId="77777777" w:rsidR="007770A2" w:rsidRDefault="007770A2" w:rsidP="007770A2">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Cluster structure is not an artifact of algorithm choice or feature selection.</w:t>
      </w:r>
    </w:p>
    <w:p w14:paraId="3963E140" w14:textId="77777777" w:rsidR="007770A2" w:rsidRDefault="003B2BA8" w:rsidP="007770A2">
      <w:pPr>
        <w:rPr>
          <w:rFonts w:ascii="Times" w:hAnsi="Times"/>
          <w:sz w:val="27"/>
          <w:szCs w:val="27"/>
        </w:rPr>
      </w:pPr>
      <w:r w:rsidRPr="003B2BA8">
        <w:rPr>
          <w:noProof/>
          <w14:ligatures w14:val="standardContextual"/>
        </w:rPr>
        <w:pict w14:anchorId="5174AA42">
          <v:rect id="_x0000_i1074" alt="" style="width:468pt;height:.05pt;mso-width-percent:0;mso-height-percent:0;mso-width-percent:0;mso-height-percent:0" o:hralign="center" o:hrstd="t" o:hr="t" fillcolor="#a0a0a0" stroked="f"/>
        </w:pict>
      </w:r>
    </w:p>
    <w:p w14:paraId="3028FA1B" w14:textId="77777777" w:rsidR="000C5DE9" w:rsidRDefault="000C5DE9" w:rsidP="000C5DE9">
      <w:pPr>
        <w:pStyle w:val="Heading2"/>
        <w:rPr>
          <w:rFonts w:ascii="Times" w:hAnsi="Times"/>
          <w:color w:val="000000"/>
          <w:sz w:val="36"/>
          <w:szCs w:val="36"/>
        </w:rPr>
      </w:pPr>
      <w:r>
        <w:rPr>
          <w:rFonts w:ascii="Times" w:hAnsi="Times"/>
          <w:color w:val="000000"/>
        </w:rPr>
        <w:t>11.6 Bundle 4 — Clinical–functional correspondence testing</w:t>
      </w:r>
    </w:p>
    <w:p w14:paraId="2F0FB52D" w14:textId="77777777" w:rsidR="000C5DE9" w:rsidRDefault="000C5DE9" w:rsidP="000C5DE9">
      <w:pPr>
        <w:pStyle w:val="Heading3"/>
        <w:rPr>
          <w:rFonts w:ascii="Times" w:hAnsi="Times"/>
          <w:color w:val="000000"/>
        </w:rPr>
      </w:pPr>
      <w:r>
        <w:rPr>
          <w:rFonts w:ascii="Times" w:hAnsi="Times"/>
          <w:color w:val="000000"/>
        </w:rPr>
        <w:t>Objective</w:t>
      </w:r>
    </w:p>
    <w:p w14:paraId="08A6513F" w14:textId="77777777" w:rsidR="000C5DE9" w:rsidRDefault="000C5DE9" w:rsidP="000C5DE9">
      <w:pPr>
        <w:pStyle w:val="NormalWeb"/>
        <w:rPr>
          <w:rFonts w:ascii="Times" w:hAnsi="Times"/>
          <w:color w:val="000000"/>
          <w:sz w:val="27"/>
          <w:szCs w:val="27"/>
        </w:rPr>
      </w:pPr>
      <w:r>
        <w:rPr>
          <w:rFonts w:ascii="Times" w:hAnsi="Times"/>
          <w:color w:val="000000"/>
          <w:sz w:val="27"/>
          <w:szCs w:val="27"/>
        </w:rPr>
        <w:t>Test whether functional clusters align with known epilepsy syndromes.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1410"/>
        <w:gridCol w:w="4399"/>
        <w:gridCol w:w="1718"/>
        <w:gridCol w:w="1305"/>
      </w:tblGrid>
      <w:tr w:rsidR="000C5DE9" w14:paraId="4F2D7DC3" w14:textId="77777777" w:rsidTr="00DB7E68">
        <w:trPr>
          <w:tblHeader/>
          <w:tblCellSpacing w:w="15" w:type="dxa"/>
        </w:trPr>
        <w:tc>
          <w:tcPr>
            <w:tcW w:w="0" w:type="auto"/>
            <w:vAlign w:val="center"/>
            <w:hideMark/>
          </w:tcPr>
          <w:p w14:paraId="6F87A5D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41F12B27"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5C11441E"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1D6F21A5"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4B6A7C4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14:paraId="0194B0E3" w14:textId="77777777" w:rsidTr="00DB7E68">
        <w:trPr>
          <w:tblCellSpacing w:w="15" w:type="dxa"/>
        </w:trPr>
        <w:tc>
          <w:tcPr>
            <w:tcW w:w="0" w:type="auto"/>
            <w:vAlign w:val="center"/>
            <w:hideMark/>
          </w:tcPr>
          <w:p w14:paraId="1F3E8BDE" w14:textId="77777777" w:rsidR="000C5DE9" w:rsidRPr="00BE5F7B" w:rsidRDefault="000C5DE9" w:rsidP="00DB7E68">
            <w:pPr>
              <w:rPr>
                <w:rFonts w:ascii="Times" w:hAnsi="Times"/>
                <w:sz w:val="18"/>
                <w:szCs w:val="18"/>
              </w:rPr>
            </w:pPr>
            <w:r w:rsidRPr="00BE5F7B">
              <w:rPr>
                <w:rFonts w:ascii="Times" w:hAnsi="Times"/>
                <w:sz w:val="18"/>
                <w:szCs w:val="18"/>
              </w:rPr>
              <w:t>CN-4.1</w:t>
            </w:r>
          </w:p>
        </w:tc>
        <w:tc>
          <w:tcPr>
            <w:tcW w:w="0" w:type="auto"/>
            <w:vAlign w:val="center"/>
            <w:hideMark/>
          </w:tcPr>
          <w:p w14:paraId="3D8877F3" w14:textId="77777777" w:rsidR="000C5DE9" w:rsidRPr="00BE5F7B" w:rsidRDefault="000C5DE9" w:rsidP="00DB7E68">
            <w:pPr>
              <w:rPr>
                <w:rFonts w:ascii="Times" w:hAnsi="Times"/>
                <w:sz w:val="18"/>
                <w:szCs w:val="18"/>
              </w:rPr>
            </w:pPr>
            <w:r w:rsidRPr="00BE5F7B">
              <w:rPr>
                <w:rFonts w:ascii="Times" w:hAnsi="Times"/>
                <w:sz w:val="18"/>
                <w:szCs w:val="18"/>
              </w:rPr>
              <w:t>Syndrome enrichment</w:t>
            </w:r>
          </w:p>
        </w:tc>
        <w:tc>
          <w:tcPr>
            <w:tcW w:w="0" w:type="auto"/>
            <w:vAlign w:val="center"/>
            <w:hideMark/>
          </w:tcPr>
          <w:p w14:paraId="376E76E0" w14:textId="77777777" w:rsidR="000C5DE9" w:rsidRPr="00BE5F7B" w:rsidRDefault="000C5DE9" w:rsidP="00DB7E68">
            <w:pPr>
              <w:rPr>
                <w:rFonts w:ascii="Times" w:hAnsi="Times"/>
                <w:sz w:val="18"/>
                <w:szCs w:val="18"/>
              </w:rPr>
            </w:pPr>
            <w:r w:rsidRPr="00BE5F7B">
              <w:rPr>
                <w:rFonts w:ascii="Times" w:hAnsi="Times"/>
                <w:sz w:val="18"/>
                <w:szCs w:val="18"/>
              </w:rPr>
              <w:t>“For each functional cluster, test enrichment for specific epilepsy syndromes vs null.”</w:t>
            </w:r>
          </w:p>
        </w:tc>
        <w:tc>
          <w:tcPr>
            <w:tcW w:w="0" w:type="auto"/>
            <w:vAlign w:val="center"/>
            <w:hideMark/>
          </w:tcPr>
          <w:p w14:paraId="23D341CC" w14:textId="77777777" w:rsidR="000C5DE9" w:rsidRPr="00BE5F7B" w:rsidRDefault="000C5DE9" w:rsidP="00DB7E68">
            <w:pPr>
              <w:rPr>
                <w:rFonts w:ascii="Times" w:hAnsi="Times"/>
                <w:sz w:val="18"/>
                <w:szCs w:val="18"/>
              </w:rPr>
            </w:pPr>
            <w:r w:rsidRPr="00BE5F7B">
              <w:rPr>
                <w:rFonts w:ascii="Times" w:hAnsi="Times"/>
                <w:sz w:val="18"/>
                <w:szCs w:val="18"/>
              </w:rPr>
              <w:t>Enrichment table + p-values</w:t>
            </w:r>
          </w:p>
        </w:tc>
        <w:tc>
          <w:tcPr>
            <w:tcW w:w="0" w:type="auto"/>
            <w:vAlign w:val="center"/>
            <w:hideMark/>
          </w:tcPr>
          <w:p w14:paraId="7A900174" w14:textId="77777777" w:rsidR="000C5DE9" w:rsidRPr="00BE5F7B" w:rsidRDefault="000C5DE9" w:rsidP="00DB7E68">
            <w:pPr>
              <w:rPr>
                <w:rFonts w:ascii="Times" w:hAnsi="Times"/>
                <w:sz w:val="18"/>
                <w:szCs w:val="18"/>
              </w:rPr>
            </w:pPr>
            <w:r w:rsidRPr="00BE5F7B">
              <w:rPr>
                <w:rFonts w:ascii="Times" w:hAnsi="Times"/>
                <w:sz w:val="18"/>
                <w:szCs w:val="18"/>
              </w:rPr>
              <w:t>Syndrome ontology</w:t>
            </w:r>
          </w:p>
        </w:tc>
      </w:tr>
      <w:tr w:rsidR="000C5DE9" w14:paraId="658328EC" w14:textId="77777777" w:rsidTr="00DB7E68">
        <w:trPr>
          <w:tblCellSpacing w:w="15" w:type="dxa"/>
        </w:trPr>
        <w:tc>
          <w:tcPr>
            <w:tcW w:w="0" w:type="auto"/>
            <w:vAlign w:val="center"/>
            <w:hideMark/>
          </w:tcPr>
          <w:p w14:paraId="40529D9A" w14:textId="77777777" w:rsidR="000C5DE9" w:rsidRPr="00BE5F7B" w:rsidRDefault="000C5DE9" w:rsidP="00DB7E68">
            <w:pPr>
              <w:rPr>
                <w:rFonts w:ascii="Times" w:hAnsi="Times"/>
                <w:sz w:val="18"/>
                <w:szCs w:val="18"/>
              </w:rPr>
            </w:pPr>
            <w:r w:rsidRPr="00BE5F7B">
              <w:rPr>
                <w:rFonts w:ascii="Times" w:hAnsi="Times"/>
                <w:sz w:val="18"/>
                <w:szCs w:val="18"/>
              </w:rPr>
              <w:t>CN-4.2</w:t>
            </w:r>
          </w:p>
        </w:tc>
        <w:tc>
          <w:tcPr>
            <w:tcW w:w="0" w:type="auto"/>
            <w:vAlign w:val="center"/>
            <w:hideMark/>
          </w:tcPr>
          <w:p w14:paraId="3C74EC12" w14:textId="77777777" w:rsidR="000C5DE9" w:rsidRPr="00BE5F7B" w:rsidRDefault="000C5DE9" w:rsidP="00DB7E68">
            <w:pPr>
              <w:rPr>
                <w:rFonts w:ascii="Times" w:hAnsi="Times"/>
                <w:sz w:val="18"/>
                <w:szCs w:val="18"/>
              </w:rPr>
            </w:pPr>
            <w:r w:rsidRPr="00BE5F7B">
              <w:rPr>
                <w:rFonts w:ascii="Times" w:hAnsi="Times"/>
                <w:sz w:val="18"/>
                <w:szCs w:val="18"/>
              </w:rPr>
              <w:t>Negative control</w:t>
            </w:r>
          </w:p>
        </w:tc>
        <w:tc>
          <w:tcPr>
            <w:tcW w:w="0" w:type="auto"/>
            <w:vAlign w:val="center"/>
            <w:hideMark/>
          </w:tcPr>
          <w:p w14:paraId="6C914CA6" w14:textId="77777777" w:rsidR="000C5DE9" w:rsidRPr="00BE5F7B" w:rsidRDefault="000C5DE9" w:rsidP="00DB7E68">
            <w:pPr>
              <w:rPr>
                <w:rFonts w:ascii="Times" w:hAnsi="Times"/>
                <w:sz w:val="18"/>
                <w:szCs w:val="18"/>
              </w:rPr>
            </w:pPr>
            <w:r w:rsidRPr="00BE5F7B">
              <w:rPr>
                <w:rFonts w:ascii="Times" w:hAnsi="Times"/>
                <w:sz w:val="18"/>
                <w:szCs w:val="18"/>
              </w:rPr>
              <w:t>“Test whether random gene sets show similar enrichment.”</w:t>
            </w:r>
          </w:p>
        </w:tc>
        <w:tc>
          <w:tcPr>
            <w:tcW w:w="0" w:type="auto"/>
            <w:vAlign w:val="center"/>
            <w:hideMark/>
          </w:tcPr>
          <w:p w14:paraId="1D365B8A" w14:textId="77777777" w:rsidR="000C5DE9" w:rsidRPr="00BE5F7B" w:rsidRDefault="000C5DE9" w:rsidP="00DB7E68">
            <w:pPr>
              <w:rPr>
                <w:rFonts w:ascii="Times" w:hAnsi="Times"/>
                <w:sz w:val="18"/>
                <w:szCs w:val="18"/>
              </w:rPr>
            </w:pPr>
            <w:r w:rsidRPr="00BE5F7B">
              <w:rPr>
                <w:rFonts w:ascii="Times" w:hAnsi="Times"/>
                <w:sz w:val="18"/>
                <w:szCs w:val="18"/>
              </w:rPr>
              <w:t>Null distribution</w:t>
            </w:r>
          </w:p>
        </w:tc>
        <w:tc>
          <w:tcPr>
            <w:tcW w:w="0" w:type="auto"/>
            <w:vAlign w:val="center"/>
            <w:hideMark/>
          </w:tcPr>
          <w:p w14:paraId="496291E0" w14:textId="77777777" w:rsidR="000C5DE9" w:rsidRPr="00BE5F7B" w:rsidRDefault="000C5DE9" w:rsidP="00DB7E68">
            <w:pPr>
              <w:rPr>
                <w:rFonts w:ascii="Times" w:hAnsi="Times"/>
                <w:sz w:val="18"/>
                <w:szCs w:val="18"/>
              </w:rPr>
            </w:pPr>
            <w:r w:rsidRPr="00BE5F7B">
              <w:rPr>
                <w:rFonts w:ascii="Times" w:hAnsi="Times"/>
                <w:sz w:val="18"/>
                <w:szCs w:val="18"/>
              </w:rPr>
              <w:t>Permutation engine</w:t>
            </w:r>
          </w:p>
        </w:tc>
      </w:tr>
      <w:tr w:rsidR="000C5DE9" w14:paraId="38F37810" w14:textId="77777777" w:rsidTr="00DB7E68">
        <w:trPr>
          <w:tblCellSpacing w:w="15" w:type="dxa"/>
        </w:trPr>
        <w:tc>
          <w:tcPr>
            <w:tcW w:w="0" w:type="auto"/>
            <w:vAlign w:val="center"/>
            <w:hideMark/>
          </w:tcPr>
          <w:p w14:paraId="73C5CACF" w14:textId="77777777" w:rsidR="000C5DE9" w:rsidRPr="00BE5F7B" w:rsidRDefault="000C5DE9" w:rsidP="00DB7E68">
            <w:pPr>
              <w:rPr>
                <w:rFonts w:ascii="Times" w:hAnsi="Times"/>
                <w:sz w:val="18"/>
                <w:szCs w:val="18"/>
              </w:rPr>
            </w:pPr>
            <w:r w:rsidRPr="00BE5F7B">
              <w:rPr>
                <w:rFonts w:ascii="Times" w:hAnsi="Times"/>
                <w:sz w:val="18"/>
                <w:szCs w:val="18"/>
              </w:rPr>
              <w:t>CN-4.3</w:t>
            </w:r>
          </w:p>
        </w:tc>
        <w:tc>
          <w:tcPr>
            <w:tcW w:w="0" w:type="auto"/>
            <w:vAlign w:val="center"/>
            <w:hideMark/>
          </w:tcPr>
          <w:p w14:paraId="060268AE" w14:textId="77777777" w:rsidR="000C5DE9" w:rsidRPr="00BE5F7B" w:rsidRDefault="000C5DE9" w:rsidP="00DB7E68">
            <w:pPr>
              <w:rPr>
                <w:rFonts w:ascii="Times" w:hAnsi="Times"/>
                <w:sz w:val="18"/>
                <w:szCs w:val="18"/>
              </w:rPr>
            </w:pPr>
            <w:r w:rsidRPr="00BE5F7B">
              <w:rPr>
                <w:rFonts w:ascii="Times" w:hAnsi="Times"/>
                <w:sz w:val="18"/>
                <w:szCs w:val="18"/>
              </w:rPr>
              <w:t>Partial concordance</w:t>
            </w:r>
          </w:p>
        </w:tc>
        <w:tc>
          <w:tcPr>
            <w:tcW w:w="0" w:type="auto"/>
            <w:vAlign w:val="center"/>
            <w:hideMark/>
          </w:tcPr>
          <w:p w14:paraId="257689E5" w14:textId="77777777" w:rsidR="000C5DE9" w:rsidRPr="00BE5F7B" w:rsidRDefault="000C5DE9" w:rsidP="00DB7E68">
            <w:pPr>
              <w:rPr>
                <w:rFonts w:ascii="Times" w:hAnsi="Times"/>
                <w:sz w:val="18"/>
                <w:szCs w:val="18"/>
              </w:rPr>
            </w:pPr>
            <w:r w:rsidRPr="00BE5F7B">
              <w:rPr>
                <w:rFonts w:ascii="Times" w:hAnsi="Times"/>
                <w:sz w:val="18"/>
                <w:szCs w:val="18"/>
              </w:rPr>
              <w:t>“Identify clusters spanning multiple syndromes; propose mechanistic explanations.”</w:t>
            </w:r>
          </w:p>
        </w:tc>
        <w:tc>
          <w:tcPr>
            <w:tcW w:w="0" w:type="auto"/>
            <w:vAlign w:val="center"/>
            <w:hideMark/>
          </w:tcPr>
          <w:p w14:paraId="4F94CFE3" w14:textId="77777777" w:rsidR="000C5DE9" w:rsidRPr="00BE5F7B" w:rsidRDefault="000C5DE9" w:rsidP="00DB7E68">
            <w:pPr>
              <w:rPr>
                <w:rFonts w:ascii="Times" w:hAnsi="Times"/>
                <w:sz w:val="18"/>
                <w:szCs w:val="18"/>
              </w:rPr>
            </w:pPr>
            <w:r w:rsidRPr="00BE5F7B">
              <w:rPr>
                <w:rFonts w:ascii="Times" w:hAnsi="Times"/>
                <w:sz w:val="18"/>
                <w:szCs w:val="18"/>
              </w:rPr>
              <w:t>Interpretation memo</w:t>
            </w:r>
          </w:p>
        </w:tc>
        <w:tc>
          <w:tcPr>
            <w:tcW w:w="0" w:type="auto"/>
            <w:vAlign w:val="center"/>
            <w:hideMark/>
          </w:tcPr>
          <w:p w14:paraId="1AF80C10" w14:textId="77777777" w:rsidR="000C5DE9" w:rsidRPr="00BE5F7B" w:rsidRDefault="000C5DE9" w:rsidP="00DB7E68">
            <w:pPr>
              <w:rPr>
                <w:rFonts w:ascii="Times" w:hAnsi="Times"/>
                <w:sz w:val="18"/>
                <w:szCs w:val="18"/>
              </w:rPr>
            </w:pPr>
            <w:r w:rsidRPr="00BE5F7B">
              <w:rPr>
                <w:rFonts w:ascii="Times" w:hAnsi="Times"/>
                <w:sz w:val="18"/>
                <w:szCs w:val="18"/>
              </w:rPr>
              <w:t>Literature KB</w:t>
            </w:r>
          </w:p>
        </w:tc>
      </w:tr>
    </w:tbl>
    <w:p w14:paraId="6F51C4C4"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Sapphire can both confirm and </w:t>
      </w:r>
      <w:r>
        <w:rPr>
          <w:rStyle w:val="Emphasis"/>
          <w:rFonts w:ascii="Times" w:hAnsi="Times"/>
          <w:color w:val="000000"/>
          <w:sz w:val="27"/>
          <w:szCs w:val="27"/>
        </w:rPr>
        <w:t>falsify</w:t>
      </w:r>
      <w:r>
        <w:rPr>
          <w:rFonts w:ascii="Times" w:hAnsi="Times"/>
          <w:color w:val="000000"/>
          <w:sz w:val="27"/>
          <w:szCs w:val="27"/>
        </w:rPr>
        <w:t> genotype–phenotype alignment.</w:t>
      </w:r>
    </w:p>
    <w:p w14:paraId="2EF693EE" w14:textId="77777777" w:rsidR="000C5DE9" w:rsidRDefault="003B2BA8" w:rsidP="000C5DE9">
      <w:pPr>
        <w:rPr>
          <w:rFonts w:ascii="Times" w:hAnsi="Times"/>
          <w:sz w:val="27"/>
          <w:szCs w:val="27"/>
        </w:rPr>
      </w:pPr>
      <w:r w:rsidRPr="003B2BA8">
        <w:rPr>
          <w:noProof/>
          <w14:ligatures w14:val="standardContextual"/>
        </w:rPr>
        <w:pict w14:anchorId="4B51A217">
          <v:rect id="_x0000_i1073" alt="" style="width:468pt;height:.05pt;mso-width-percent:0;mso-height-percent:0;mso-width-percent:0;mso-height-percent:0" o:hralign="center" o:hrstd="t" o:hr="t" fillcolor="#a0a0a0" stroked="f"/>
        </w:pict>
      </w:r>
    </w:p>
    <w:p w14:paraId="4495ED8C" w14:textId="77777777" w:rsidR="000C5DE9" w:rsidRDefault="000C5DE9" w:rsidP="000C5DE9">
      <w:pPr>
        <w:pStyle w:val="Heading2"/>
        <w:rPr>
          <w:rFonts w:ascii="Times" w:hAnsi="Times"/>
          <w:color w:val="000000"/>
          <w:sz w:val="36"/>
          <w:szCs w:val="36"/>
        </w:rPr>
      </w:pPr>
      <w:r>
        <w:rPr>
          <w:rFonts w:ascii="Times" w:hAnsi="Times"/>
          <w:color w:val="000000"/>
        </w:rPr>
        <w:lastRenderedPageBreak/>
        <w:t>11.7 Bundle 5 — Pharmacologic alignment and expansion</w:t>
      </w:r>
    </w:p>
    <w:p w14:paraId="46C6F6C4" w14:textId="77777777" w:rsidR="000C5DE9" w:rsidRDefault="000C5DE9" w:rsidP="000C5DE9">
      <w:pPr>
        <w:pStyle w:val="Heading3"/>
        <w:rPr>
          <w:rFonts w:ascii="Times" w:hAnsi="Times"/>
          <w:color w:val="000000"/>
        </w:rPr>
      </w:pPr>
      <w:r>
        <w:rPr>
          <w:rFonts w:ascii="Times" w:hAnsi="Times"/>
          <w:color w:val="000000"/>
        </w:rPr>
        <w:t>Objective</w:t>
      </w:r>
    </w:p>
    <w:p w14:paraId="59F58E0D" w14:textId="77777777" w:rsidR="000C5DE9" w:rsidRDefault="000C5DE9" w:rsidP="000C5DE9">
      <w:pPr>
        <w:pStyle w:val="NormalWeb"/>
        <w:rPr>
          <w:rFonts w:ascii="Times" w:hAnsi="Times"/>
          <w:color w:val="000000"/>
          <w:sz w:val="27"/>
          <w:szCs w:val="27"/>
        </w:rPr>
      </w:pPr>
      <w:r>
        <w:rPr>
          <w:rFonts w:ascii="Times" w:hAnsi="Times"/>
          <w:color w:val="000000"/>
          <w:sz w:val="27"/>
          <w:szCs w:val="27"/>
        </w:rPr>
        <w:t>Determine whether known AEDs align with functional rescue and expand the therapeutic hypothesis 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1404"/>
        <w:gridCol w:w="3979"/>
        <w:gridCol w:w="1653"/>
        <w:gridCol w:w="1787"/>
      </w:tblGrid>
      <w:tr w:rsidR="000C5DE9" w:rsidRPr="00BE5F7B" w14:paraId="0A8785A9" w14:textId="77777777" w:rsidTr="00DB7E68">
        <w:trPr>
          <w:tblHeader/>
          <w:tblCellSpacing w:w="15" w:type="dxa"/>
        </w:trPr>
        <w:tc>
          <w:tcPr>
            <w:tcW w:w="0" w:type="auto"/>
            <w:vAlign w:val="center"/>
            <w:hideMark/>
          </w:tcPr>
          <w:p w14:paraId="3C57623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7F5EA0A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6C452E7B"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35151766"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052F817F"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rsidRPr="00BE5F7B" w14:paraId="211F9881" w14:textId="77777777" w:rsidTr="00DB7E68">
        <w:trPr>
          <w:tblCellSpacing w:w="15" w:type="dxa"/>
        </w:trPr>
        <w:tc>
          <w:tcPr>
            <w:tcW w:w="0" w:type="auto"/>
            <w:vAlign w:val="center"/>
            <w:hideMark/>
          </w:tcPr>
          <w:p w14:paraId="0C1F516E" w14:textId="77777777" w:rsidR="000C5DE9" w:rsidRPr="00BE5F7B" w:rsidRDefault="000C5DE9" w:rsidP="00DB7E68">
            <w:pPr>
              <w:rPr>
                <w:rFonts w:ascii="Times" w:hAnsi="Times"/>
                <w:sz w:val="18"/>
                <w:szCs w:val="18"/>
              </w:rPr>
            </w:pPr>
            <w:r w:rsidRPr="00BE5F7B">
              <w:rPr>
                <w:rFonts w:ascii="Times" w:hAnsi="Times"/>
                <w:sz w:val="18"/>
                <w:szCs w:val="18"/>
              </w:rPr>
              <w:t>CN-5.1</w:t>
            </w:r>
          </w:p>
        </w:tc>
        <w:tc>
          <w:tcPr>
            <w:tcW w:w="0" w:type="auto"/>
            <w:vAlign w:val="center"/>
            <w:hideMark/>
          </w:tcPr>
          <w:p w14:paraId="2883A2CF" w14:textId="77777777" w:rsidR="000C5DE9" w:rsidRPr="00BE5F7B" w:rsidRDefault="000C5DE9" w:rsidP="00DB7E68">
            <w:pPr>
              <w:rPr>
                <w:rFonts w:ascii="Times" w:hAnsi="Times"/>
                <w:sz w:val="18"/>
                <w:szCs w:val="18"/>
              </w:rPr>
            </w:pPr>
            <w:r w:rsidRPr="00BE5F7B">
              <w:rPr>
                <w:rFonts w:ascii="Times" w:hAnsi="Times"/>
                <w:sz w:val="18"/>
                <w:szCs w:val="18"/>
              </w:rPr>
              <w:t>AED embedding</w:t>
            </w:r>
          </w:p>
        </w:tc>
        <w:tc>
          <w:tcPr>
            <w:tcW w:w="0" w:type="auto"/>
            <w:vAlign w:val="center"/>
            <w:hideMark/>
          </w:tcPr>
          <w:p w14:paraId="5D099B5D" w14:textId="77777777" w:rsidR="000C5DE9" w:rsidRPr="00BE5F7B" w:rsidRDefault="000C5DE9" w:rsidP="00DB7E68">
            <w:pPr>
              <w:rPr>
                <w:rFonts w:ascii="Times" w:hAnsi="Times"/>
                <w:sz w:val="18"/>
                <w:szCs w:val="18"/>
              </w:rPr>
            </w:pPr>
            <w:r w:rsidRPr="00BE5F7B">
              <w:rPr>
                <w:rFonts w:ascii="Times" w:hAnsi="Times"/>
                <w:sz w:val="18"/>
                <w:szCs w:val="18"/>
              </w:rPr>
              <w:t>“Project known AED oEP signatures into embedding space.”</w:t>
            </w:r>
          </w:p>
        </w:tc>
        <w:tc>
          <w:tcPr>
            <w:tcW w:w="0" w:type="auto"/>
            <w:vAlign w:val="center"/>
            <w:hideMark/>
          </w:tcPr>
          <w:p w14:paraId="549A3984" w14:textId="77777777" w:rsidR="000C5DE9" w:rsidRPr="00BE5F7B" w:rsidRDefault="000C5DE9" w:rsidP="00DB7E68">
            <w:pPr>
              <w:rPr>
                <w:rFonts w:ascii="Times" w:hAnsi="Times"/>
                <w:sz w:val="18"/>
                <w:szCs w:val="18"/>
              </w:rPr>
            </w:pPr>
            <w:r w:rsidRPr="00BE5F7B">
              <w:rPr>
                <w:rFonts w:ascii="Times" w:hAnsi="Times"/>
                <w:sz w:val="18"/>
                <w:szCs w:val="18"/>
              </w:rPr>
              <w:t>AED embedding map</w:t>
            </w:r>
          </w:p>
        </w:tc>
        <w:tc>
          <w:tcPr>
            <w:tcW w:w="0" w:type="auto"/>
            <w:vAlign w:val="center"/>
            <w:hideMark/>
          </w:tcPr>
          <w:p w14:paraId="3B9D6B06" w14:textId="77777777" w:rsidR="000C5DE9" w:rsidRPr="00BE5F7B" w:rsidRDefault="000C5DE9" w:rsidP="00DB7E68">
            <w:pPr>
              <w:rPr>
                <w:rFonts w:ascii="Times" w:hAnsi="Times"/>
                <w:sz w:val="18"/>
                <w:szCs w:val="18"/>
              </w:rPr>
            </w:pPr>
            <w:r w:rsidRPr="00BE5F7B">
              <w:rPr>
                <w:rFonts w:ascii="Times" w:hAnsi="Times"/>
                <w:sz w:val="18"/>
                <w:szCs w:val="18"/>
              </w:rPr>
              <w:t>DFP2 signatures</w:t>
            </w:r>
          </w:p>
        </w:tc>
      </w:tr>
      <w:tr w:rsidR="000C5DE9" w:rsidRPr="00BE5F7B" w14:paraId="4CEFBC30" w14:textId="77777777" w:rsidTr="00DB7E68">
        <w:trPr>
          <w:tblCellSpacing w:w="15" w:type="dxa"/>
        </w:trPr>
        <w:tc>
          <w:tcPr>
            <w:tcW w:w="0" w:type="auto"/>
            <w:vAlign w:val="center"/>
            <w:hideMark/>
          </w:tcPr>
          <w:p w14:paraId="542A3FBD" w14:textId="77777777" w:rsidR="000C5DE9" w:rsidRPr="00BE5F7B" w:rsidRDefault="000C5DE9" w:rsidP="00DB7E68">
            <w:pPr>
              <w:rPr>
                <w:rFonts w:ascii="Times" w:hAnsi="Times"/>
                <w:sz w:val="18"/>
                <w:szCs w:val="18"/>
              </w:rPr>
            </w:pPr>
            <w:r w:rsidRPr="00BE5F7B">
              <w:rPr>
                <w:rFonts w:ascii="Times" w:hAnsi="Times"/>
                <w:sz w:val="18"/>
                <w:szCs w:val="18"/>
              </w:rPr>
              <w:t>CN-5.2</w:t>
            </w:r>
          </w:p>
        </w:tc>
        <w:tc>
          <w:tcPr>
            <w:tcW w:w="0" w:type="auto"/>
            <w:vAlign w:val="center"/>
            <w:hideMark/>
          </w:tcPr>
          <w:p w14:paraId="73DC1C4F" w14:textId="77777777" w:rsidR="000C5DE9" w:rsidRPr="00BE5F7B" w:rsidRDefault="000C5DE9" w:rsidP="00DB7E68">
            <w:pPr>
              <w:rPr>
                <w:rFonts w:ascii="Times" w:hAnsi="Times"/>
                <w:sz w:val="18"/>
                <w:szCs w:val="18"/>
              </w:rPr>
            </w:pPr>
            <w:r w:rsidRPr="00BE5F7B">
              <w:rPr>
                <w:rFonts w:ascii="Times" w:hAnsi="Times"/>
                <w:sz w:val="18"/>
                <w:szCs w:val="18"/>
              </w:rPr>
              <w:t>Antipodality analysis</w:t>
            </w:r>
          </w:p>
        </w:tc>
        <w:tc>
          <w:tcPr>
            <w:tcW w:w="0" w:type="auto"/>
            <w:vAlign w:val="center"/>
            <w:hideMark/>
          </w:tcPr>
          <w:p w14:paraId="5E36FD0E" w14:textId="77777777" w:rsidR="000C5DE9" w:rsidRPr="00BE5F7B" w:rsidRDefault="000C5DE9" w:rsidP="00DB7E68">
            <w:pPr>
              <w:rPr>
                <w:rFonts w:ascii="Times" w:hAnsi="Times"/>
                <w:sz w:val="18"/>
                <w:szCs w:val="18"/>
              </w:rPr>
            </w:pPr>
            <w:r w:rsidRPr="00BE5F7B">
              <w:rPr>
                <w:rFonts w:ascii="Times" w:hAnsi="Times"/>
                <w:sz w:val="18"/>
                <w:szCs w:val="18"/>
              </w:rPr>
              <w:t>“Compute vector antipodality between AEDs and epilepsy gene clusters.”</w:t>
            </w:r>
          </w:p>
        </w:tc>
        <w:tc>
          <w:tcPr>
            <w:tcW w:w="0" w:type="auto"/>
            <w:vAlign w:val="center"/>
            <w:hideMark/>
          </w:tcPr>
          <w:p w14:paraId="7E96F3C0" w14:textId="77777777" w:rsidR="000C5DE9" w:rsidRPr="00BE5F7B" w:rsidRDefault="000C5DE9" w:rsidP="00DB7E68">
            <w:pPr>
              <w:rPr>
                <w:rFonts w:ascii="Times" w:hAnsi="Times"/>
                <w:sz w:val="18"/>
                <w:szCs w:val="18"/>
              </w:rPr>
            </w:pPr>
            <w:r w:rsidRPr="00BE5F7B">
              <w:rPr>
                <w:rFonts w:ascii="Times" w:hAnsi="Times"/>
                <w:sz w:val="18"/>
                <w:szCs w:val="18"/>
              </w:rPr>
              <w:t>Rescue alignment scores</w:t>
            </w:r>
          </w:p>
        </w:tc>
        <w:tc>
          <w:tcPr>
            <w:tcW w:w="0" w:type="auto"/>
            <w:vAlign w:val="center"/>
            <w:hideMark/>
          </w:tcPr>
          <w:p w14:paraId="0011FBA6" w14:textId="77777777" w:rsidR="000C5DE9" w:rsidRPr="00BE5F7B" w:rsidRDefault="000C5DE9" w:rsidP="00DB7E68">
            <w:pPr>
              <w:rPr>
                <w:rFonts w:ascii="Times" w:hAnsi="Times"/>
                <w:sz w:val="18"/>
                <w:szCs w:val="18"/>
              </w:rPr>
            </w:pPr>
            <w:r w:rsidRPr="00BE5F7B">
              <w:rPr>
                <w:rFonts w:ascii="Times" w:hAnsi="Times"/>
                <w:sz w:val="18"/>
                <w:szCs w:val="18"/>
              </w:rPr>
              <w:t>Similarity engine</w:t>
            </w:r>
          </w:p>
        </w:tc>
      </w:tr>
      <w:tr w:rsidR="000C5DE9" w:rsidRPr="00BE5F7B" w14:paraId="76A17D36" w14:textId="77777777" w:rsidTr="00DB7E68">
        <w:trPr>
          <w:tblCellSpacing w:w="15" w:type="dxa"/>
        </w:trPr>
        <w:tc>
          <w:tcPr>
            <w:tcW w:w="0" w:type="auto"/>
            <w:vAlign w:val="center"/>
            <w:hideMark/>
          </w:tcPr>
          <w:p w14:paraId="24134FB6" w14:textId="77777777" w:rsidR="000C5DE9" w:rsidRPr="00BE5F7B" w:rsidRDefault="000C5DE9" w:rsidP="00DB7E68">
            <w:pPr>
              <w:rPr>
                <w:rFonts w:ascii="Times" w:hAnsi="Times"/>
                <w:sz w:val="18"/>
                <w:szCs w:val="18"/>
              </w:rPr>
            </w:pPr>
            <w:r w:rsidRPr="00BE5F7B">
              <w:rPr>
                <w:rFonts w:ascii="Times" w:hAnsi="Times"/>
                <w:sz w:val="18"/>
                <w:szCs w:val="18"/>
              </w:rPr>
              <w:t>CN-5.3</w:t>
            </w:r>
          </w:p>
        </w:tc>
        <w:tc>
          <w:tcPr>
            <w:tcW w:w="0" w:type="auto"/>
            <w:vAlign w:val="center"/>
            <w:hideMark/>
          </w:tcPr>
          <w:p w14:paraId="13E5CB2B" w14:textId="77777777" w:rsidR="000C5DE9" w:rsidRPr="00BE5F7B" w:rsidRDefault="000C5DE9" w:rsidP="00DB7E68">
            <w:pPr>
              <w:rPr>
                <w:rFonts w:ascii="Times" w:hAnsi="Times"/>
                <w:sz w:val="18"/>
                <w:szCs w:val="18"/>
              </w:rPr>
            </w:pPr>
            <w:r w:rsidRPr="00BE5F7B">
              <w:rPr>
                <w:rFonts w:ascii="Times" w:hAnsi="Times"/>
                <w:sz w:val="18"/>
                <w:szCs w:val="18"/>
              </w:rPr>
              <w:t>Concordance check</w:t>
            </w:r>
          </w:p>
        </w:tc>
        <w:tc>
          <w:tcPr>
            <w:tcW w:w="0" w:type="auto"/>
            <w:vAlign w:val="center"/>
            <w:hideMark/>
          </w:tcPr>
          <w:p w14:paraId="71AFE01F" w14:textId="77777777" w:rsidR="000C5DE9" w:rsidRPr="00BE5F7B" w:rsidRDefault="000C5DE9" w:rsidP="00DB7E68">
            <w:pPr>
              <w:rPr>
                <w:rFonts w:ascii="Times" w:hAnsi="Times"/>
                <w:sz w:val="18"/>
                <w:szCs w:val="18"/>
              </w:rPr>
            </w:pPr>
            <w:r w:rsidRPr="00BE5F7B">
              <w:rPr>
                <w:rFonts w:ascii="Times" w:hAnsi="Times"/>
                <w:sz w:val="18"/>
                <w:szCs w:val="18"/>
              </w:rPr>
              <w:t>“Compare AED antipodality with known clinical efficacy.”</w:t>
            </w:r>
          </w:p>
        </w:tc>
        <w:tc>
          <w:tcPr>
            <w:tcW w:w="0" w:type="auto"/>
            <w:vAlign w:val="center"/>
            <w:hideMark/>
          </w:tcPr>
          <w:p w14:paraId="03360B9D" w14:textId="77777777" w:rsidR="000C5DE9" w:rsidRPr="00BE5F7B" w:rsidRDefault="000C5DE9" w:rsidP="00DB7E68">
            <w:pPr>
              <w:rPr>
                <w:rFonts w:ascii="Times" w:hAnsi="Times"/>
                <w:sz w:val="18"/>
                <w:szCs w:val="18"/>
              </w:rPr>
            </w:pPr>
            <w:r w:rsidRPr="00BE5F7B">
              <w:rPr>
                <w:rFonts w:ascii="Times" w:hAnsi="Times"/>
                <w:sz w:val="18"/>
                <w:szCs w:val="18"/>
              </w:rPr>
              <w:t>Validation report</w:t>
            </w:r>
          </w:p>
        </w:tc>
        <w:tc>
          <w:tcPr>
            <w:tcW w:w="0" w:type="auto"/>
            <w:vAlign w:val="center"/>
            <w:hideMark/>
          </w:tcPr>
          <w:p w14:paraId="4B682D5F" w14:textId="77777777" w:rsidR="000C5DE9" w:rsidRPr="00BE5F7B" w:rsidRDefault="000C5DE9" w:rsidP="00DB7E68">
            <w:pPr>
              <w:rPr>
                <w:rFonts w:ascii="Times" w:hAnsi="Times"/>
                <w:sz w:val="18"/>
                <w:szCs w:val="18"/>
              </w:rPr>
            </w:pPr>
            <w:r w:rsidRPr="00BE5F7B">
              <w:rPr>
                <w:rFonts w:ascii="Times" w:hAnsi="Times"/>
                <w:sz w:val="18"/>
                <w:szCs w:val="18"/>
              </w:rPr>
              <w:t>Drug KB</w:t>
            </w:r>
          </w:p>
        </w:tc>
      </w:tr>
      <w:tr w:rsidR="000C5DE9" w:rsidRPr="00BE5F7B" w14:paraId="427320E3" w14:textId="77777777" w:rsidTr="00DB7E68">
        <w:trPr>
          <w:tblCellSpacing w:w="15" w:type="dxa"/>
        </w:trPr>
        <w:tc>
          <w:tcPr>
            <w:tcW w:w="0" w:type="auto"/>
            <w:vAlign w:val="center"/>
            <w:hideMark/>
          </w:tcPr>
          <w:p w14:paraId="2C4D8072" w14:textId="77777777" w:rsidR="000C5DE9" w:rsidRPr="00BE5F7B" w:rsidRDefault="000C5DE9" w:rsidP="00DB7E68">
            <w:pPr>
              <w:rPr>
                <w:rFonts w:ascii="Times" w:hAnsi="Times"/>
                <w:sz w:val="18"/>
                <w:szCs w:val="18"/>
              </w:rPr>
            </w:pPr>
            <w:r w:rsidRPr="00BE5F7B">
              <w:rPr>
                <w:rFonts w:ascii="Times" w:hAnsi="Times"/>
                <w:sz w:val="18"/>
                <w:szCs w:val="18"/>
              </w:rPr>
              <w:t>CN-5.4</w:t>
            </w:r>
          </w:p>
        </w:tc>
        <w:tc>
          <w:tcPr>
            <w:tcW w:w="0" w:type="auto"/>
            <w:vAlign w:val="center"/>
            <w:hideMark/>
          </w:tcPr>
          <w:p w14:paraId="34456A9C" w14:textId="77777777" w:rsidR="000C5DE9" w:rsidRPr="00BE5F7B" w:rsidRDefault="000C5DE9" w:rsidP="00DB7E68">
            <w:pPr>
              <w:rPr>
                <w:rFonts w:ascii="Times" w:hAnsi="Times"/>
                <w:sz w:val="18"/>
                <w:szCs w:val="18"/>
              </w:rPr>
            </w:pPr>
            <w:r w:rsidRPr="00BE5F7B">
              <w:rPr>
                <w:rFonts w:ascii="Times" w:hAnsi="Times"/>
                <w:sz w:val="18"/>
                <w:szCs w:val="18"/>
              </w:rPr>
              <w:t>AED-like discovery</w:t>
            </w:r>
          </w:p>
        </w:tc>
        <w:tc>
          <w:tcPr>
            <w:tcW w:w="0" w:type="auto"/>
            <w:vAlign w:val="center"/>
            <w:hideMark/>
          </w:tcPr>
          <w:p w14:paraId="6617AA4D" w14:textId="77777777" w:rsidR="000C5DE9" w:rsidRPr="00BE5F7B" w:rsidRDefault="000C5DE9" w:rsidP="00DB7E68">
            <w:pPr>
              <w:rPr>
                <w:rFonts w:ascii="Times" w:hAnsi="Times"/>
                <w:sz w:val="18"/>
                <w:szCs w:val="18"/>
              </w:rPr>
            </w:pPr>
            <w:r w:rsidRPr="00BE5F7B">
              <w:rPr>
                <w:rFonts w:ascii="Times" w:hAnsi="Times"/>
                <w:sz w:val="18"/>
                <w:szCs w:val="18"/>
              </w:rPr>
              <w:t>“Identify non-AED compounds clustering with AEDs in functional space.”</w:t>
            </w:r>
          </w:p>
        </w:tc>
        <w:tc>
          <w:tcPr>
            <w:tcW w:w="0" w:type="auto"/>
            <w:vAlign w:val="center"/>
            <w:hideMark/>
          </w:tcPr>
          <w:p w14:paraId="34ED3EB0" w14:textId="77777777" w:rsidR="000C5DE9" w:rsidRPr="00BE5F7B" w:rsidRDefault="000C5DE9" w:rsidP="00DB7E68">
            <w:pPr>
              <w:rPr>
                <w:rFonts w:ascii="Times" w:hAnsi="Times"/>
                <w:sz w:val="18"/>
                <w:szCs w:val="18"/>
              </w:rPr>
            </w:pPr>
            <w:r w:rsidRPr="00BE5F7B">
              <w:rPr>
                <w:rFonts w:ascii="Times" w:hAnsi="Times"/>
                <w:sz w:val="18"/>
                <w:szCs w:val="18"/>
              </w:rPr>
              <w:t>Repurposing candidate list</w:t>
            </w:r>
          </w:p>
        </w:tc>
        <w:tc>
          <w:tcPr>
            <w:tcW w:w="0" w:type="auto"/>
            <w:vAlign w:val="center"/>
            <w:hideMark/>
          </w:tcPr>
          <w:p w14:paraId="0C8AC34D" w14:textId="77777777" w:rsidR="000C5DE9" w:rsidRPr="00BE5F7B" w:rsidRDefault="000C5DE9" w:rsidP="00DB7E68">
            <w:pPr>
              <w:rPr>
                <w:rFonts w:ascii="Times" w:hAnsi="Times"/>
                <w:sz w:val="18"/>
                <w:szCs w:val="18"/>
              </w:rPr>
            </w:pPr>
            <w:r w:rsidRPr="00BE5F7B">
              <w:rPr>
                <w:rFonts w:ascii="Times" w:hAnsi="Times"/>
                <w:sz w:val="18"/>
                <w:szCs w:val="18"/>
              </w:rPr>
              <w:t>DFP2 + chemoinformatics</w:t>
            </w:r>
          </w:p>
        </w:tc>
      </w:tr>
    </w:tbl>
    <w:p w14:paraId="55C17BFB"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Functional rescue geometry aligns better with clinical reality than target annotations alone.</w:t>
      </w:r>
    </w:p>
    <w:p w14:paraId="7ABE2C03" w14:textId="77777777" w:rsidR="000C5DE9" w:rsidRDefault="003B2BA8" w:rsidP="000C5DE9">
      <w:pPr>
        <w:rPr>
          <w:rFonts w:ascii="Times" w:hAnsi="Times"/>
          <w:sz w:val="27"/>
          <w:szCs w:val="27"/>
        </w:rPr>
      </w:pPr>
      <w:r w:rsidRPr="003B2BA8">
        <w:rPr>
          <w:noProof/>
          <w14:ligatures w14:val="standardContextual"/>
        </w:rPr>
        <w:pict w14:anchorId="006E4CAB">
          <v:rect id="_x0000_i1072" alt="" style="width:468pt;height:.05pt;mso-width-percent:0;mso-height-percent:0;mso-width-percent:0;mso-height-percent:0" o:hralign="center" o:hrstd="t" o:hr="t" fillcolor="#a0a0a0" stroked="f"/>
        </w:pict>
      </w:r>
    </w:p>
    <w:p w14:paraId="6CAB7B81" w14:textId="77777777" w:rsidR="000C5DE9" w:rsidRDefault="000C5DE9" w:rsidP="000C5DE9">
      <w:pPr>
        <w:pStyle w:val="Heading2"/>
        <w:rPr>
          <w:rFonts w:ascii="Times" w:hAnsi="Times"/>
          <w:color w:val="000000"/>
          <w:sz w:val="36"/>
          <w:szCs w:val="36"/>
        </w:rPr>
      </w:pPr>
      <w:r>
        <w:rPr>
          <w:rFonts w:ascii="Times" w:hAnsi="Times"/>
          <w:color w:val="000000"/>
        </w:rPr>
        <w:t>11.8 Bundle 6 — Novel epilepsy gene inference</w:t>
      </w:r>
    </w:p>
    <w:p w14:paraId="09ADECD7" w14:textId="77777777" w:rsidR="000C5DE9" w:rsidRDefault="000C5DE9" w:rsidP="000C5DE9">
      <w:pPr>
        <w:pStyle w:val="Heading3"/>
        <w:rPr>
          <w:rFonts w:ascii="Times" w:hAnsi="Times"/>
          <w:color w:val="000000"/>
        </w:rPr>
      </w:pPr>
      <w:r>
        <w:rPr>
          <w:rFonts w:ascii="Times" w:hAnsi="Times"/>
          <w:color w:val="000000"/>
        </w:rPr>
        <w:t>Objective</w:t>
      </w:r>
    </w:p>
    <w:p w14:paraId="7063BA03" w14:textId="77777777" w:rsidR="000C5DE9" w:rsidRDefault="000C5DE9" w:rsidP="000C5DE9">
      <w:pPr>
        <w:pStyle w:val="NormalWeb"/>
        <w:rPr>
          <w:rFonts w:ascii="Times" w:hAnsi="Times"/>
          <w:color w:val="000000"/>
          <w:sz w:val="27"/>
          <w:szCs w:val="27"/>
        </w:rPr>
      </w:pPr>
      <w:r>
        <w:rPr>
          <w:rFonts w:ascii="Times" w:hAnsi="Times"/>
          <w:color w:val="000000"/>
          <w:sz w:val="27"/>
          <w:szCs w:val="27"/>
        </w:rPr>
        <w:t>Predict new epilepsy-relevant genes based on functional proximity.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1607"/>
        <w:gridCol w:w="4482"/>
        <w:gridCol w:w="1337"/>
        <w:gridCol w:w="1430"/>
      </w:tblGrid>
      <w:tr w:rsidR="000C5DE9" w:rsidRPr="00BE5F7B" w14:paraId="30111BCB" w14:textId="77777777" w:rsidTr="00DB7E68">
        <w:trPr>
          <w:tblHeader/>
          <w:tblCellSpacing w:w="15" w:type="dxa"/>
        </w:trPr>
        <w:tc>
          <w:tcPr>
            <w:tcW w:w="0" w:type="auto"/>
            <w:vAlign w:val="center"/>
            <w:hideMark/>
          </w:tcPr>
          <w:p w14:paraId="3CE3F0F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0FA0E2F8"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2A2FFB64"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0DCC071E"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6739D0EE"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rsidRPr="00BE5F7B" w14:paraId="3A18A336" w14:textId="77777777" w:rsidTr="00DB7E68">
        <w:trPr>
          <w:tblCellSpacing w:w="15" w:type="dxa"/>
        </w:trPr>
        <w:tc>
          <w:tcPr>
            <w:tcW w:w="0" w:type="auto"/>
            <w:vAlign w:val="center"/>
            <w:hideMark/>
          </w:tcPr>
          <w:p w14:paraId="1B6412B7" w14:textId="77777777" w:rsidR="000C5DE9" w:rsidRPr="00BE5F7B" w:rsidRDefault="000C5DE9" w:rsidP="00DB7E68">
            <w:pPr>
              <w:rPr>
                <w:rFonts w:ascii="Times" w:hAnsi="Times"/>
                <w:sz w:val="18"/>
                <w:szCs w:val="18"/>
              </w:rPr>
            </w:pPr>
            <w:r w:rsidRPr="00BE5F7B">
              <w:rPr>
                <w:rFonts w:ascii="Times" w:hAnsi="Times"/>
                <w:sz w:val="18"/>
                <w:szCs w:val="18"/>
              </w:rPr>
              <w:t>CN-6.1</w:t>
            </w:r>
          </w:p>
        </w:tc>
        <w:tc>
          <w:tcPr>
            <w:tcW w:w="0" w:type="auto"/>
            <w:vAlign w:val="center"/>
            <w:hideMark/>
          </w:tcPr>
          <w:p w14:paraId="692EB365" w14:textId="77777777" w:rsidR="000C5DE9" w:rsidRPr="00BE5F7B" w:rsidRDefault="000C5DE9" w:rsidP="00DB7E68">
            <w:pPr>
              <w:rPr>
                <w:rFonts w:ascii="Times" w:hAnsi="Times"/>
                <w:sz w:val="18"/>
                <w:szCs w:val="18"/>
              </w:rPr>
            </w:pPr>
            <w:r w:rsidRPr="00BE5F7B">
              <w:rPr>
                <w:rFonts w:ascii="Times" w:hAnsi="Times"/>
                <w:sz w:val="18"/>
                <w:szCs w:val="18"/>
              </w:rPr>
              <w:t>Neighbor gene identification</w:t>
            </w:r>
          </w:p>
        </w:tc>
        <w:tc>
          <w:tcPr>
            <w:tcW w:w="0" w:type="auto"/>
            <w:vAlign w:val="center"/>
            <w:hideMark/>
          </w:tcPr>
          <w:p w14:paraId="3FA51D62" w14:textId="77777777" w:rsidR="000C5DE9" w:rsidRPr="00BE5F7B" w:rsidRDefault="000C5DE9" w:rsidP="00DB7E68">
            <w:pPr>
              <w:rPr>
                <w:rFonts w:ascii="Times" w:hAnsi="Times"/>
                <w:sz w:val="18"/>
                <w:szCs w:val="18"/>
              </w:rPr>
            </w:pPr>
            <w:r w:rsidRPr="00BE5F7B">
              <w:rPr>
                <w:rFonts w:ascii="Times" w:hAnsi="Times"/>
                <w:sz w:val="18"/>
                <w:szCs w:val="18"/>
              </w:rPr>
              <w:t>“Identify genes with oEP signatures proximal to epilepsy gene clusters but lacking epilepsy annotation.”</w:t>
            </w:r>
          </w:p>
        </w:tc>
        <w:tc>
          <w:tcPr>
            <w:tcW w:w="0" w:type="auto"/>
            <w:vAlign w:val="center"/>
            <w:hideMark/>
          </w:tcPr>
          <w:p w14:paraId="3C64FD76" w14:textId="77777777" w:rsidR="000C5DE9" w:rsidRPr="00BE5F7B" w:rsidRDefault="000C5DE9" w:rsidP="00DB7E68">
            <w:pPr>
              <w:rPr>
                <w:rFonts w:ascii="Times" w:hAnsi="Times"/>
                <w:sz w:val="18"/>
                <w:szCs w:val="18"/>
              </w:rPr>
            </w:pPr>
            <w:r w:rsidRPr="00BE5F7B">
              <w:rPr>
                <w:rFonts w:ascii="Times" w:hAnsi="Times"/>
                <w:sz w:val="18"/>
                <w:szCs w:val="18"/>
              </w:rPr>
              <w:t>Candidate gene list</w:t>
            </w:r>
          </w:p>
        </w:tc>
        <w:tc>
          <w:tcPr>
            <w:tcW w:w="0" w:type="auto"/>
            <w:vAlign w:val="center"/>
            <w:hideMark/>
          </w:tcPr>
          <w:p w14:paraId="095C6EF0" w14:textId="77777777" w:rsidR="000C5DE9" w:rsidRPr="00BE5F7B" w:rsidRDefault="000C5DE9" w:rsidP="00DB7E68">
            <w:pPr>
              <w:rPr>
                <w:rFonts w:ascii="Times" w:hAnsi="Times"/>
                <w:sz w:val="18"/>
                <w:szCs w:val="18"/>
              </w:rPr>
            </w:pPr>
            <w:r w:rsidRPr="00BE5F7B">
              <w:rPr>
                <w:rFonts w:ascii="Times" w:hAnsi="Times"/>
                <w:sz w:val="18"/>
                <w:szCs w:val="18"/>
              </w:rPr>
              <w:t>CRISPR phenotypes</w:t>
            </w:r>
          </w:p>
        </w:tc>
      </w:tr>
      <w:tr w:rsidR="000C5DE9" w:rsidRPr="00BE5F7B" w14:paraId="23D85E1A" w14:textId="77777777" w:rsidTr="00DB7E68">
        <w:trPr>
          <w:tblCellSpacing w:w="15" w:type="dxa"/>
        </w:trPr>
        <w:tc>
          <w:tcPr>
            <w:tcW w:w="0" w:type="auto"/>
            <w:vAlign w:val="center"/>
            <w:hideMark/>
          </w:tcPr>
          <w:p w14:paraId="5E3A2708" w14:textId="77777777" w:rsidR="000C5DE9" w:rsidRPr="00BE5F7B" w:rsidRDefault="000C5DE9" w:rsidP="00DB7E68">
            <w:pPr>
              <w:rPr>
                <w:rFonts w:ascii="Times" w:hAnsi="Times"/>
                <w:sz w:val="18"/>
                <w:szCs w:val="18"/>
              </w:rPr>
            </w:pPr>
            <w:r w:rsidRPr="00BE5F7B">
              <w:rPr>
                <w:rFonts w:ascii="Times" w:hAnsi="Times"/>
                <w:sz w:val="18"/>
                <w:szCs w:val="18"/>
              </w:rPr>
              <w:t>CN-6.2</w:t>
            </w:r>
          </w:p>
        </w:tc>
        <w:tc>
          <w:tcPr>
            <w:tcW w:w="0" w:type="auto"/>
            <w:vAlign w:val="center"/>
            <w:hideMark/>
          </w:tcPr>
          <w:p w14:paraId="77F844A1" w14:textId="77777777" w:rsidR="000C5DE9" w:rsidRPr="00BE5F7B" w:rsidRDefault="000C5DE9" w:rsidP="00DB7E68">
            <w:pPr>
              <w:rPr>
                <w:rFonts w:ascii="Times" w:hAnsi="Times"/>
                <w:sz w:val="18"/>
                <w:szCs w:val="18"/>
              </w:rPr>
            </w:pPr>
            <w:r w:rsidRPr="00BE5F7B">
              <w:rPr>
                <w:rFonts w:ascii="Times" w:hAnsi="Times"/>
                <w:sz w:val="18"/>
                <w:szCs w:val="18"/>
              </w:rPr>
              <w:t>Prior plausibility scoring</w:t>
            </w:r>
          </w:p>
        </w:tc>
        <w:tc>
          <w:tcPr>
            <w:tcW w:w="0" w:type="auto"/>
            <w:vAlign w:val="center"/>
            <w:hideMark/>
          </w:tcPr>
          <w:p w14:paraId="0A6DD5D1" w14:textId="77777777" w:rsidR="000C5DE9" w:rsidRPr="00BE5F7B" w:rsidRDefault="000C5DE9" w:rsidP="00DB7E68">
            <w:pPr>
              <w:rPr>
                <w:rFonts w:ascii="Times" w:hAnsi="Times"/>
                <w:sz w:val="18"/>
                <w:szCs w:val="18"/>
              </w:rPr>
            </w:pPr>
            <w:r w:rsidRPr="00BE5F7B">
              <w:rPr>
                <w:rFonts w:ascii="Times" w:hAnsi="Times"/>
                <w:sz w:val="18"/>
                <w:szCs w:val="18"/>
              </w:rPr>
              <w:t>“Score candidate genes by expression, pathway involvement, and intolerance metrics.”</w:t>
            </w:r>
          </w:p>
        </w:tc>
        <w:tc>
          <w:tcPr>
            <w:tcW w:w="0" w:type="auto"/>
            <w:vAlign w:val="center"/>
            <w:hideMark/>
          </w:tcPr>
          <w:p w14:paraId="32B07A09" w14:textId="77777777" w:rsidR="000C5DE9" w:rsidRPr="00BE5F7B" w:rsidRDefault="000C5DE9" w:rsidP="00DB7E68">
            <w:pPr>
              <w:rPr>
                <w:rFonts w:ascii="Times" w:hAnsi="Times"/>
                <w:sz w:val="18"/>
                <w:szCs w:val="18"/>
              </w:rPr>
            </w:pPr>
            <w:r w:rsidRPr="00BE5F7B">
              <w:rPr>
                <w:rFonts w:ascii="Times" w:hAnsi="Times"/>
                <w:sz w:val="18"/>
                <w:szCs w:val="18"/>
              </w:rPr>
              <w:t>Ranked candidate list</w:t>
            </w:r>
          </w:p>
        </w:tc>
        <w:tc>
          <w:tcPr>
            <w:tcW w:w="0" w:type="auto"/>
            <w:vAlign w:val="center"/>
            <w:hideMark/>
          </w:tcPr>
          <w:p w14:paraId="37466D35" w14:textId="77777777" w:rsidR="000C5DE9" w:rsidRPr="00BE5F7B" w:rsidRDefault="000C5DE9" w:rsidP="00DB7E68">
            <w:pPr>
              <w:rPr>
                <w:rFonts w:ascii="Times" w:hAnsi="Times"/>
                <w:sz w:val="18"/>
                <w:szCs w:val="18"/>
              </w:rPr>
            </w:pPr>
            <w:r w:rsidRPr="00BE5F7B">
              <w:rPr>
                <w:rFonts w:ascii="Times" w:hAnsi="Times"/>
                <w:sz w:val="18"/>
                <w:szCs w:val="18"/>
              </w:rPr>
              <w:t>External genomics data</w:t>
            </w:r>
          </w:p>
        </w:tc>
      </w:tr>
      <w:tr w:rsidR="000C5DE9" w:rsidRPr="00BE5F7B" w14:paraId="2744423C" w14:textId="77777777" w:rsidTr="00DB7E68">
        <w:trPr>
          <w:tblCellSpacing w:w="15" w:type="dxa"/>
        </w:trPr>
        <w:tc>
          <w:tcPr>
            <w:tcW w:w="0" w:type="auto"/>
            <w:vAlign w:val="center"/>
            <w:hideMark/>
          </w:tcPr>
          <w:p w14:paraId="3E9EC8BD" w14:textId="77777777" w:rsidR="000C5DE9" w:rsidRPr="00BE5F7B" w:rsidRDefault="000C5DE9" w:rsidP="00DB7E68">
            <w:pPr>
              <w:rPr>
                <w:rFonts w:ascii="Times" w:hAnsi="Times"/>
                <w:sz w:val="18"/>
                <w:szCs w:val="18"/>
              </w:rPr>
            </w:pPr>
            <w:r w:rsidRPr="00BE5F7B">
              <w:rPr>
                <w:rFonts w:ascii="Times" w:hAnsi="Times"/>
                <w:sz w:val="18"/>
                <w:szCs w:val="18"/>
              </w:rPr>
              <w:t>CN-6.3</w:t>
            </w:r>
          </w:p>
        </w:tc>
        <w:tc>
          <w:tcPr>
            <w:tcW w:w="0" w:type="auto"/>
            <w:vAlign w:val="center"/>
            <w:hideMark/>
          </w:tcPr>
          <w:p w14:paraId="6C87C476" w14:textId="77777777" w:rsidR="000C5DE9" w:rsidRPr="00BE5F7B" w:rsidRDefault="000C5DE9" w:rsidP="00DB7E68">
            <w:pPr>
              <w:rPr>
                <w:rFonts w:ascii="Times" w:hAnsi="Times"/>
                <w:sz w:val="18"/>
                <w:szCs w:val="18"/>
              </w:rPr>
            </w:pPr>
            <w:r w:rsidRPr="00BE5F7B">
              <w:rPr>
                <w:rFonts w:ascii="Times" w:hAnsi="Times"/>
                <w:sz w:val="18"/>
                <w:szCs w:val="18"/>
              </w:rPr>
              <w:t>Validation design</w:t>
            </w:r>
          </w:p>
        </w:tc>
        <w:tc>
          <w:tcPr>
            <w:tcW w:w="0" w:type="auto"/>
            <w:vAlign w:val="center"/>
            <w:hideMark/>
          </w:tcPr>
          <w:p w14:paraId="2F88DFD9" w14:textId="77777777" w:rsidR="000C5DE9" w:rsidRPr="00BE5F7B" w:rsidRDefault="000C5DE9" w:rsidP="00DB7E68">
            <w:pPr>
              <w:rPr>
                <w:rFonts w:ascii="Times" w:hAnsi="Times"/>
                <w:sz w:val="18"/>
                <w:szCs w:val="18"/>
              </w:rPr>
            </w:pPr>
            <w:r w:rsidRPr="00BE5F7B">
              <w:rPr>
                <w:rFonts w:ascii="Times" w:hAnsi="Times"/>
                <w:sz w:val="18"/>
                <w:szCs w:val="18"/>
              </w:rPr>
              <w:t>“Design experiments to test epilepsy relevance of top candidates.”</w:t>
            </w:r>
          </w:p>
        </w:tc>
        <w:tc>
          <w:tcPr>
            <w:tcW w:w="0" w:type="auto"/>
            <w:vAlign w:val="center"/>
            <w:hideMark/>
          </w:tcPr>
          <w:p w14:paraId="310060C6" w14:textId="77777777" w:rsidR="000C5DE9" w:rsidRPr="00BE5F7B" w:rsidRDefault="000C5DE9" w:rsidP="00DB7E68">
            <w:pPr>
              <w:rPr>
                <w:rFonts w:ascii="Times" w:hAnsi="Times"/>
                <w:sz w:val="18"/>
                <w:szCs w:val="18"/>
              </w:rPr>
            </w:pPr>
            <w:r w:rsidRPr="00BE5F7B">
              <w:rPr>
                <w:rFonts w:ascii="Times" w:hAnsi="Times"/>
                <w:sz w:val="18"/>
                <w:szCs w:val="18"/>
              </w:rPr>
              <w:t>Experimental plan</w:t>
            </w:r>
          </w:p>
        </w:tc>
        <w:tc>
          <w:tcPr>
            <w:tcW w:w="0" w:type="auto"/>
            <w:vAlign w:val="center"/>
            <w:hideMark/>
          </w:tcPr>
          <w:p w14:paraId="768D56B5" w14:textId="77777777" w:rsidR="000C5DE9" w:rsidRPr="00BE5F7B" w:rsidRDefault="000C5DE9" w:rsidP="00DB7E68">
            <w:pPr>
              <w:rPr>
                <w:rFonts w:ascii="Times" w:hAnsi="Times"/>
                <w:sz w:val="18"/>
                <w:szCs w:val="18"/>
              </w:rPr>
            </w:pPr>
            <w:r w:rsidRPr="00BE5F7B">
              <w:rPr>
                <w:rFonts w:ascii="Times" w:hAnsi="Times"/>
                <w:sz w:val="18"/>
                <w:szCs w:val="18"/>
              </w:rPr>
              <w:t>Orchestration layer</w:t>
            </w:r>
          </w:p>
        </w:tc>
      </w:tr>
    </w:tbl>
    <w:p w14:paraId="00ADC19B"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Predictions are testable, not post-hoc rationalizations.</w:t>
      </w:r>
    </w:p>
    <w:p w14:paraId="24E90790" w14:textId="77777777" w:rsidR="000C5DE9" w:rsidRDefault="003B2BA8" w:rsidP="000C5DE9">
      <w:pPr>
        <w:rPr>
          <w:rFonts w:ascii="Times" w:hAnsi="Times"/>
          <w:sz w:val="27"/>
          <w:szCs w:val="27"/>
        </w:rPr>
      </w:pPr>
      <w:r w:rsidRPr="003B2BA8">
        <w:rPr>
          <w:noProof/>
          <w14:ligatures w14:val="standardContextual"/>
        </w:rPr>
        <w:pict w14:anchorId="6ED2743F">
          <v:rect id="_x0000_i1071" alt="" style="width:468pt;height:.05pt;mso-width-percent:0;mso-height-percent:0;mso-width-percent:0;mso-height-percent:0" o:hralign="center" o:hrstd="t" o:hr="t" fillcolor="#a0a0a0" stroked="f"/>
        </w:pict>
      </w:r>
    </w:p>
    <w:p w14:paraId="1AD3F842" w14:textId="77777777" w:rsidR="000C5DE9" w:rsidRDefault="000C5DE9" w:rsidP="000C5DE9">
      <w:pPr>
        <w:pStyle w:val="Heading2"/>
        <w:rPr>
          <w:rFonts w:ascii="Times" w:hAnsi="Times"/>
          <w:color w:val="000000"/>
          <w:sz w:val="36"/>
          <w:szCs w:val="36"/>
        </w:rPr>
      </w:pPr>
      <w:r>
        <w:rPr>
          <w:rFonts w:ascii="Times" w:hAnsi="Times"/>
          <w:color w:val="000000"/>
        </w:rPr>
        <w:lastRenderedPageBreak/>
        <w:t>11.9 Bundle 7 — Common-node inference and testing</w:t>
      </w:r>
    </w:p>
    <w:p w14:paraId="50E7ABE4" w14:textId="77777777" w:rsidR="000C5DE9" w:rsidRDefault="000C5DE9" w:rsidP="000C5DE9">
      <w:pPr>
        <w:pStyle w:val="Heading3"/>
        <w:rPr>
          <w:rFonts w:ascii="Times" w:hAnsi="Times"/>
          <w:color w:val="000000"/>
        </w:rPr>
      </w:pPr>
      <w:r>
        <w:rPr>
          <w:rFonts w:ascii="Times" w:hAnsi="Times"/>
          <w:color w:val="000000"/>
        </w:rPr>
        <w:t>Objective</w:t>
      </w:r>
    </w:p>
    <w:p w14:paraId="62BA3CF4" w14:textId="77777777" w:rsidR="000C5DE9" w:rsidRDefault="000C5DE9" w:rsidP="000C5DE9">
      <w:pPr>
        <w:pStyle w:val="NormalWeb"/>
        <w:rPr>
          <w:rFonts w:ascii="Times" w:hAnsi="Times"/>
          <w:color w:val="000000"/>
          <w:sz w:val="27"/>
          <w:szCs w:val="27"/>
        </w:rPr>
      </w:pPr>
      <w:r>
        <w:rPr>
          <w:rFonts w:ascii="Times" w:hAnsi="Times"/>
          <w:color w:val="000000"/>
          <w:sz w:val="27"/>
          <w:szCs w:val="27"/>
        </w:rPr>
        <w:t>Infer and validate shared therapeutic leverage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420"/>
        <w:gridCol w:w="4388"/>
        <w:gridCol w:w="1545"/>
        <w:gridCol w:w="1491"/>
      </w:tblGrid>
      <w:tr w:rsidR="000C5DE9" w14:paraId="40E0E987" w14:textId="77777777" w:rsidTr="00DB7E68">
        <w:trPr>
          <w:tblHeader/>
          <w:tblCellSpacing w:w="15" w:type="dxa"/>
        </w:trPr>
        <w:tc>
          <w:tcPr>
            <w:tcW w:w="0" w:type="auto"/>
            <w:vAlign w:val="center"/>
            <w:hideMark/>
          </w:tcPr>
          <w:p w14:paraId="1DC14D2F"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1BBAD72C"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69DD775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7037517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153C2EE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14:paraId="5DD02342" w14:textId="77777777" w:rsidTr="00DB7E68">
        <w:trPr>
          <w:tblCellSpacing w:w="15" w:type="dxa"/>
        </w:trPr>
        <w:tc>
          <w:tcPr>
            <w:tcW w:w="0" w:type="auto"/>
            <w:vAlign w:val="center"/>
            <w:hideMark/>
          </w:tcPr>
          <w:p w14:paraId="0F6BB910" w14:textId="77777777" w:rsidR="000C5DE9" w:rsidRPr="00BE5F7B" w:rsidRDefault="000C5DE9" w:rsidP="00DB7E68">
            <w:pPr>
              <w:rPr>
                <w:rFonts w:ascii="Times" w:hAnsi="Times"/>
                <w:sz w:val="18"/>
                <w:szCs w:val="18"/>
              </w:rPr>
            </w:pPr>
            <w:r w:rsidRPr="00BE5F7B">
              <w:rPr>
                <w:rFonts w:ascii="Times" w:hAnsi="Times"/>
                <w:sz w:val="18"/>
                <w:szCs w:val="18"/>
              </w:rPr>
              <w:t>CN-7.1</w:t>
            </w:r>
          </w:p>
        </w:tc>
        <w:tc>
          <w:tcPr>
            <w:tcW w:w="0" w:type="auto"/>
            <w:vAlign w:val="center"/>
            <w:hideMark/>
          </w:tcPr>
          <w:p w14:paraId="32A74632" w14:textId="77777777" w:rsidR="000C5DE9" w:rsidRPr="00BE5F7B" w:rsidRDefault="000C5DE9" w:rsidP="00DB7E68">
            <w:pPr>
              <w:rPr>
                <w:rFonts w:ascii="Times" w:hAnsi="Times"/>
                <w:sz w:val="18"/>
                <w:szCs w:val="18"/>
              </w:rPr>
            </w:pPr>
            <w:r w:rsidRPr="00BE5F7B">
              <w:rPr>
                <w:rFonts w:ascii="Times" w:hAnsi="Times"/>
                <w:sz w:val="18"/>
                <w:szCs w:val="18"/>
              </w:rPr>
              <w:t>Node convergence</w:t>
            </w:r>
          </w:p>
        </w:tc>
        <w:tc>
          <w:tcPr>
            <w:tcW w:w="0" w:type="auto"/>
            <w:vAlign w:val="center"/>
            <w:hideMark/>
          </w:tcPr>
          <w:p w14:paraId="563CCC85" w14:textId="77777777" w:rsidR="000C5DE9" w:rsidRPr="00BE5F7B" w:rsidRDefault="000C5DE9" w:rsidP="00DB7E68">
            <w:pPr>
              <w:rPr>
                <w:rFonts w:ascii="Times" w:hAnsi="Times"/>
                <w:sz w:val="18"/>
                <w:szCs w:val="18"/>
              </w:rPr>
            </w:pPr>
            <w:r w:rsidRPr="00BE5F7B">
              <w:rPr>
                <w:rFonts w:ascii="Times" w:hAnsi="Times"/>
                <w:sz w:val="18"/>
                <w:szCs w:val="18"/>
              </w:rPr>
              <w:t>“Identify pathways or nodes recurrently implicated across epilepsy gene clusters.”</w:t>
            </w:r>
          </w:p>
        </w:tc>
        <w:tc>
          <w:tcPr>
            <w:tcW w:w="0" w:type="auto"/>
            <w:vAlign w:val="center"/>
            <w:hideMark/>
          </w:tcPr>
          <w:p w14:paraId="757EFAC8" w14:textId="77777777" w:rsidR="000C5DE9" w:rsidRPr="00BE5F7B" w:rsidRDefault="000C5DE9" w:rsidP="00DB7E68">
            <w:pPr>
              <w:rPr>
                <w:rFonts w:ascii="Times" w:hAnsi="Times"/>
                <w:sz w:val="18"/>
                <w:szCs w:val="18"/>
              </w:rPr>
            </w:pPr>
            <w:r w:rsidRPr="00BE5F7B">
              <w:rPr>
                <w:rFonts w:ascii="Times" w:hAnsi="Times"/>
                <w:sz w:val="18"/>
                <w:szCs w:val="18"/>
              </w:rPr>
              <w:t>Node convergence map</w:t>
            </w:r>
          </w:p>
        </w:tc>
        <w:tc>
          <w:tcPr>
            <w:tcW w:w="0" w:type="auto"/>
            <w:vAlign w:val="center"/>
            <w:hideMark/>
          </w:tcPr>
          <w:p w14:paraId="2367BD26" w14:textId="77777777" w:rsidR="000C5DE9" w:rsidRPr="00BE5F7B" w:rsidRDefault="000C5DE9" w:rsidP="00DB7E68">
            <w:pPr>
              <w:rPr>
                <w:rFonts w:ascii="Times" w:hAnsi="Times"/>
                <w:sz w:val="18"/>
                <w:szCs w:val="18"/>
              </w:rPr>
            </w:pPr>
            <w:r w:rsidRPr="00BE5F7B">
              <w:rPr>
                <w:rFonts w:ascii="Times" w:hAnsi="Times"/>
                <w:sz w:val="18"/>
                <w:szCs w:val="18"/>
              </w:rPr>
              <w:t>Pathway KB</w:t>
            </w:r>
          </w:p>
        </w:tc>
      </w:tr>
      <w:tr w:rsidR="000C5DE9" w14:paraId="4ADBF865" w14:textId="77777777" w:rsidTr="00DB7E68">
        <w:trPr>
          <w:tblCellSpacing w:w="15" w:type="dxa"/>
        </w:trPr>
        <w:tc>
          <w:tcPr>
            <w:tcW w:w="0" w:type="auto"/>
            <w:vAlign w:val="center"/>
            <w:hideMark/>
          </w:tcPr>
          <w:p w14:paraId="14E58D9F" w14:textId="77777777" w:rsidR="000C5DE9" w:rsidRPr="00BE5F7B" w:rsidRDefault="000C5DE9" w:rsidP="00DB7E68">
            <w:pPr>
              <w:rPr>
                <w:rFonts w:ascii="Times" w:hAnsi="Times"/>
                <w:sz w:val="18"/>
                <w:szCs w:val="18"/>
              </w:rPr>
            </w:pPr>
            <w:r w:rsidRPr="00BE5F7B">
              <w:rPr>
                <w:rFonts w:ascii="Times" w:hAnsi="Times"/>
                <w:sz w:val="18"/>
                <w:szCs w:val="18"/>
              </w:rPr>
              <w:t>CN-7.2</w:t>
            </w:r>
          </w:p>
        </w:tc>
        <w:tc>
          <w:tcPr>
            <w:tcW w:w="0" w:type="auto"/>
            <w:vAlign w:val="center"/>
            <w:hideMark/>
          </w:tcPr>
          <w:p w14:paraId="4576BCCA" w14:textId="77777777" w:rsidR="000C5DE9" w:rsidRPr="00BE5F7B" w:rsidRDefault="000C5DE9" w:rsidP="00DB7E68">
            <w:pPr>
              <w:rPr>
                <w:rFonts w:ascii="Times" w:hAnsi="Times"/>
                <w:sz w:val="18"/>
                <w:szCs w:val="18"/>
              </w:rPr>
            </w:pPr>
            <w:r w:rsidRPr="00BE5F7B">
              <w:rPr>
                <w:rFonts w:ascii="Times" w:hAnsi="Times"/>
                <w:sz w:val="18"/>
                <w:szCs w:val="18"/>
              </w:rPr>
              <w:t>Functional sufficiency</w:t>
            </w:r>
          </w:p>
        </w:tc>
        <w:tc>
          <w:tcPr>
            <w:tcW w:w="0" w:type="auto"/>
            <w:vAlign w:val="center"/>
            <w:hideMark/>
          </w:tcPr>
          <w:p w14:paraId="77357BC7" w14:textId="77777777" w:rsidR="000C5DE9" w:rsidRPr="00BE5F7B" w:rsidRDefault="000C5DE9" w:rsidP="00DB7E68">
            <w:pPr>
              <w:rPr>
                <w:rFonts w:ascii="Times" w:hAnsi="Times"/>
                <w:sz w:val="18"/>
                <w:szCs w:val="18"/>
              </w:rPr>
            </w:pPr>
            <w:r w:rsidRPr="00BE5F7B">
              <w:rPr>
                <w:rFonts w:ascii="Times" w:hAnsi="Times"/>
                <w:sz w:val="18"/>
                <w:szCs w:val="18"/>
              </w:rPr>
              <w:t>“Predict which node perturbations would shift multiple clusters toward healthy space.”</w:t>
            </w:r>
          </w:p>
        </w:tc>
        <w:tc>
          <w:tcPr>
            <w:tcW w:w="0" w:type="auto"/>
            <w:vAlign w:val="center"/>
            <w:hideMark/>
          </w:tcPr>
          <w:p w14:paraId="59DA7ECC" w14:textId="77777777" w:rsidR="000C5DE9" w:rsidRPr="00BE5F7B" w:rsidRDefault="000C5DE9" w:rsidP="00DB7E68">
            <w:pPr>
              <w:rPr>
                <w:rFonts w:ascii="Times" w:hAnsi="Times"/>
                <w:sz w:val="18"/>
                <w:szCs w:val="18"/>
              </w:rPr>
            </w:pPr>
            <w:r w:rsidRPr="00BE5F7B">
              <w:rPr>
                <w:rFonts w:ascii="Times" w:hAnsi="Times"/>
                <w:sz w:val="18"/>
                <w:szCs w:val="18"/>
              </w:rPr>
              <w:t>Ranked common-node list</w:t>
            </w:r>
          </w:p>
        </w:tc>
        <w:tc>
          <w:tcPr>
            <w:tcW w:w="0" w:type="auto"/>
            <w:vAlign w:val="center"/>
            <w:hideMark/>
          </w:tcPr>
          <w:p w14:paraId="2E3F3B8A" w14:textId="77777777" w:rsidR="000C5DE9" w:rsidRPr="00BE5F7B" w:rsidRDefault="000C5DE9" w:rsidP="00DB7E68">
            <w:pPr>
              <w:rPr>
                <w:rFonts w:ascii="Times" w:hAnsi="Times"/>
                <w:sz w:val="18"/>
                <w:szCs w:val="18"/>
              </w:rPr>
            </w:pPr>
            <w:r w:rsidRPr="00BE5F7B">
              <w:rPr>
                <w:rFonts w:ascii="Times" w:hAnsi="Times"/>
                <w:sz w:val="18"/>
                <w:szCs w:val="18"/>
              </w:rPr>
              <w:t>Causal inference engine</w:t>
            </w:r>
          </w:p>
        </w:tc>
      </w:tr>
      <w:tr w:rsidR="000C5DE9" w14:paraId="11DFB993" w14:textId="77777777" w:rsidTr="00DB7E68">
        <w:trPr>
          <w:tblCellSpacing w:w="15" w:type="dxa"/>
        </w:trPr>
        <w:tc>
          <w:tcPr>
            <w:tcW w:w="0" w:type="auto"/>
            <w:vAlign w:val="center"/>
            <w:hideMark/>
          </w:tcPr>
          <w:p w14:paraId="73D51DAB" w14:textId="77777777" w:rsidR="000C5DE9" w:rsidRPr="00BE5F7B" w:rsidRDefault="000C5DE9" w:rsidP="00DB7E68">
            <w:pPr>
              <w:rPr>
                <w:rFonts w:ascii="Times" w:hAnsi="Times"/>
                <w:sz w:val="18"/>
                <w:szCs w:val="18"/>
              </w:rPr>
            </w:pPr>
            <w:r w:rsidRPr="00BE5F7B">
              <w:rPr>
                <w:rFonts w:ascii="Times" w:hAnsi="Times"/>
                <w:sz w:val="18"/>
                <w:szCs w:val="18"/>
              </w:rPr>
              <w:t>CN-7.3</w:t>
            </w:r>
          </w:p>
        </w:tc>
        <w:tc>
          <w:tcPr>
            <w:tcW w:w="0" w:type="auto"/>
            <w:vAlign w:val="center"/>
            <w:hideMark/>
          </w:tcPr>
          <w:p w14:paraId="51E0274D" w14:textId="77777777" w:rsidR="000C5DE9" w:rsidRPr="00BE5F7B" w:rsidRDefault="000C5DE9" w:rsidP="00DB7E68">
            <w:pPr>
              <w:rPr>
                <w:rFonts w:ascii="Times" w:hAnsi="Times"/>
                <w:sz w:val="18"/>
                <w:szCs w:val="18"/>
              </w:rPr>
            </w:pPr>
            <w:r w:rsidRPr="00BE5F7B">
              <w:rPr>
                <w:rFonts w:ascii="Times" w:hAnsi="Times"/>
                <w:sz w:val="18"/>
                <w:szCs w:val="18"/>
              </w:rPr>
              <w:t>Drugability overlay</w:t>
            </w:r>
          </w:p>
        </w:tc>
        <w:tc>
          <w:tcPr>
            <w:tcW w:w="0" w:type="auto"/>
            <w:vAlign w:val="center"/>
            <w:hideMark/>
          </w:tcPr>
          <w:p w14:paraId="1F508A51" w14:textId="77777777" w:rsidR="000C5DE9" w:rsidRPr="00BE5F7B" w:rsidRDefault="000C5DE9" w:rsidP="00DB7E68">
            <w:pPr>
              <w:rPr>
                <w:rFonts w:ascii="Times" w:hAnsi="Times"/>
                <w:sz w:val="18"/>
                <w:szCs w:val="18"/>
              </w:rPr>
            </w:pPr>
            <w:r w:rsidRPr="00BE5F7B">
              <w:rPr>
                <w:rFonts w:ascii="Times" w:hAnsi="Times"/>
                <w:sz w:val="18"/>
                <w:szCs w:val="18"/>
              </w:rPr>
              <w:t>“Map common nodes to druggable targets and existing compounds.”</w:t>
            </w:r>
          </w:p>
        </w:tc>
        <w:tc>
          <w:tcPr>
            <w:tcW w:w="0" w:type="auto"/>
            <w:vAlign w:val="center"/>
            <w:hideMark/>
          </w:tcPr>
          <w:p w14:paraId="6FD71AFE" w14:textId="77777777" w:rsidR="000C5DE9" w:rsidRPr="00BE5F7B" w:rsidRDefault="000C5DE9" w:rsidP="00DB7E68">
            <w:pPr>
              <w:rPr>
                <w:rFonts w:ascii="Times" w:hAnsi="Times"/>
                <w:sz w:val="18"/>
                <w:szCs w:val="18"/>
              </w:rPr>
            </w:pPr>
            <w:r w:rsidRPr="00BE5F7B">
              <w:rPr>
                <w:rFonts w:ascii="Times" w:hAnsi="Times"/>
                <w:sz w:val="18"/>
                <w:szCs w:val="18"/>
              </w:rPr>
              <w:t>Drug–node matrix</w:t>
            </w:r>
          </w:p>
        </w:tc>
        <w:tc>
          <w:tcPr>
            <w:tcW w:w="0" w:type="auto"/>
            <w:vAlign w:val="center"/>
            <w:hideMark/>
          </w:tcPr>
          <w:p w14:paraId="2A336CC0" w14:textId="77777777" w:rsidR="000C5DE9" w:rsidRPr="00BE5F7B" w:rsidRDefault="000C5DE9" w:rsidP="00DB7E68">
            <w:pPr>
              <w:rPr>
                <w:rFonts w:ascii="Times" w:hAnsi="Times"/>
                <w:sz w:val="18"/>
                <w:szCs w:val="18"/>
              </w:rPr>
            </w:pPr>
            <w:r w:rsidRPr="00BE5F7B">
              <w:rPr>
                <w:rFonts w:ascii="Times" w:hAnsi="Times"/>
                <w:sz w:val="18"/>
                <w:szCs w:val="18"/>
              </w:rPr>
              <w:t>Drug KB</w:t>
            </w:r>
          </w:p>
        </w:tc>
      </w:tr>
      <w:tr w:rsidR="000C5DE9" w14:paraId="6FC063DE" w14:textId="77777777" w:rsidTr="00DB7E68">
        <w:trPr>
          <w:tblCellSpacing w:w="15" w:type="dxa"/>
        </w:trPr>
        <w:tc>
          <w:tcPr>
            <w:tcW w:w="0" w:type="auto"/>
            <w:vAlign w:val="center"/>
            <w:hideMark/>
          </w:tcPr>
          <w:p w14:paraId="4EDEFC3E" w14:textId="77777777" w:rsidR="000C5DE9" w:rsidRPr="00BE5F7B" w:rsidRDefault="000C5DE9" w:rsidP="00DB7E68">
            <w:pPr>
              <w:rPr>
                <w:rFonts w:ascii="Times" w:hAnsi="Times"/>
                <w:sz w:val="18"/>
                <w:szCs w:val="18"/>
              </w:rPr>
            </w:pPr>
            <w:r w:rsidRPr="00BE5F7B">
              <w:rPr>
                <w:rFonts w:ascii="Times" w:hAnsi="Times"/>
                <w:sz w:val="18"/>
                <w:szCs w:val="18"/>
              </w:rPr>
              <w:t>CN-7.4</w:t>
            </w:r>
          </w:p>
        </w:tc>
        <w:tc>
          <w:tcPr>
            <w:tcW w:w="0" w:type="auto"/>
            <w:vAlign w:val="center"/>
            <w:hideMark/>
          </w:tcPr>
          <w:p w14:paraId="5B7FA712" w14:textId="77777777" w:rsidR="000C5DE9" w:rsidRPr="00BE5F7B" w:rsidRDefault="000C5DE9" w:rsidP="00DB7E68">
            <w:pPr>
              <w:rPr>
                <w:rFonts w:ascii="Times" w:hAnsi="Times"/>
                <w:sz w:val="18"/>
                <w:szCs w:val="18"/>
              </w:rPr>
            </w:pPr>
            <w:r w:rsidRPr="00BE5F7B">
              <w:rPr>
                <w:rFonts w:ascii="Times" w:hAnsi="Times"/>
                <w:sz w:val="18"/>
                <w:szCs w:val="18"/>
              </w:rPr>
              <w:t>Validation experiments</w:t>
            </w:r>
          </w:p>
        </w:tc>
        <w:tc>
          <w:tcPr>
            <w:tcW w:w="0" w:type="auto"/>
            <w:vAlign w:val="center"/>
            <w:hideMark/>
          </w:tcPr>
          <w:p w14:paraId="4B39417E" w14:textId="77777777" w:rsidR="000C5DE9" w:rsidRPr="00BE5F7B" w:rsidRDefault="000C5DE9" w:rsidP="00DB7E68">
            <w:pPr>
              <w:rPr>
                <w:rFonts w:ascii="Times" w:hAnsi="Times"/>
                <w:sz w:val="18"/>
                <w:szCs w:val="18"/>
              </w:rPr>
            </w:pPr>
            <w:r w:rsidRPr="00BE5F7B">
              <w:rPr>
                <w:rFonts w:ascii="Times" w:hAnsi="Times"/>
                <w:sz w:val="18"/>
                <w:szCs w:val="18"/>
              </w:rPr>
              <w:t>“Design genetic and pharmacologic tests of top common nodes across representative genes.”</w:t>
            </w:r>
          </w:p>
        </w:tc>
        <w:tc>
          <w:tcPr>
            <w:tcW w:w="0" w:type="auto"/>
            <w:vAlign w:val="center"/>
            <w:hideMark/>
          </w:tcPr>
          <w:p w14:paraId="6E926473" w14:textId="77777777" w:rsidR="000C5DE9" w:rsidRPr="00BE5F7B" w:rsidRDefault="000C5DE9" w:rsidP="00DB7E68">
            <w:pPr>
              <w:rPr>
                <w:rFonts w:ascii="Times" w:hAnsi="Times"/>
                <w:sz w:val="18"/>
                <w:szCs w:val="18"/>
              </w:rPr>
            </w:pPr>
            <w:r w:rsidRPr="00BE5F7B">
              <w:rPr>
                <w:rFonts w:ascii="Times" w:hAnsi="Times"/>
                <w:sz w:val="18"/>
                <w:szCs w:val="18"/>
              </w:rPr>
              <w:t>Validation plan</w:t>
            </w:r>
          </w:p>
        </w:tc>
        <w:tc>
          <w:tcPr>
            <w:tcW w:w="0" w:type="auto"/>
            <w:vAlign w:val="center"/>
            <w:hideMark/>
          </w:tcPr>
          <w:p w14:paraId="01247C47" w14:textId="77777777" w:rsidR="000C5DE9" w:rsidRPr="00BE5F7B" w:rsidRDefault="000C5DE9" w:rsidP="00DB7E68">
            <w:pPr>
              <w:rPr>
                <w:rFonts w:ascii="Times" w:hAnsi="Times"/>
                <w:sz w:val="18"/>
                <w:szCs w:val="18"/>
              </w:rPr>
            </w:pPr>
            <w:r w:rsidRPr="00BE5F7B">
              <w:rPr>
                <w:rFonts w:ascii="Times" w:hAnsi="Times"/>
                <w:sz w:val="18"/>
                <w:szCs w:val="18"/>
              </w:rPr>
              <w:t>Orchestration layer</w:t>
            </w:r>
          </w:p>
        </w:tc>
      </w:tr>
    </w:tbl>
    <w:p w14:paraId="42C41EB4"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At least one common node demonstrates cross-genotype functional rescue.</w:t>
      </w:r>
    </w:p>
    <w:p w14:paraId="78DAC9B6" w14:textId="77777777" w:rsidR="000C5DE9" w:rsidRDefault="003B2BA8" w:rsidP="000C5DE9">
      <w:pPr>
        <w:rPr>
          <w:rFonts w:ascii="Times" w:hAnsi="Times"/>
          <w:sz w:val="27"/>
          <w:szCs w:val="27"/>
        </w:rPr>
      </w:pPr>
      <w:r w:rsidRPr="003B2BA8">
        <w:rPr>
          <w:noProof/>
          <w14:ligatures w14:val="standardContextual"/>
        </w:rPr>
        <w:pict w14:anchorId="196B9277">
          <v:rect id="_x0000_i1070" alt="" style="width:468pt;height:.05pt;mso-width-percent:0;mso-height-percent:0;mso-width-percent:0;mso-height-percent:0" o:hralign="center" o:hrstd="t" o:hr="t" fillcolor="#a0a0a0" stroked="f"/>
        </w:pict>
      </w:r>
    </w:p>
    <w:p w14:paraId="7C7941A6" w14:textId="77777777" w:rsidR="000C5DE9" w:rsidRDefault="000C5DE9" w:rsidP="000C5DE9">
      <w:pPr>
        <w:pStyle w:val="Heading2"/>
        <w:rPr>
          <w:rFonts w:ascii="Times" w:hAnsi="Times"/>
          <w:color w:val="000000"/>
          <w:sz w:val="36"/>
          <w:szCs w:val="36"/>
        </w:rPr>
      </w:pPr>
      <w:r>
        <w:rPr>
          <w:rFonts w:ascii="Times" w:hAnsi="Times"/>
          <w:color w:val="000000"/>
        </w:rPr>
        <w:t>11.10 Required Common-Nodes artifacts</w:t>
      </w:r>
    </w:p>
    <w:p w14:paraId="52D88B25" w14:textId="77777777" w:rsidR="000C5DE9" w:rsidRDefault="000C5DE9" w:rsidP="000C5DE9">
      <w:pPr>
        <w:pStyle w:val="NormalWeb"/>
        <w:rPr>
          <w:rFonts w:ascii="Times" w:hAnsi="Times"/>
          <w:color w:val="000000"/>
          <w:sz w:val="27"/>
          <w:szCs w:val="27"/>
        </w:rPr>
      </w:pPr>
      <w:r>
        <w:rPr>
          <w:rFonts w:ascii="Times" w:hAnsi="Times"/>
          <w:color w:val="000000"/>
          <w:sz w:val="27"/>
          <w:szCs w:val="27"/>
        </w:rPr>
        <w:t>To establish generalization proof, Sapphire must produce:</w:t>
      </w:r>
    </w:p>
    <w:p w14:paraId="585EDE6F" w14:textId="77777777" w:rsidR="000C5DE9" w:rsidRDefault="000C5DE9" w:rsidP="000C5DE9">
      <w:pPr>
        <w:numPr>
          <w:ilvl w:val="0"/>
          <w:numId w:val="124"/>
        </w:numPr>
        <w:spacing w:before="100" w:beforeAutospacing="1" w:after="100" w:afterAutospacing="1"/>
        <w:rPr>
          <w:rFonts w:ascii="Times" w:hAnsi="Times"/>
          <w:color w:val="000000"/>
          <w:sz w:val="27"/>
          <w:szCs w:val="27"/>
        </w:rPr>
      </w:pPr>
      <w:r>
        <w:rPr>
          <w:rStyle w:val="Strong"/>
          <w:rFonts w:ascii="Times" w:hAnsi="Times"/>
          <w:color w:val="000000"/>
          <w:sz w:val="27"/>
          <w:szCs w:val="27"/>
        </w:rPr>
        <w:t>Epilepsy Gene Universe v1</w:t>
      </w:r>
    </w:p>
    <w:p w14:paraId="4A8839EA" w14:textId="77777777" w:rsidR="000C5DE9" w:rsidRDefault="000C5DE9" w:rsidP="000C5DE9">
      <w:pPr>
        <w:numPr>
          <w:ilvl w:val="0"/>
          <w:numId w:val="124"/>
        </w:numPr>
        <w:spacing w:before="100" w:beforeAutospacing="1" w:after="100" w:afterAutospacing="1"/>
        <w:rPr>
          <w:rFonts w:ascii="Times" w:hAnsi="Times"/>
          <w:color w:val="000000"/>
          <w:sz w:val="27"/>
          <w:szCs w:val="27"/>
        </w:rPr>
      </w:pPr>
      <w:r>
        <w:rPr>
          <w:rStyle w:val="Strong"/>
          <w:rFonts w:ascii="Times" w:hAnsi="Times"/>
          <w:color w:val="000000"/>
          <w:sz w:val="27"/>
          <w:szCs w:val="27"/>
        </w:rPr>
        <w:t>Functional Embedding Snapshot v1</w:t>
      </w:r>
    </w:p>
    <w:p w14:paraId="6722ADEE" w14:textId="77777777" w:rsidR="000C5DE9" w:rsidRDefault="000C5DE9" w:rsidP="000C5DE9">
      <w:pPr>
        <w:numPr>
          <w:ilvl w:val="0"/>
          <w:numId w:val="124"/>
        </w:numPr>
        <w:spacing w:before="100" w:beforeAutospacing="1" w:after="100" w:afterAutospacing="1"/>
        <w:rPr>
          <w:rFonts w:ascii="Times" w:hAnsi="Times"/>
          <w:color w:val="000000"/>
          <w:sz w:val="27"/>
          <w:szCs w:val="27"/>
        </w:rPr>
      </w:pPr>
      <w:r>
        <w:rPr>
          <w:rStyle w:val="Strong"/>
          <w:rFonts w:ascii="Times" w:hAnsi="Times"/>
          <w:color w:val="000000"/>
          <w:sz w:val="27"/>
          <w:szCs w:val="27"/>
        </w:rPr>
        <w:t>Stable Cluster Map</w:t>
      </w:r>
    </w:p>
    <w:p w14:paraId="38778131" w14:textId="77777777" w:rsidR="000C5DE9" w:rsidRDefault="000C5DE9" w:rsidP="000C5DE9">
      <w:pPr>
        <w:numPr>
          <w:ilvl w:val="0"/>
          <w:numId w:val="124"/>
        </w:numPr>
        <w:spacing w:before="100" w:beforeAutospacing="1" w:after="100" w:afterAutospacing="1"/>
        <w:rPr>
          <w:rFonts w:ascii="Times" w:hAnsi="Times"/>
          <w:color w:val="000000"/>
          <w:sz w:val="27"/>
          <w:szCs w:val="27"/>
        </w:rPr>
      </w:pPr>
      <w:r>
        <w:rPr>
          <w:rStyle w:val="Strong"/>
          <w:rFonts w:ascii="Times" w:hAnsi="Times"/>
          <w:color w:val="000000"/>
          <w:sz w:val="27"/>
          <w:szCs w:val="27"/>
        </w:rPr>
        <w:t>AED Antipodality Scorecard</w:t>
      </w:r>
    </w:p>
    <w:p w14:paraId="5BA406B2" w14:textId="77777777" w:rsidR="000C5DE9" w:rsidRDefault="000C5DE9" w:rsidP="000C5DE9">
      <w:pPr>
        <w:numPr>
          <w:ilvl w:val="0"/>
          <w:numId w:val="124"/>
        </w:numPr>
        <w:spacing w:before="100" w:beforeAutospacing="1" w:after="100" w:afterAutospacing="1"/>
        <w:rPr>
          <w:rFonts w:ascii="Times" w:hAnsi="Times"/>
          <w:color w:val="000000"/>
          <w:sz w:val="27"/>
          <w:szCs w:val="27"/>
        </w:rPr>
      </w:pPr>
      <w:r>
        <w:rPr>
          <w:rStyle w:val="Strong"/>
          <w:rFonts w:ascii="Times" w:hAnsi="Times"/>
          <w:color w:val="000000"/>
          <w:sz w:val="27"/>
          <w:szCs w:val="27"/>
        </w:rPr>
        <w:t>Novel Gene Prediction List</w:t>
      </w:r>
    </w:p>
    <w:p w14:paraId="3EA1C8F5" w14:textId="77777777" w:rsidR="000C5DE9" w:rsidRDefault="000C5DE9" w:rsidP="000C5DE9">
      <w:pPr>
        <w:numPr>
          <w:ilvl w:val="0"/>
          <w:numId w:val="124"/>
        </w:numPr>
        <w:spacing w:before="100" w:beforeAutospacing="1" w:after="100" w:afterAutospacing="1"/>
        <w:rPr>
          <w:rFonts w:ascii="Times" w:hAnsi="Times"/>
          <w:color w:val="000000"/>
          <w:sz w:val="27"/>
          <w:szCs w:val="27"/>
        </w:rPr>
      </w:pPr>
      <w:r>
        <w:rPr>
          <w:rStyle w:val="Strong"/>
          <w:rFonts w:ascii="Times" w:hAnsi="Times"/>
          <w:color w:val="000000"/>
          <w:sz w:val="27"/>
          <w:szCs w:val="27"/>
        </w:rPr>
        <w:t>Common-Node Hypothesis Objects</w:t>
      </w:r>
    </w:p>
    <w:p w14:paraId="5FA7473A" w14:textId="77777777" w:rsidR="000C5DE9" w:rsidRDefault="000C5DE9" w:rsidP="000C5DE9">
      <w:pPr>
        <w:numPr>
          <w:ilvl w:val="0"/>
          <w:numId w:val="124"/>
        </w:numPr>
        <w:spacing w:before="100" w:beforeAutospacing="1" w:after="100" w:afterAutospacing="1"/>
        <w:rPr>
          <w:rFonts w:ascii="Times" w:hAnsi="Times"/>
          <w:color w:val="000000"/>
          <w:sz w:val="27"/>
          <w:szCs w:val="27"/>
        </w:rPr>
      </w:pPr>
      <w:r>
        <w:rPr>
          <w:rStyle w:val="Strong"/>
          <w:rFonts w:ascii="Times" w:hAnsi="Times"/>
          <w:color w:val="000000"/>
          <w:sz w:val="27"/>
          <w:szCs w:val="27"/>
        </w:rPr>
        <w:t>Cross-Genotype Validation Results</w:t>
      </w:r>
    </w:p>
    <w:p w14:paraId="2F646F50" w14:textId="77777777" w:rsidR="000C5DE9" w:rsidRDefault="000C5DE9" w:rsidP="000C5DE9">
      <w:pPr>
        <w:pStyle w:val="NormalWeb"/>
        <w:rPr>
          <w:rFonts w:ascii="Times" w:hAnsi="Times"/>
          <w:color w:val="000000"/>
          <w:sz w:val="27"/>
          <w:szCs w:val="27"/>
        </w:rPr>
      </w:pPr>
      <w:r>
        <w:rPr>
          <w:rFonts w:ascii="Times" w:hAnsi="Times"/>
          <w:color w:val="000000"/>
          <w:sz w:val="27"/>
          <w:szCs w:val="27"/>
        </w:rPr>
        <w:t>Together, these artifacts demonstrate that Quiver is not discovering </w:t>
      </w:r>
      <w:r>
        <w:rPr>
          <w:rStyle w:val="Emphasis"/>
          <w:rFonts w:ascii="Times" w:hAnsi="Times"/>
          <w:color w:val="000000"/>
          <w:sz w:val="27"/>
          <w:szCs w:val="27"/>
        </w:rPr>
        <w:t>drugs for genes</w:t>
      </w:r>
      <w:r>
        <w:rPr>
          <w:rFonts w:ascii="Times" w:hAnsi="Times"/>
          <w:color w:val="000000"/>
          <w:sz w:val="27"/>
          <w:szCs w:val="27"/>
        </w:rPr>
        <w:t>, but </w:t>
      </w:r>
      <w:r>
        <w:rPr>
          <w:rStyle w:val="Strong"/>
          <w:rFonts w:ascii="Times" w:hAnsi="Times"/>
          <w:color w:val="000000"/>
          <w:sz w:val="27"/>
          <w:szCs w:val="27"/>
        </w:rPr>
        <w:t>functional structure underlying disease classes</w:t>
      </w:r>
      <w:r>
        <w:rPr>
          <w:rFonts w:ascii="Times" w:hAnsi="Times"/>
          <w:color w:val="000000"/>
          <w:sz w:val="27"/>
          <w:szCs w:val="27"/>
        </w:rPr>
        <w:t>.</w:t>
      </w:r>
    </w:p>
    <w:p w14:paraId="3B0F117A" w14:textId="77777777" w:rsidR="000C5DE9" w:rsidRDefault="003B2BA8" w:rsidP="000C5DE9">
      <w:pPr>
        <w:rPr>
          <w:rFonts w:ascii="Times" w:hAnsi="Times"/>
          <w:sz w:val="27"/>
          <w:szCs w:val="27"/>
        </w:rPr>
      </w:pPr>
      <w:r w:rsidRPr="003B2BA8">
        <w:rPr>
          <w:noProof/>
          <w14:ligatures w14:val="standardContextual"/>
        </w:rPr>
        <w:pict w14:anchorId="10D08765">
          <v:rect id="_x0000_i1069" alt="" style="width:468pt;height:.05pt;mso-width-percent:0;mso-height-percent:0;mso-width-percent:0;mso-height-percent:0" o:hralign="center" o:hrstd="t" o:hr="t" fillcolor="#a0a0a0" stroked="f"/>
        </w:pict>
      </w:r>
    </w:p>
    <w:p w14:paraId="4C1E3EC0" w14:textId="77777777" w:rsidR="000C5DE9" w:rsidRDefault="000C5DE9" w:rsidP="000C5DE9">
      <w:pPr>
        <w:pStyle w:val="Heading2"/>
        <w:rPr>
          <w:rFonts w:ascii="Times" w:hAnsi="Times"/>
          <w:color w:val="000000"/>
          <w:sz w:val="36"/>
          <w:szCs w:val="36"/>
        </w:rPr>
      </w:pPr>
      <w:r>
        <w:rPr>
          <w:rFonts w:ascii="Times" w:hAnsi="Times"/>
          <w:color w:val="000000"/>
        </w:rPr>
        <w:t>11.11 Bridge to Chapter 12</w:t>
      </w:r>
    </w:p>
    <w:p w14:paraId="3F5A25E4" w14:textId="77777777" w:rsidR="000C5DE9" w:rsidRDefault="000C5DE9" w:rsidP="000C5DE9">
      <w:pPr>
        <w:pStyle w:val="NormalWeb"/>
        <w:rPr>
          <w:rFonts w:ascii="Times" w:hAnsi="Times"/>
          <w:color w:val="000000"/>
          <w:sz w:val="27"/>
          <w:szCs w:val="27"/>
        </w:rPr>
      </w:pPr>
      <w:r>
        <w:rPr>
          <w:rFonts w:ascii="Times" w:hAnsi="Times"/>
          <w:color w:val="000000"/>
          <w:sz w:val="27"/>
          <w:szCs w:val="27"/>
        </w:rPr>
        <w:t>Chapter 11 shows that Sapphire can generalize </w:t>
      </w:r>
      <w:r>
        <w:rPr>
          <w:rStyle w:val="Emphasis"/>
          <w:rFonts w:ascii="Times" w:hAnsi="Times"/>
          <w:color w:val="000000"/>
          <w:sz w:val="27"/>
          <w:szCs w:val="27"/>
        </w:rPr>
        <w:t>within</w:t>
      </w:r>
      <w:r>
        <w:rPr>
          <w:rFonts w:ascii="Times" w:hAnsi="Times"/>
          <w:color w:val="000000"/>
          <w:sz w:val="27"/>
          <w:szCs w:val="27"/>
        </w:rPr>
        <w:t xml:space="preserve"> a disease class defined by excitability and strong genetics. Chapter 12 extends this further—demonstrating how </w:t>
      </w:r>
      <w:r>
        <w:rPr>
          <w:rFonts w:ascii="Times" w:hAnsi="Times"/>
          <w:color w:val="000000"/>
          <w:sz w:val="27"/>
          <w:szCs w:val="27"/>
        </w:rPr>
        <w:lastRenderedPageBreak/>
        <w:t>the same query grammar supports </w:t>
      </w:r>
      <w:r>
        <w:rPr>
          <w:rStyle w:val="Strong"/>
          <w:rFonts w:ascii="Times" w:hAnsi="Times"/>
          <w:color w:val="000000"/>
          <w:sz w:val="27"/>
          <w:szCs w:val="27"/>
        </w:rPr>
        <w:t>entry into entirely new therapeutic areas</w:t>
      </w:r>
      <w:r>
        <w:rPr>
          <w:rFonts w:ascii="Times" w:hAnsi="Times"/>
          <w:color w:val="000000"/>
          <w:sz w:val="27"/>
          <w:szCs w:val="27"/>
        </w:rPr>
        <w:t>, where genetic anchors are weaker and inference must lean more heavily on functional and pharmacologic convergence.</w:t>
      </w:r>
    </w:p>
    <w:p w14:paraId="2C119AD5" w14:textId="77777777" w:rsidR="000C5DE9" w:rsidRDefault="003B2BA8" w:rsidP="000C5DE9">
      <w:pPr>
        <w:rPr>
          <w:rFonts w:ascii="Times" w:hAnsi="Times"/>
          <w:sz w:val="27"/>
          <w:szCs w:val="27"/>
        </w:rPr>
      </w:pPr>
      <w:r w:rsidRPr="003B2BA8">
        <w:rPr>
          <w:noProof/>
          <w14:ligatures w14:val="standardContextual"/>
        </w:rPr>
        <w:pict w14:anchorId="62DDEE8E">
          <v:rect id="_x0000_i1068" alt="" style="width:468pt;height:.05pt;mso-width-percent:0;mso-height-percent:0;mso-width-percent:0;mso-height-percent:0" o:hralign="center" o:hrstd="t" o:hr="t" fillcolor="#a0a0a0" stroked="f"/>
        </w:pict>
      </w:r>
    </w:p>
    <w:p w14:paraId="3A6DA190" w14:textId="77777777" w:rsidR="000C5DE9" w:rsidRDefault="000C5DE9" w:rsidP="000C5DE9">
      <w:pPr>
        <w:pStyle w:val="Heading1"/>
        <w:rPr>
          <w:rFonts w:ascii="Times" w:hAnsi="Times"/>
          <w:color w:val="000000"/>
          <w:sz w:val="48"/>
          <w:szCs w:val="48"/>
        </w:rPr>
      </w:pPr>
      <w:r>
        <w:rPr>
          <w:rFonts w:ascii="Times" w:hAnsi="Times"/>
          <w:color w:val="000000"/>
        </w:rPr>
        <w:t>Chapter 12</w:t>
      </w:r>
    </w:p>
    <w:p w14:paraId="1ADBF665" w14:textId="77777777" w:rsidR="000C5DE9" w:rsidRDefault="000C5DE9" w:rsidP="000C5DE9">
      <w:pPr>
        <w:pStyle w:val="Heading2"/>
        <w:rPr>
          <w:rFonts w:ascii="Times" w:hAnsi="Times"/>
          <w:color w:val="000000"/>
        </w:rPr>
      </w:pPr>
      <w:r>
        <w:rPr>
          <w:rFonts w:ascii="Times" w:hAnsi="Times"/>
          <w:color w:val="000000"/>
        </w:rPr>
        <w:t>Detailed Sapphire Queries Supporting Entry into a New Therapeutic Area</w:t>
      </w:r>
    </w:p>
    <w:p w14:paraId="03883572" w14:textId="77777777" w:rsidR="000C5DE9" w:rsidRDefault="000C5DE9" w:rsidP="000C5DE9">
      <w:pPr>
        <w:pStyle w:val="NormalWeb"/>
        <w:rPr>
          <w:rFonts w:ascii="Times" w:hAnsi="Times"/>
          <w:color w:val="000000"/>
          <w:sz w:val="27"/>
          <w:szCs w:val="27"/>
        </w:rPr>
      </w:pPr>
      <w:r>
        <w:rPr>
          <w:rFonts w:ascii="Times" w:hAnsi="Times"/>
          <w:color w:val="000000"/>
          <w:sz w:val="27"/>
          <w:szCs w:val="27"/>
        </w:rPr>
        <w:t>Entry into a new therapeutic area (TA) represents the highest-risk and highest-value use of the Quiver–Sapphire system. Unlike TSC (Chapter 10) or the epilepsy Common-Nodes project (Chapter 11), a new TA may lack clean genetic anchors, well-defined phenotypes, or established functional benchmarks. The purpose of Sapphire in this context is therefore not to “solve” the disease immediately, but to </w:t>
      </w:r>
      <w:r>
        <w:rPr>
          <w:rStyle w:val="Strong"/>
          <w:rFonts w:ascii="Times" w:hAnsi="Times"/>
          <w:color w:val="000000"/>
          <w:sz w:val="27"/>
          <w:szCs w:val="27"/>
        </w:rPr>
        <w:t>reduce uncertainty rapidly and systematically</w:t>
      </w:r>
      <w:r>
        <w:rPr>
          <w:rFonts w:ascii="Times" w:hAnsi="Times"/>
          <w:color w:val="000000"/>
          <w:sz w:val="27"/>
          <w:szCs w:val="27"/>
        </w:rPr>
        <w:t>—by identifying whether functional convergence exists, whether it is tractable, and whether it supports credible therapeutic hypotheses.</w:t>
      </w:r>
    </w:p>
    <w:p w14:paraId="1B770519"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chapter defines the </w:t>
      </w:r>
      <w:r>
        <w:rPr>
          <w:rStyle w:val="Strong"/>
          <w:rFonts w:ascii="Times" w:hAnsi="Times"/>
          <w:color w:val="000000"/>
          <w:sz w:val="27"/>
          <w:szCs w:val="27"/>
        </w:rPr>
        <w:t>query grammar, decision gates, and experimental loops</w:t>
      </w:r>
      <w:r>
        <w:rPr>
          <w:rFonts w:ascii="Times" w:hAnsi="Times"/>
          <w:color w:val="000000"/>
          <w:sz w:val="27"/>
          <w:szCs w:val="27"/>
        </w:rPr>
        <w:t> Sapphire must support to enable disciplined entry into a new TA (e.g., neurodegeneration or neuropsychiatry).</w:t>
      </w:r>
    </w:p>
    <w:p w14:paraId="400B49C7" w14:textId="77777777" w:rsidR="000C5DE9" w:rsidRDefault="003B2BA8" w:rsidP="000C5DE9">
      <w:pPr>
        <w:rPr>
          <w:rFonts w:ascii="Times" w:hAnsi="Times"/>
          <w:sz w:val="27"/>
          <w:szCs w:val="27"/>
        </w:rPr>
      </w:pPr>
      <w:r w:rsidRPr="003B2BA8">
        <w:rPr>
          <w:noProof/>
          <w14:ligatures w14:val="standardContextual"/>
        </w:rPr>
        <w:pict w14:anchorId="5BF75693">
          <v:rect id="_x0000_i1067" alt="" style="width:468pt;height:.05pt;mso-width-percent:0;mso-height-percent:0;mso-width-percent:0;mso-height-percent:0" o:hralign="center" o:hrstd="t" o:hr="t" fillcolor="#a0a0a0" stroked="f"/>
        </w:pict>
      </w:r>
    </w:p>
    <w:p w14:paraId="0C1A2BE4" w14:textId="77777777" w:rsidR="000C5DE9" w:rsidRDefault="000C5DE9" w:rsidP="000C5DE9">
      <w:pPr>
        <w:pStyle w:val="Heading2"/>
        <w:rPr>
          <w:rFonts w:ascii="Times" w:hAnsi="Times"/>
          <w:color w:val="000000"/>
          <w:sz w:val="36"/>
          <w:szCs w:val="36"/>
        </w:rPr>
      </w:pPr>
      <w:r>
        <w:rPr>
          <w:rFonts w:ascii="Times" w:hAnsi="Times"/>
          <w:color w:val="000000"/>
        </w:rPr>
        <w:t>12.1 How new-TA queries differ from prior chapters</w:t>
      </w:r>
    </w:p>
    <w:p w14:paraId="63128013" w14:textId="77777777" w:rsidR="000C5DE9" w:rsidRDefault="000C5DE9" w:rsidP="000C5DE9">
      <w:pPr>
        <w:pStyle w:val="NormalWeb"/>
        <w:rPr>
          <w:rFonts w:ascii="Times" w:hAnsi="Times"/>
          <w:color w:val="000000"/>
          <w:sz w:val="27"/>
          <w:szCs w:val="27"/>
        </w:rPr>
      </w:pPr>
      <w:r>
        <w:rPr>
          <w:rFonts w:ascii="Times" w:hAnsi="Times"/>
          <w:color w:val="000000"/>
          <w:sz w:val="27"/>
          <w:szCs w:val="27"/>
        </w:rPr>
        <w:t>Compared with Chapters 10 and 11, new-TA queries differ in four critical respects:</w:t>
      </w:r>
    </w:p>
    <w:p w14:paraId="57C84639" w14:textId="77777777" w:rsidR="000C5DE9" w:rsidRDefault="000C5DE9" w:rsidP="000C5DE9">
      <w:pPr>
        <w:numPr>
          <w:ilvl w:val="0"/>
          <w:numId w:val="125"/>
        </w:numPr>
        <w:spacing w:before="100" w:beforeAutospacing="1" w:after="100" w:afterAutospacing="1"/>
        <w:rPr>
          <w:rFonts w:ascii="Times" w:hAnsi="Times"/>
          <w:color w:val="000000"/>
          <w:sz w:val="27"/>
          <w:szCs w:val="27"/>
        </w:rPr>
      </w:pPr>
      <w:r>
        <w:rPr>
          <w:rStyle w:val="Strong"/>
          <w:rFonts w:ascii="Times" w:hAnsi="Times"/>
          <w:color w:val="000000"/>
          <w:sz w:val="27"/>
          <w:szCs w:val="27"/>
        </w:rPr>
        <w:t>Weaker genetic priors</w:t>
      </w:r>
      <w:r>
        <w:rPr>
          <w:rFonts w:ascii="Times" w:hAnsi="Times"/>
          <w:color w:val="000000"/>
          <w:sz w:val="27"/>
          <w:szCs w:val="27"/>
        </w:rPr>
        <w:br/>
        <w:t>Queries must tolerate incomplete, noisy, or polygenic genetic evidence.</w:t>
      </w:r>
    </w:p>
    <w:p w14:paraId="393AD312" w14:textId="77777777" w:rsidR="000C5DE9" w:rsidRDefault="000C5DE9" w:rsidP="000C5DE9">
      <w:pPr>
        <w:numPr>
          <w:ilvl w:val="0"/>
          <w:numId w:val="125"/>
        </w:numPr>
        <w:spacing w:before="100" w:beforeAutospacing="1" w:after="100" w:afterAutospacing="1"/>
        <w:rPr>
          <w:rFonts w:ascii="Times" w:hAnsi="Times"/>
          <w:color w:val="000000"/>
          <w:sz w:val="27"/>
          <w:szCs w:val="27"/>
        </w:rPr>
      </w:pPr>
      <w:r>
        <w:rPr>
          <w:rStyle w:val="Strong"/>
          <w:rFonts w:ascii="Times" w:hAnsi="Times"/>
          <w:color w:val="000000"/>
          <w:sz w:val="27"/>
          <w:szCs w:val="27"/>
        </w:rPr>
        <w:t>Expanded biological context</w:t>
      </w:r>
      <w:r>
        <w:rPr>
          <w:rFonts w:ascii="Times" w:hAnsi="Times"/>
          <w:color w:val="000000"/>
          <w:sz w:val="27"/>
          <w:szCs w:val="27"/>
        </w:rPr>
        <w:br/>
        <w:t>Multiple cell types, developmental stages, and stressors may be required.</w:t>
      </w:r>
    </w:p>
    <w:p w14:paraId="20C035A1" w14:textId="77777777" w:rsidR="000C5DE9" w:rsidRDefault="000C5DE9" w:rsidP="000C5DE9">
      <w:pPr>
        <w:numPr>
          <w:ilvl w:val="0"/>
          <w:numId w:val="125"/>
        </w:numPr>
        <w:spacing w:before="100" w:beforeAutospacing="1" w:after="100" w:afterAutospacing="1"/>
        <w:rPr>
          <w:rFonts w:ascii="Times" w:hAnsi="Times"/>
          <w:color w:val="000000"/>
          <w:sz w:val="27"/>
          <w:szCs w:val="27"/>
        </w:rPr>
      </w:pPr>
      <w:r>
        <w:rPr>
          <w:rStyle w:val="Strong"/>
          <w:rFonts w:ascii="Times" w:hAnsi="Times"/>
          <w:color w:val="000000"/>
          <w:sz w:val="27"/>
          <w:szCs w:val="27"/>
        </w:rPr>
        <w:t>Greater reliance on drug-led inference</w:t>
      </w:r>
      <w:r>
        <w:rPr>
          <w:rFonts w:ascii="Times" w:hAnsi="Times"/>
          <w:color w:val="000000"/>
          <w:sz w:val="27"/>
          <w:szCs w:val="27"/>
        </w:rPr>
        <w:br/>
        <w:t>Approved or late-stage compounds often provide stronger anchors than genes.</w:t>
      </w:r>
    </w:p>
    <w:p w14:paraId="08D61E09" w14:textId="77777777" w:rsidR="000C5DE9" w:rsidRDefault="000C5DE9" w:rsidP="000C5DE9">
      <w:pPr>
        <w:numPr>
          <w:ilvl w:val="0"/>
          <w:numId w:val="125"/>
        </w:numPr>
        <w:spacing w:before="100" w:beforeAutospacing="1" w:after="100" w:afterAutospacing="1"/>
        <w:rPr>
          <w:rFonts w:ascii="Times" w:hAnsi="Times"/>
          <w:color w:val="000000"/>
          <w:sz w:val="27"/>
          <w:szCs w:val="27"/>
        </w:rPr>
      </w:pPr>
      <w:r>
        <w:rPr>
          <w:rStyle w:val="Strong"/>
          <w:rFonts w:ascii="Times" w:hAnsi="Times"/>
          <w:color w:val="000000"/>
          <w:sz w:val="27"/>
          <w:szCs w:val="27"/>
        </w:rPr>
        <w:t>Stricter early kill criteria</w:t>
      </w:r>
      <w:r>
        <w:rPr>
          <w:rFonts w:ascii="Times" w:hAnsi="Times"/>
          <w:color w:val="000000"/>
          <w:sz w:val="27"/>
          <w:szCs w:val="27"/>
        </w:rPr>
        <w:br/>
        <w:t>The platform must identify </w:t>
      </w:r>
      <w:r>
        <w:rPr>
          <w:rStyle w:val="Emphasis"/>
          <w:rFonts w:ascii="Times" w:hAnsi="Times"/>
          <w:color w:val="000000"/>
          <w:sz w:val="27"/>
          <w:szCs w:val="27"/>
        </w:rPr>
        <w:t>non-tractability</w:t>
      </w:r>
      <w:r>
        <w:rPr>
          <w:rFonts w:ascii="Times" w:hAnsi="Times"/>
          <w:color w:val="000000"/>
          <w:sz w:val="27"/>
          <w:szCs w:val="27"/>
        </w:rPr>
        <w:t> early and cheaply.</w:t>
      </w:r>
    </w:p>
    <w:p w14:paraId="194AE9C2" w14:textId="77777777" w:rsidR="000C5DE9" w:rsidRDefault="000C5DE9" w:rsidP="000C5DE9">
      <w:pPr>
        <w:pStyle w:val="NormalWeb"/>
        <w:rPr>
          <w:rFonts w:ascii="Times" w:hAnsi="Times"/>
          <w:color w:val="000000"/>
          <w:sz w:val="27"/>
          <w:szCs w:val="27"/>
        </w:rPr>
      </w:pPr>
      <w:r>
        <w:rPr>
          <w:rFonts w:ascii="Times" w:hAnsi="Times"/>
          <w:color w:val="000000"/>
          <w:sz w:val="27"/>
          <w:szCs w:val="27"/>
        </w:rPr>
        <w:t>Accordingly, the Sapphire query stack for new TA entry emphasizes </w:t>
      </w:r>
      <w:r>
        <w:rPr>
          <w:rStyle w:val="Strong"/>
          <w:rFonts w:ascii="Times" w:hAnsi="Times"/>
          <w:color w:val="000000"/>
          <w:sz w:val="27"/>
          <w:szCs w:val="27"/>
        </w:rPr>
        <w:t>feasibility testing before commitment</w:t>
      </w:r>
      <w:r>
        <w:rPr>
          <w:rFonts w:ascii="Times" w:hAnsi="Times"/>
          <w:color w:val="000000"/>
          <w:sz w:val="27"/>
          <w:szCs w:val="27"/>
        </w:rPr>
        <w:t>.</w:t>
      </w:r>
    </w:p>
    <w:p w14:paraId="69F66A93" w14:textId="77777777" w:rsidR="000C5DE9" w:rsidRDefault="003B2BA8" w:rsidP="000C5DE9">
      <w:pPr>
        <w:rPr>
          <w:rFonts w:ascii="Times" w:hAnsi="Times"/>
          <w:sz w:val="27"/>
          <w:szCs w:val="27"/>
        </w:rPr>
      </w:pPr>
      <w:r w:rsidRPr="003B2BA8">
        <w:rPr>
          <w:noProof/>
          <w14:ligatures w14:val="standardContextual"/>
        </w:rPr>
        <w:lastRenderedPageBreak/>
        <w:pict w14:anchorId="73DB20B1">
          <v:rect id="_x0000_i1066" alt="" style="width:468pt;height:.05pt;mso-width-percent:0;mso-height-percent:0;mso-width-percent:0;mso-height-percent:0" o:hralign="center" o:hrstd="t" o:hr="t" fillcolor="#a0a0a0" stroked="f"/>
        </w:pict>
      </w:r>
    </w:p>
    <w:p w14:paraId="2D6384F6" w14:textId="77777777" w:rsidR="000C5DE9" w:rsidRDefault="000C5DE9" w:rsidP="000C5DE9">
      <w:pPr>
        <w:pStyle w:val="Heading2"/>
        <w:rPr>
          <w:rFonts w:ascii="Times" w:hAnsi="Times"/>
          <w:color w:val="000000"/>
          <w:sz w:val="36"/>
          <w:szCs w:val="36"/>
        </w:rPr>
      </w:pPr>
      <w:r>
        <w:rPr>
          <w:rFonts w:ascii="Times" w:hAnsi="Times"/>
          <w:color w:val="000000"/>
        </w:rPr>
        <w:t>12.2 New-TA query stack (overview)</w:t>
      </w:r>
    </w:p>
    <w:p w14:paraId="5DF098FF" w14:textId="77777777" w:rsidR="000C5DE9" w:rsidRDefault="000C5DE9" w:rsidP="000C5DE9">
      <w:pPr>
        <w:pStyle w:val="NormalWeb"/>
        <w:rPr>
          <w:rFonts w:ascii="Times" w:hAnsi="Times"/>
          <w:color w:val="000000"/>
          <w:sz w:val="27"/>
          <w:szCs w:val="27"/>
        </w:rPr>
      </w:pPr>
      <w:r>
        <w:rPr>
          <w:rFonts w:ascii="Times" w:hAnsi="Times"/>
          <w:color w:val="000000"/>
          <w:sz w:val="27"/>
          <w:szCs w:val="27"/>
        </w:rPr>
        <w:t>Sapphire supports new-TA entry through eight query bundles:</w:t>
      </w:r>
    </w:p>
    <w:p w14:paraId="722A6159" w14:textId="77777777" w:rsidR="000C5DE9" w:rsidRDefault="000C5DE9" w:rsidP="000C5DE9">
      <w:pPr>
        <w:numPr>
          <w:ilvl w:val="0"/>
          <w:numId w:val="126"/>
        </w:numPr>
        <w:spacing w:before="100" w:beforeAutospacing="1" w:after="100" w:afterAutospacing="1"/>
        <w:rPr>
          <w:rFonts w:ascii="Times" w:hAnsi="Times"/>
          <w:color w:val="000000"/>
          <w:sz w:val="27"/>
          <w:szCs w:val="27"/>
        </w:rPr>
      </w:pPr>
      <w:r>
        <w:rPr>
          <w:rStyle w:val="Strong"/>
          <w:rFonts w:ascii="Times" w:hAnsi="Times"/>
          <w:color w:val="000000"/>
          <w:sz w:val="27"/>
          <w:szCs w:val="27"/>
        </w:rPr>
        <w:t>TA framing and hypothesis bounding</w:t>
      </w:r>
    </w:p>
    <w:p w14:paraId="5EE5970E" w14:textId="77777777" w:rsidR="000C5DE9" w:rsidRDefault="000C5DE9" w:rsidP="000C5DE9">
      <w:pPr>
        <w:numPr>
          <w:ilvl w:val="0"/>
          <w:numId w:val="126"/>
        </w:numPr>
        <w:spacing w:before="100" w:beforeAutospacing="1" w:after="100" w:afterAutospacing="1"/>
        <w:rPr>
          <w:rFonts w:ascii="Times" w:hAnsi="Times"/>
          <w:color w:val="000000"/>
          <w:sz w:val="27"/>
          <w:szCs w:val="27"/>
        </w:rPr>
      </w:pPr>
      <w:r>
        <w:rPr>
          <w:rStyle w:val="Strong"/>
          <w:rFonts w:ascii="Times" w:hAnsi="Times"/>
          <w:color w:val="000000"/>
          <w:sz w:val="27"/>
          <w:szCs w:val="27"/>
        </w:rPr>
        <w:t>Anchor identification (genetic, pharmacologic, phenotypic)</w:t>
      </w:r>
    </w:p>
    <w:p w14:paraId="28E0DA5D" w14:textId="77777777" w:rsidR="000C5DE9" w:rsidRDefault="000C5DE9" w:rsidP="000C5DE9">
      <w:pPr>
        <w:numPr>
          <w:ilvl w:val="0"/>
          <w:numId w:val="126"/>
        </w:numPr>
        <w:spacing w:before="100" w:beforeAutospacing="1" w:after="100" w:afterAutospacing="1"/>
        <w:rPr>
          <w:rFonts w:ascii="Times" w:hAnsi="Times"/>
          <w:color w:val="000000"/>
          <w:sz w:val="27"/>
          <w:szCs w:val="27"/>
        </w:rPr>
      </w:pPr>
      <w:r>
        <w:rPr>
          <w:rStyle w:val="Strong"/>
          <w:rFonts w:ascii="Times" w:hAnsi="Times"/>
          <w:color w:val="000000"/>
          <w:sz w:val="27"/>
          <w:szCs w:val="27"/>
        </w:rPr>
        <w:t>Cellular and assay context selection</w:t>
      </w:r>
    </w:p>
    <w:p w14:paraId="5525F94D" w14:textId="77777777" w:rsidR="000C5DE9" w:rsidRDefault="000C5DE9" w:rsidP="000C5DE9">
      <w:pPr>
        <w:numPr>
          <w:ilvl w:val="0"/>
          <w:numId w:val="126"/>
        </w:numPr>
        <w:spacing w:before="100" w:beforeAutospacing="1" w:after="100" w:afterAutospacing="1"/>
        <w:rPr>
          <w:rFonts w:ascii="Times" w:hAnsi="Times"/>
          <w:color w:val="000000"/>
          <w:sz w:val="27"/>
          <w:szCs w:val="27"/>
        </w:rPr>
      </w:pPr>
      <w:r>
        <w:rPr>
          <w:rStyle w:val="Strong"/>
          <w:rFonts w:ascii="Times" w:hAnsi="Times"/>
          <w:color w:val="000000"/>
          <w:sz w:val="27"/>
          <w:szCs w:val="27"/>
        </w:rPr>
        <w:t>Early functional signal detection</w:t>
      </w:r>
    </w:p>
    <w:p w14:paraId="2CD9DECF" w14:textId="77777777" w:rsidR="000C5DE9" w:rsidRDefault="000C5DE9" w:rsidP="000C5DE9">
      <w:pPr>
        <w:numPr>
          <w:ilvl w:val="0"/>
          <w:numId w:val="126"/>
        </w:numPr>
        <w:spacing w:before="100" w:beforeAutospacing="1" w:after="100" w:afterAutospacing="1"/>
        <w:rPr>
          <w:rFonts w:ascii="Times" w:hAnsi="Times"/>
          <w:color w:val="000000"/>
          <w:sz w:val="27"/>
          <w:szCs w:val="27"/>
        </w:rPr>
      </w:pPr>
      <w:r>
        <w:rPr>
          <w:rStyle w:val="Strong"/>
          <w:rFonts w:ascii="Times" w:hAnsi="Times"/>
          <w:color w:val="000000"/>
          <w:sz w:val="27"/>
          <w:szCs w:val="27"/>
        </w:rPr>
        <w:t>Cluster discovery and neighborhood inference</w:t>
      </w:r>
    </w:p>
    <w:p w14:paraId="3D456AE4" w14:textId="77777777" w:rsidR="000C5DE9" w:rsidRDefault="000C5DE9" w:rsidP="000C5DE9">
      <w:pPr>
        <w:numPr>
          <w:ilvl w:val="0"/>
          <w:numId w:val="126"/>
        </w:numPr>
        <w:spacing w:before="100" w:beforeAutospacing="1" w:after="100" w:afterAutospacing="1"/>
        <w:rPr>
          <w:rFonts w:ascii="Times" w:hAnsi="Times"/>
          <w:color w:val="000000"/>
          <w:sz w:val="27"/>
          <w:szCs w:val="27"/>
        </w:rPr>
      </w:pPr>
      <w:r>
        <w:rPr>
          <w:rStyle w:val="Strong"/>
          <w:rFonts w:ascii="Times" w:hAnsi="Times"/>
          <w:color w:val="000000"/>
          <w:sz w:val="27"/>
          <w:szCs w:val="27"/>
        </w:rPr>
        <w:t>Drug space expansion and repurposing</w:t>
      </w:r>
    </w:p>
    <w:p w14:paraId="2B226F71" w14:textId="77777777" w:rsidR="000C5DE9" w:rsidRDefault="000C5DE9" w:rsidP="000C5DE9">
      <w:pPr>
        <w:numPr>
          <w:ilvl w:val="0"/>
          <w:numId w:val="126"/>
        </w:numPr>
        <w:spacing w:before="100" w:beforeAutospacing="1" w:after="100" w:afterAutospacing="1"/>
        <w:rPr>
          <w:rFonts w:ascii="Times" w:hAnsi="Times"/>
          <w:color w:val="000000"/>
          <w:sz w:val="27"/>
          <w:szCs w:val="27"/>
        </w:rPr>
      </w:pPr>
      <w:r>
        <w:rPr>
          <w:rStyle w:val="Strong"/>
          <w:rFonts w:ascii="Times" w:hAnsi="Times"/>
          <w:color w:val="000000"/>
          <w:sz w:val="27"/>
          <w:szCs w:val="27"/>
        </w:rPr>
        <w:t>Multimodal sharpening (transcriptomics, chemistry)</w:t>
      </w:r>
    </w:p>
    <w:p w14:paraId="631A07E2" w14:textId="77777777" w:rsidR="000C5DE9" w:rsidRDefault="000C5DE9" w:rsidP="000C5DE9">
      <w:pPr>
        <w:numPr>
          <w:ilvl w:val="0"/>
          <w:numId w:val="126"/>
        </w:numPr>
        <w:spacing w:before="100" w:beforeAutospacing="1" w:after="100" w:afterAutospacing="1"/>
        <w:rPr>
          <w:rFonts w:ascii="Times" w:hAnsi="Times"/>
          <w:color w:val="000000"/>
          <w:sz w:val="27"/>
          <w:szCs w:val="27"/>
        </w:rPr>
      </w:pPr>
      <w:r>
        <w:rPr>
          <w:rStyle w:val="Strong"/>
          <w:rFonts w:ascii="Times" w:hAnsi="Times"/>
          <w:color w:val="000000"/>
          <w:sz w:val="27"/>
          <w:szCs w:val="27"/>
        </w:rPr>
        <w:t>Go / no-go decision synthesis</w:t>
      </w:r>
    </w:p>
    <w:p w14:paraId="78AD4E07" w14:textId="77777777" w:rsidR="000C5DE9" w:rsidRDefault="000C5DE9" w:rsidP="000C5DE9">
      <w:pPr>
        <w:pStyle w:val="NormalWeb"/>
        <w:rPr>
          <w:rFonts w:ascii="Times" w:hAnsi="Times"/>
          <w:color w:val="000000"/>
          <w:sz w:val="27"/>
          <w:szCs w:val="27"/>
        </w:rPr>
      </w:pPr>
      <w:r>
        <w:rPr>
          <w:rFonts w:ascii="Times" w:hAnsi="Times"/>
          <w:color w:val="000000"/>
          <w:sz w:val="27"/>
          <w:szCs w:val="27"/>
        </w:rPr>
        <w:t>Each bundle is detailed below.</w:t>
      </w:r>
    </w:p>
    <w:p w14:paraId="2B975615" w14:textId="77777777" w:rsidR="000C5DE9" w:rsidRDefault="003B2BA8" w:rsidP="000C5DE9">
      <w:pPr>
        <w:rPr>
          <w:rFonts w:ascii="Times" w:hAnsi="Times"/>
          <w:sz w:val="27"/>
          <w:szCs w:val="27"/>
        </w:rPr>
      </w:pPr>
      <w:r w:rsidRPr="003B2BA8">
        <w:rPr>
          <w:noProof/>
          <w14:ligatures w14:val="standardContextual"/>
        </w:rPr>
        <w:pict w14:anchorId="398F1476">
          <v:rect id="_x0000_i1065" alt="" style="width:468pt;height:.05pt;mso-width-percent:0;mso-height-percent:0;mso-width-percent:0;mso-height-percent:0" o:hralign="center" o:hrstd="t" o:hr="t" fillcolor="#a0a0a0" stroked="f"/>
        </w:pict>
      </w:r>
    </w:p>
    <w:p w14:paraId="67CE40EA" w14:textId="77777777" w:rsidR="000C5DE9" w:rsidRDefault="000C5DE9" w:rsidP="000C5DE9">
      <w:pPr>
        <w:pStyle w:val="Heading2"/>
        <w:rPr>
          <w:rFonts w:ascii="Times" w:hAnsi="Times"/>
          <w:color w:val="000000"/>
          <w:sz w:val="36"/>
          <w:szCs w:val="36"/>
        </w:rPr>
      </w:pPr>
      <w:r>
        <w:rPr>
          <w:rFonts w:ascii="Times" w:hAnsi="Times"/>
          <w:color w:val="000000"/>
        </w:rPr>
        <w:t>12.3 Bundle 1 — Therapeutic area framing and hypothesis bounding</w:t>
      </w:r>
    </w:p>
    <w:p w14:paraId="6E9D3050" w14:textId="77777777" w:rsidR="000C5DE9" w:rsidRDefault="000C5DE9" w:rsidP="000C5DE9">
      <w:pPr>
        <w:pStyle w:val="Heading3"/>
        <w:rPr>
          <w:rFonts w:ascii="Times" w:hAnsi="Times"/>
          <w:color w:val="000000"/>
        </w:rPr>
      </w:pPr>
      <w:r>
        <w:rPr>
          <w:rFonts w:ascii="Times" w:hAnsi="Times"/>
          <w:color w:val="000000"/>
        </w:rPr>
        <w:t>Objective</w:t>
      </w:r>
    </w:p>
    <w:p w14:paraId="1F536F11" w14:textId="77777777" w:rsidR="000C5DE9" w:rsidRDefault="000C5DE9" w:rsidP="000C5DE9">
      <w:pPr>
        <w:pStyle w:val="NormalWeb"/>
        <w:rPr>
          <w:rFonts w:ascii="Times" w:hAnsi="Times"/>
          <w:color w:val="000000"/>
          <w:sz w:val="27"/>
          <w:szCs w:val="27"/>
        </w:rPr>
      </w:pPr>
      <w:r>
        <w:rPr>
          <w:rFonts w:ascii="Times" w:hAnsi="Times"/>
          <w:color w:val="000000"/>
          <w:sz w:val="27"/>
          <w:szCs w:val="27"/>
        </w:rPr>
        <w:t>Prevent premature sprawl by defining what success </w:t>
      </w:r>
      <w:r>
        <w:rPr>
          <w:rStyle w:val="Emphasis"/>
          <w:rFonts w:ascii="Times" w:hAnsi="Times"/>
          <w:color w:val="000000"/>
          <w:sz w:val="27"/>
          <w:szCs w:val="27"/>
        </w:rPr>
        <w:t>would look like</w:t>
      </w:r>
      <w:r>
        <w:rPr>
          <w:rFonts w:ascii="Times" w:hAnsi="Times"/>
          <w:color w:val="000000"/>
          <w:sz w:val="27"/>
          <w:szCs w:val="27"/>
        </w:rPr>
        <w:t> in functional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1271"/>
        <w:gridCol w:w="4745"/>
        <w:gridCol w:w="1350"/>
        <w:gridCol w:w="1530"/>
      </w:tblGrid>
      <w:tr w:rsidR="000C5DE9" w:rsidRPr="00BE5F7B" w14:paraId="4A6C3A80" w14:textId="77777777" w:rsidTr="00DB7E68">
        <w:trPr>
          <w:tblHeader/>
          <w:tblCellSpacing w:w="15" w:type="dxa"/>
        </w:trPr>
        <w:tc>
          <w:tcPr>
            <w:tcW w:w="0" w:type="auto"/>
            <w:vAlign w:val="center"/>
            <w:hideMark/>
          </w:tcPr>
          <w:p w14:paraId="5ED89858"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36595883"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1CA56CB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11476046"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7A452A14"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rsidRPr="00BE5F7B" w14:paraId="52651E99" w14:textId="77777777" w:rsidTr="00DB7E68">
        <w:trPr>
          <w:tblCellSpacing w:w="15" w:type="dxa"/>
        </w:trPr>
        <w:tc>
          <w:tcPr>
            <w:tcW w:w="0" w:type="auto"/>
            <w:vAlign w:val="center"/>
            <w:hideMark/>
          </w:tcPr>
          <w:p w14:paraId="350D164B" w14:textId="77777777" w:rsidR="000C5DE9" w:rsidRPr="00BE5F7B" w:rsidRDefault="000C5DE9" w:rsidP="00DB7E68">
            <w:pPr>
              <w:rPr>
                <w:rFonts w:ascii="Times" w:hAnsi="Times"/>
                <w:sz w:val="18"/>
                <w:szCs w:val="18"/>
              </w:rPr>
            </w:pPr>
            <w:r w:rsidRPr="00BE5F7B">
              <w:rPr>
                <w:rFonts w:ascii="Times" w:hAnsi="Times"/>
                <w:sz w:val="18"/>
                <w:szCs w:val="18"/>
              </w:rPr>
              <w:t>TA-1.1</w:t>
            </w:r>
          </w:p>
        </w:tc>
        <w:tc>
          <w:tcPr>
            <w:tcW w:w="0" w:type="auto"/>
            <w:vAlign w:val="center"/>
            <w:hideMark/>
          </w:tcPr>
          <w:p w14:paraId="521D1443" w14:textId="77777777" w:rsidR="000C5DE9" w:rsidRPr="00BE5F7B" w:rsidRDefault="000C5DE9" w:rsidP="00DB7E68">
            <w:pPr>
              <w:rPr>
                <w:rFonts w:ascii="Times" w:hAnsi="Times"/>
                <w:sz w:val="18"/>
                <w:szCs w:val="18"/>
              </w:rPr>
            </w:pPr>
            <w:r w:rsidRPr="00BE5F7B">
              <w:rPr>
                <w:rFonts w:ascii="Times" w:hAnsi="Times"/>
                <w:sz w:val="18"/>
                <w:szCs w:val="18"/>
              </w:rPr>
              <w:t>Define disease core</w:t>
            </w:r>
          </w:p>
        </w:tc>
        <w:tc>
          <w:tcPr>
            <w:tcW w:w="0" w:type="auto"/>
            <w:vAlign w:val="center"/>
            <w:hideMark/>
          </w:tcPr>
          <w:p w14:paraId="409F2016" w14:textId="77777777" w:rsidR="000C5DE9" w:rsidRPr="00BE5F7B" w:rsidRDefault="000C5DE9" w:rsidP="00DB7E68">
            <w:pPr>
              <w:rPr>
                <w:rFonts w:ascii="Times" w:hAnsi="Times"/>
                <w:sz w:val="18"/>
                <w:szCs w:val="18"/>
              </w:rPr>
            </w:pPr>
            <w:r w:rsidRPr="00BE5F7B">
              <w:rPr>
                <w:rFonts w:ascii="Times" w:hAnsi="Times"/>
                <w:sz w:val="18"/>
                <w:szCs w:val="18"/>
              </w:rPr>
              <w:t>“Summarize core clinical phenotypes, progression patterns, and failure modes for the target TA. Identify neuronal functions plausibly implicated.”</w:t>
            </w:r>
          </w:p>
        </w:tc>
        <w:tc>
          <w:tcPr>
            <w:tcW w:w="0" w:type="auto"/>
            <w:vAlign w:val="center"/>
            <w:hideMark/>
          </w:tcPr>
          <w:p w14:paraId="339ECC5A" w14:textId="77777777" w:rsidR="000C5DE9" w:rsidRPr="00BE5F7B" w:rsidRDefault="000C5DE9" w:rsidP="00DB7E68">
            <w:pPr>
              <w:rPr>
                <w:rFonts w:ascii="Times" w:hAnsi="Times"/>
                <w:sz w:val="18"/>
                <w:szCs w:val="18"/>
              </w:rPr>
            </w:pPr>
            <w:r w:rsidRPr="00BE5F7B">
              <w:rPr>
                <w:rFonts w:ascii="Times" w:hAnsi="Times"/>
                <w:sz w:val="18"/>
                <w:szCs w:val="18"/>
              </w:rPr>
              <w:t>TA phenotype map</w:t>
            </w:r>
          </w:p>
        </w:tc>
        <w:tc>
          <w:tcPr>
            <w:tcW w:w="0" w:type="auto"/>
            <w:vAlign w:val="center"/>
            <w:hideMark/>
          </w:tcPr>
          <w:p w14:paraId="6E1262CC" w14:textId="77777777" w:rsidR="000C5DE9" w:rsidRPr="00BE5F7B" w:rsidRDefault="000C5DE9" w:rsidP="00DB7E68">
            <w:pPr>
              <w:rPr>
                <w:rFonts w:ascii="Times" w:hAnsi="Times"/>
                <w:sz w:val="18"/>
                <w:szCs w:val="18"/>
              </w:rPr>
            </w:pPr>
            <w:r w:rsidRPr="00BE5F7B">
              <w:rPr>
                <w:rFonts w:ascii="Times" w:hAnsi="Times"/>
                <w:sz w:val="18"/>
                <w:szCs w:val="18"/>
              </w:rPr>
              <w:t>Curated literature corpus</w:t>
            </w:r>
          </w:p>
        </w:tc>
      </w:tr>
      <w:tr w:rsidR="000C5DE9" w:rsidRPr="00BE5F7B" w14:paraId="356FFFCB" w14:textId="77777777" w:rsidTr="00DB7E68">
        <w:trPr>
          <w:tblCellSpacing w:w="15" w:type="dxa"/>
        </w:trPr>
        <w:tc>
          <w:tcPr>
            <w:tcW w:w="0" w:type="auto"/>
            <w:vAlign w:val="center"/>
            <w:hideMark/>
          </w:tcPr>
          <w:p w14:paraId="0C53C268" w14:textId="77777777" w:rsidR="000C5DE9" w:rsidRPr="00BE5F7B" w:rsidRDefault="000C5DE9" w:rsidP="00DB7E68">
            <w:pPr>
              <w:rPr>
                <w:rFonts w:ascii="Times" w:hAnsi="Times"/>
                <w:sz w:val="18"/>
                <w:szCs w:val="18"/>
              </w:rPr>
            </w:pPr>
            <w:r w:rsidRPr="00BE5F7B">
              <w:rPr>
                <w:rFonts w:ascii="Times" w:hAnsi="Times"/>
                <w:sz w:val="18"/>
                <w:szCs w:val="18"/>
              </w:rPr>
              <w:t>TA-1.2</w:t>
            </w:r>
          </w:p>
        </w:tc>
        <w:tc>
          <w:tcPr>
            <w:tcW w:w="0" w:type="auto"/>
            <w:vAlign w:val="center"/>
            <w:hideMark/>
          </w:tcPr>
          <w:p w14:paraId="0455B5B3" w14:textId="77777777" w:rsidR="000C5DE9" w:rsidRPr="00BE5F7B" w:rsidRDefault="000C5DE9" w:rsidP="00DB7E68">
            <w:pPr>
              <w:rPr>
                <w:rFonts w:ascii="Times" w:hAnsi="Times"/>
                <w:sz w:val="18"/>
                <w:szCs w:val="18"/>
              </w:rPr>
            </w:pPr>
            <w:r w:rsidRPr="00BE5F7B">
              <w:rPr>
                <w:rFonts w:ascii="Times" w:hAnsi="Times"/>
                <w:sz w:val="18"/>
                <w:szCs w:val="18"/>
              </w:rPr>
              <w:t>Bound hypotheses</w:t>
            </w:r>
          </w:p>
        </w:tc>
        <w:tc>
          <w:tcPr>
            <w:tcW w:w="0" w:type="auto"/>
            <w:vAlign w:val="center"/>
            <w:hideMark/>
          </w:tcPr>
          <w:p w14:paraId="6728440E" w14:textId="77777777" w:rsidR="000C5DE9" w:rsidRPr="00BE5F7B" w:rsidRDefault="000C5DE9" w:rsidP="00DB7E68">
            <w:pPr>
              <w:rPr>
                <w:rFonts w:ascii="Times" w:hAnsi="Times"/>
                <w:sz w:val="18"/>
                <w:szCs w:val="18"/>
              </w:rPr>
            </w:pPr>
            <w:r w:rsidRPr="00BE5F7B">
              <w:rPr>
                <w:rFonts w:ascii="Times" w:hAnsi="Times"/>
                <w:sz w:val="18"/>
                <w:szCs w:val="18"/>
              </w:rPr>
              <w:t>“Enumerate competing mechanistic hypotheses that could plausibly produce these phenotypes at the cellular level.”</w:t>
            </w:r>
          </w:p>
        </w:tc>
        <w:tc>
          <w:tcPr>
            <w:tcW w:w="0" w:type="auto"/>
            <w:vAlign w:val="center"/>
            <w:hideMark/>
          </w:tcPr>
          <w:p w14:paraId="0EC7B77D" w14:textId="77777777" w:rsidR="000C5DE9" w:rsidRPr="00BE5F7B" w:rsidRDefault="000C5DE9" w:rsidP="00DB7E68">
            <w:pPr>
              <w:rPr>
                <w:rFonts w:ascii="Times" w:hAnsi="Times"/>
                <w:sz w:val="18"/>
                <w:szCs w:val="18"/>
              </w:rPr>
            </w:pPr>
            <w:r w:rsidRPr="00BE5F7B">
              <w:rPr>
                <w:rFonts w:ascii="Times" w:hAnsi="Times"/>
                <w:sz w:val="18"/>
                <w:szCs w:val="18"/>
              </w:rPr>
              <w:t>Hypothesis set + confidence</w:t>
            </w:r>
          </w:p>
        </w:tc>
        <w:tc>
          <w:tcPr>
            <w:tcW w:w="0" w:type="auto"/>
            <w:vAlign w:val="center"/>
            <w:hideMark/>
          </w:tcPr>
          <w:p w14:paraId="1ED6E731" w14:textId="77777777" w:rsidR="000C5DE9" w:rsidRPr="00BE5F7B" w:rsidRDefault="000C5DE9" w:rsidP="00DB7E68">
            <w:pPr>
              <w:rPr>
                <w:rFonts w:ascii="Times" w:hAnsi="Times"/>
                <w:sz w:val="18"/>
                <w:szCs w:val="18"/>
              </w:rPr>
            </w:pPr>
            <w:r w:rsidRPr="00BE5F7B">
              <w:rPr>
                <w:rFonts w:ascii="Times" w:hAnsi="Times"/>
                <w:sz w:val="18"/>
                <w:szCs w:val="18"/>
              </w:rPr>
              <w:t>Literature KB; expert annotations</w:t>
            </w:r>
          </w:p>
        </w:tc>
      </w:tr>
      <w:tr w:rsidR="000C5DE9" w:rsidRPr="00BE5F7B" w14:paraId="720A18CB" w14:textId="77777777" w:rsidTr="00DB7E68">
        <w:trPr>
          <w:tblCellSpacing w:w="15" w:type="dxa"/>
        </w:trPr>
        <w:tc>
          <w:tcPr>
            <w:tcW w:w="0" w:type="auto"/>
            <w:vAlign w:val="center"/>
            <w:hideMark/>
          </w:tcPr>
          <w:p w14:paraId="24B4E30B" w14:textId="77777777" w:rsidR="000C5DE9" w:rsidRPr="00BE5F7B" w:rsidRDefault="000C5DE9" w:rsidP="00DB7E68">
            <w:pPr>
              <w:rPr>
                <w:rFonts w:ascii="Times" w:hAnsi="Times"/>
                <w:sz w:val="18"/>
                <w:szCs w:val="18"/>
              </w:rPr>
            </w:pPr>
            <w:r w:rsidRPr="00BE5F7B">
              <w:rPr>
                <w:rFonts w:ascii="Times" w:hAnsi="Times"/>
                <w:sz w:val="18"/>
                <w:szCs w:val="18"/>
              </w:rPr>
              <w:t>TA-1.3</w:t>
            </w:r>
          </w:p>
        </w:tc>
        <w:tc>
          <w:tcPr>
            <w:tcW w:w="0" w:type="auto"/>
            <w:vAlign w:val="center"/>
            <w:hideMark/>
          </w:tcPr>
          <w:p w14:paraId="4A76DDBC" w14:textId="77777777" w:rsidR="000C5DE9" w:rsidRPr="00BE5F7B" w:rsidRDefault="000C5DE9" w:rsidP="00DB7E68">
            <w:pPr>
              <w:rPr>
                <w:rFonts w:ascii="Times" w:hAnsi="Times"/>
                <w:sz w:val="18"/>
                <w:szCs w:val="18"/>
              </w:rPr>
            </w:pPr>
            <w:r w:rsidRPr="00BE5F7B">
              <w:rPr>
                <w:rFonts w:ascii="Times" w:hAnsi="Times"/>
                <w:sz w:val="18"/>
                <w:szCs w:val="18"/>
              </w:rPr>
              <w:t>Define functional success</w:t>
            </w:r>
          </w:p>
        </w:tc>
        <w:tc>
          <w:tcPr>
            <w:tcW w:w="0" w:type="auto"/>
            <w:vAlign w:val="center"/>
            <w:hideMark/>
          </w:tcPr>
          <w:p w14:paraId="4D254CBD" w14:textId="77777777" w:rsidR="000C5DE9" w:rsidRPr="00BE5F7B" w:rsidRDefault="000C5DE9" w:rsidP="00DB7E68">
            <w:pPr>
              <w:rPr>
                <w:rFonts w:ascii="Times" w:hAnsi="Times"/>
                <w:sz w:val="18"/>
                <w:szCs w:val="18"/>
              </w:rPr>
            </w:pPr>
            <w:r w:rsidRPr="00BE5F7B">
              <w:rPr>
                <w:rFonts w:ascii="Times" w:hAnsi="Times"/>
                <w:sz w:val="18"/>
                <w:szCs w:val="18"/>
              </w:rPr>
              <w:t>“Define operational functional rescue criteria appropriate for early in vitro models of this TA.”</w:t>
            </w:r>
          </w:p>
        </w:tc>
        <w:tc>
          <w:tcPr>
            <w:tcW w:w="0" w:type="auto"/>
            <w:vAlign w:val="center"/>
            <w:hideMark/>
          </w:tcPr>
          <w:p w14:paraId="2AFDC787" w14:textId="77777777" w:rsidR="000C5DE9" w:rsidRPr="00BE5F7B" w:rsidRDefault="000C5DE9" w:rsidP="00DB7E68">
            <w:pPr>
              <w:rPr>
                <w:rFonts w:ascii="Times" w:hAnsi="Times"/>
                <w:sz w:val="18"/>
                <w:szCs w:val="18"/>
              </w:rPr>
            </w:pPr>
            <w:r w:rsidRPr="00BE5F7B">
              <w:rPr>
                <w:rFonts w:ascii="Times" w:hAnsi="Times"/>
                <w:sz w:val="18"/>
                <w:szCs w:val="18"/>
              </w:rPr>
              <w:t>Rescue definition v0</w:t>
            </w:r>
          </w:p>
        </w:tc>
        <w:tc>
          <w:tcPr>
            <w:tcW w:w="0" w:type="auto"/>
            <w:vAlign w:val="center"/>
            <w:hideMark/>
          </w:tcPr>
          <w:p w14:paraId="64DC49DA" w14:textId="77777777" w:rsidR="000C5DE9" w:rsidRPr="00BE5F7B" w:rsidRDefault="000C5DE9" w:rsidP="00DB7E68">
            <w:pPr>
              <w:rPr>
                <w:rFonts w:ascii="Times" w:hAnsi="Times"/>
                <w:sz w:val="18"/>
                <w:szCs w:val="18"/>
              </w:rPr>
            </w:pPr>
            <w:r w:rsidRPr="00BE5F7B">
              <w:rPr>
                <w:rFonts w:ascii="Times" w:hAnsi="Times"/>
                <w:sz w:val="18"/>
                <w:szCs w:val="18"/>
              </w:rPr>
              <w:t>oEP ontology; prior programs</w:t>
            </w:r>
          </w:p>
        </w:tc>
      </w:tr>
    </w:tbl>
    <w:p w14:paraId="08661378"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Functional success is defined </w:t>
      </w:r>
      <w:r>
        <w:rPr>
          <w:rStyle w:val="Emphasis"/>
          <w:rFonts w:ascii="Times" w:hAnsi="Times"/>
          <w:color w:val="000000"/>
          <w:sz w:val="27"/>
          <w:szCs w:val="27"/>
        </w:rPr>
        <w:t>before</w:t>
      </w:r>
      <w:r>
        <w:rPr>
          <w:rFonts w:ascii="Times" w:hAnsi="Times"/>
          <w:color w:val="000000"/>
          <w:sz w:val="27"/>
          <w:szCs w:val="27"/>
        </w:rPr>
        <w:t> experiments begin.</w:t>
      </w:r>
    </w:p>
    <w:p w14:paraId="4F058F7A" w14:textId="77777777" w:rsidR="000C5DE9" w:rsidRDefault="003B2BA8" w:rsidP="000C5DE9">
      <w:pPr>
        <w:rPr>
          <w:rFonts w:ascii="Times" w:hAnsi="Times"/>
          <w:sz w:val="27"/>
          <w:szCs w:val="27"/>
        </w:rPr>
      </w:pPr>
      <w:r w:rsidRPr="003B2BA8">
        <w:rPr>
          <w:noProof/>
          <w14:ligatures w14:val="standardContextual"/>
        </w:rPr>
        <w:pict w14:anchorId="222A3A21">
          <v:rect id="_x0000_i1064" alt="" style="width:468pt;height:.05pt;mso-width-percent:0;mso-height-percent:0;mso-width-percent:0;mso-height-percent:0" o:hralign="center" o:hrstd="t" o:hr="t" fillcolor="#a0a0a0" stroked="f"/>
        </w:pict>
      </w:r>
    </w:p>
    <w:p w14:paraId="235E0D98" w14:textId="77777777" w:rsidR="000C5DE9" w:rsidRDefault="000C5DE9" w:rsidP="000C5DE9">
      <w:pPr>
        <w:pStyle w:val="Heading2"/>
        <w:rPr>
          <w:rFonts w:ascii="Times" w:hAnsi="Times"/>
          <w:color w:val="000000"/>
          <w:sz w:val="36"/>
          <w:szCs w:val="36"/>
        </w:rPr>
      </w:pPr>
      <w:r>
        <w:rPr>
          <w:rFonts w:ascii="Times" w:hAnsi="Times"/>
          <w:color w:val="000000"/>
        </w:rPr>
        <w:lastRenderedPageBreak/>
        <w:t>12.4 Bundle 2 — Anchor identification</w:t>
      </w:r>
    </w:p>
    <w:p w14:paraId="6A3C44A0" w14:textId="77777777" w:rsidR="000C5DE9" w:rsidRDefault="000C5DE9" w:rsidP="000C5DE9">
      <w:pPr>
        <w:pStyle w:val="Heading3"/>
        <w:rPr>
          <w:rFonts w:ascii="Times" w:hAnsi="Times"/>
          <w:color w:val="000000"/>
        </w:rPr>
      </w:pPr>
      <w:r>
        <w:rPr>
          <w:rFonts w:ascii="Times" w:hAnsi="Times"/>
          <w:color w:val="000000"/>
        </w:rPr>
        <w:t>Objective</w:t>
      </w:r>
    </w:p>
    <w:p w14:paraId="2521A81C" w14:textId="77777777" w:rsidR="000C5DE9" w:rsidRDefault="000C5DE9" w:rsidP="000C5DE9">
      <w:pPr>
        <w:pStyle w:val="NormalWeb"/>
        <w:rPr>
          <w:rFonts w:ascii="Times" w:hAnsi="Times"/>
          <w:color w:val="000000"/>
          <w:sz w:val="27"/>
          <w:szCs w:val="27"/>
        </w:rPr>
      </w:pPr>
      <w:r>
        <w:rPr>
          <w:rFonts w:ascii="Times" w:hAnsi="Times"/>
          <w:color w:val="000000"/>
          <w:sz w:val="27"/>
          <w:szCs w:val="27"/>
        </w:rPr>
        <w:t>Identify reliable starting points in an otherwise uncertain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481"/>
        <w:gridCol w:w="4678"/>
        <w:gridCol w:w="1271"/>
        <w:gridCol w:w="1428"/>
      </w:tblGrid>
      <w:tr w:rsidR="000C5DE9" w14:paraId="43AB01A1" w14:textId="77777777" w:rsidTr="00DB7E68">
        <w:trPr>
          <w:tblHeader/>
          <w:tblCellSpacing w:w="15" w:type="dxa"/>
        </w:trPr>
        <w:tc>
          <w:tcPr>
            <w:tcW w:w="0" w:type="auto"/>
            <w:vAlign w:val="center"/>
            <w:hideMark/>
          </w:tcPr>
          <w:p w14:paraId="173B08E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4ED21BE7"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6D854269"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2C5199A7"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51805789"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14:paraId="783EBDD3" w14:textId="77777777" w:rsidTr="00DB7E68">
        <w:trPr>
          <w:tblCellSpacing w:w="15" w:type="dxa"/>
        </w:trPr>
        <w:tc>
          <w:tcPr>
            <w:tcW w:w="0" w:type="auto"/>
            <w:vAlign w:val="center"/>
            <w:hideMark/>
          </w:tcPr>
          <w:p w14:paraId="126A55AF" w14:textId="77777777" w:rsidR="000C5DE9" w:rsidRPr="00BE5F7B" w:rsidRDefault="000C5DE9" w:rsidP="00DB7E68">
            <w:pPr>
              <w:rPr>
                <w:rFonts w:ascii="Times" w:hAnsi="Times"/>
                <w:sz w:val="18"/>
                <w:szCs w:val="18"/>
              </w:rPr>
            </w:pPr>
            <w:r w:rsidRPr="00BE5F7B">
              <w:rPr>
                <w:rFonts w:ascii="Times" w:hAnsi="Times"/>
                <w:sz w:val="18"/>
                <w:szCs w:val="18"/>
              </w:rPr>
              <w:t>TA-2.1</w:t>
            </w:r>
          </w:p>
        </w:tc>
        <w:tc>
          <w:tcPr>
            <w:tcW w:w="0" w:type="auto"/>
            <w:vAlign w:val="center"/>
            <w:hideMark/>
          </w:tcPr>
          <w:p w14:paraId="1465C609" w14:textId="77777777" w:rsidR="000C5DE9" w:rsidRPr="00BE5F7B" w:rsidRDefault="000C5DE9" w:rsidP="00DB7E68">
            <w:pPr>
              <w:rPr>
                <w:rFonts w:ascii="Times" w:hAnsi="Times"/>
                <w:sz w:val="18"/>
                <w:szCs w:val="18"/>
              </w:rPr>
            </w:pPr>
            <w:r w:rsidRPr="00BE5F7B">
              <w:rPr>
                <w:rFonts w:ascii="Times" w:hAnsi="Times"/>
                <w:sz w:val="18"/>
                <w:szCs w:val="18"/>
              </w:rPr>
              <w:t>Genetic anchors</w:t>
            </w:r>
          </w:p>
        </w:tc>
        <w:tc>
          <w:tcPr>
            <w:tcW w:w="0" w:type="auto"/>
            <w:vAlign w:val="center"/>
            <w:hideMark/>
          </w:tcPr>
          <w:p w14:paraId="1F6B083C" w14:textId="77777777" w:rsidR="000C5DE9" w:rsidRPr="00BE5F7B" w:rsidRDefault="000C5DE9" w:rsidP="00DB7E68">
            <w:pPr>
              <w:rPr>
                <w:rFonts w:ascii="Times" w:hAnsi="Times"/>
                <w:sz w:val="18"/>
                <w:szCs w:val="18"/>
              </w:rPr>
            </w:pPr>
            <w:r w:rsidRPr="00BE5F7B">
              <w:rPr>
                <w:rFonts w:ascii="Times" w:hAnsi="Times"/>
                <w:sz w:val="18"/>
                <w:szCs w:val="18"/>
              </w:rPr>
              <w:t>“Identify genes with strong monogenic or high-confidence risk evidence for this TA.”</w:t>
            </w:r>
          </w:p>
        </w:tc>
        <w:tc>
          <w:tcPr>
            <w:tcW w:w="0" w:type="auto"/>
            <w:vAlign w:val="center"/>
            <w:hideMark/>
          </w:tcPr>
          <w:p w14:paraId="6827ABC7" w14:textId="77777777" w:rsidR="000C5DE9" w:rsidRPr="00BE5F7B" w:rsidRDefault="000C5DE9" w:rsidP="00DB7E68">
            <w:pPr>
              <w:rPr>
                <w:rFonts w:ascii="Times" w:hAnsi="Times"/>
                <w:sz w:val="18"/>
                <w:szCs w:val="18"/>
              </w:rPr>
            </w:pPr>
            <w:r w:rsidRPr="00BE5F7B">
              <w:rPr>
                <w:rFonts w:ascii="Times" w:hAnsi="Times"/>
                <w:sz w:val="18"/>
                <w:szCs w:val="18"/>
              </w:rPr>
              <w:t>Anchor gene list</w:t>
            </w:r>
          </w:p>
        </w:tc>
        <w:tc>
          <w:tcPr>
            <w:tcW w:w="0" w:type="auto"/>
            <w:vAlign w:val="center"/>
            <w:hideMark/>
          </w:tcPr>
          <w:p w14:paraId="54F5E428" w14:textId="77777777" w:rsidR="000C5DE9" w:rsidRPr="00BE5F7B" w:rsidRDefault="000C5DE9" w:rsidP="00DB7E68">
            <w:pPr>
              <w:rPr>
                <w:rFonts w:ascii="Times" w:hAnsi="Times"/>
                <w:sz w:val="18"/>
                <w:szCs w:val="18"/>
              </w:rPr>
            </w:pPr>
            <w:r w:rsidRPr="00BE5F7B">
              <w:rPr>
                <w:rFonts w:ascii="Times" w:hAnsi="Times"/>
                <w:sz w:val="18"/>
                <w:szCs w:val="18"/>
              </w:rPr>
              <w:t>Genetics KB</w:t>
            </w:r>
          </w:p>
        </w:tc>
      </w:tr>
      <w:tr w:rsidR="000C5DE9" w14:paraId="23DDC8E2" w14:textId="77777777" w:rsidTr="00DB7E68">
        <w:trPr>
          <w:tblCellSpacing w:w="15" w:type="dxa"/>
        </w:trPr>
        <w:tc>
          <w:tcPr>
            <w:tcW w:w="0" w:type="auto"/>
            <w:vAlign w:val="center"/>
            <w:hideMark/>
          </w:tcPr>
          <w:p w14:paraId="1A054C0E" w14:textId="77777777" w:rsidR="000C5DE9" w:rsidRPr="00BE5F7B" w:rsidRDefault="000C5DE9" w:rsidP="00DB7E68">
            <w:pPr>
              <w:rPr>
                <w:rFonts w:ascii="Times" w:hAnsi="Times"/>
                <w:sz w:val="18"/>
                <w:szCs w:val="18"/>
              </w:rPr>
            </w:pPr>
            <w:r w:rsidRPr="00BE5F7B">
              <w:rPr>
                <w:rFonts w:ascii="Times" w:hAnsi="Times"/>
                <w:sz w:val="18"/>
                <w:szCs w:val="18"/>
              </w:rPr>
              <w:t>TA-2.2</w:t>
            </w:r>
          </w:p>
        </w:tc>
        <w:tc>
          <w:tcPr>
            <w:tcW w:w="0" w:type="auto"/>
            <w:vAlign w:val="center"/>
            <w:hideMark/>
          </w:tcPr>
          <w:p w14:paraId="58436710" w14:textId="77777777" w:rsidR="000C5DE9" w:rsidRPr="00BE5F7B" w:rsidRDefault="000C5DE9" w:rsidP="00DB7E68">
            <w:pPr>
              <w:rPr>
                <w:rFonts w:ascii="Times" w:hAnsi="Times"/>
                <w:sz w:val="18"/>
                <w:szCs w:val="18"/>
              </w:rPr>
            </w:pPr>
            <w:r w:rsidRPr="00BE5F7B">
              <w:rPr>
                <w:rFonts w:ascii="Times" w:hAnsi="Times"/>
                <w:sz w:val="18"/>
                <w:szCs w:val="18"/>
              </w:rPr>
              <w:t>Pharmacologic anchors</w:t>
            </w:r>
          </w:p>
        </w:tc>
        <w:tc>
          <w:tcPr>
            <w:tcW w:w="0" w:type="auto"/>
            <w:vAlign w:val="center"/>
            <w:hideMark/>
          </w:tcPr>
          <w:p w14:paraId="2CD5B093" w14:textId="77777777" w:rsidR="000C5DE9" w:rsidRPr="00BE5F7B" w:rsidRDefault="000C5DE9" w:rsidP="00DB7E68">
            <w:pPr>
              <w:rPr>
                <w:rFonts w:ascii="Times" w:hAnsi="Times"/>
                <w:sz w:val="18"/>
                <w:szCs w:val="18"/>
              </w:rPr>
            </w:pPr>
            <w:r w:rsidRPr="00BE5F7B">
              <w:rPr>
                <w:rFonts w:ascii="Times" w:hAnsi="Times"/>
                <w:sz w:val="18"/>
                <w:szCs w:val="18"/>
              </w:rPr>
              <w:t>“List approved or late-stage drugs with reproducible clinical effects in this TA (positive or negative).”</w:t>
            </w:r>
          </w:p>
        </w:tc>
        <w:tc>
          <w:tcPr>
            <w:tcW w:w="0" w:type="auto"/>
            <w:vAlign w:val="center"/>
            <w:hideMark/>
          </w:tcPr>
          <w:p w14:paraId="1CE3B020" w14:textId="77777777" w:rsidR="000C5DE9" w:rsidRPr="00BE5F7B" w:rsidRDefault="000C5DE9" w:rsidP="00DB7E68">
            <w:pPr>
              <w:rPr>
                <w:rFonts w:ascii="Times" w:hAnsi="Times"/>
                <w:sz w:val="18"/>
                <w:szCs w:val="18"/>
              </w:rPr>
            </w:pPr>
            <w:r w:rsidRPr="00BE5F7B">
              <w:rPr>
                <w:rFonts w:ascii="Times" w:hAnsi="Times"/>
                <w:sz w:val="18"/>
                <w:szCs w:val="18"/>
              </w:rPr>
              <w:t>Anchor drug list</w:t>
            </w:r>
          </w:p>
        </w:tc>
        <w:tc>
          <w:tcPr>
            <w:tcW w:w="0" w:type="auto"/>
            <w:vAlign w:val="center"/>
            <w:hideMark/>
          </w:tcPr>
          <w:p w14:paraId="65E8825B" w14:textId="77777777" w:rsidR="000C5DE9" w:rsidRPr="00BE5F7B" w:rsidRDefault="000C5DE9" w:rsidP="00DB7E68">
            <w:pPr>
              <w:rPr>
                <w:rFonts w:ascii="Times" w:hAnsi="Times"/>
                <w:sz w:val="18"/>
                <w:szCs w:val="18"/>
              </w:rPr>
            </w:pPr>
            <w:r w:rsidRPr="00BE5F7B">
              <w:rPr>
                <w:rFonts w:ascii="Times" w:hAnsi="Times"/>
                <w:sz w:val="18"/>
                <w:szCs w:val="18"/>
              </w:rPr>
              <w:t>Drug approval databases</w:t>
            </w:r>
          </w:p>
        </w:tc>
      </w:tr>
      <w:tr w:rsidR="000C5DE9" w14:paraId="0206E9C8" w14:textId="77777777" w:rsidTr="00DB7E68">
        <w:trPr>
          <w:tblCellSpacing w:w="15" w:type="dxa"/>
        </w:trPr>
        <w:tc>
          <w:tcPr>
            <w:tcW w:w="0" w:type="auto"/>
            <w:vAlign w:val="center"/>
            <w:hideMark/>
          </w:tcPr>
          <w:p w14:paraId="0E704831" w14:textId="77777777" w:rsidR="000C5DE9" w:rsidRPr="00BE5F7B" w:rsidRDefault="000C5DE9" w:rsidP="00DB7E68">
            <w:pPr>
              <w:rPr>
                <w:rFonts w:ascii="Times" w:hAnsi="Times"/>
                <w:sz w:val="18"/>
                <w:szCs w:val="18"/>
              </w:rPr>
            </w:pPr>
            <w:r w:rsidRPr="00BE5F7B">
              <w:rPr>
                <w:rFonts w:ascii="Times" w:hAnsi="Times"/>
                <w:sz w:val="18"/>
                <w:szCs w:val="18"/>
              </w:rPr>
              <w:t>TA-2.3</w:t>
            </w:r>
          </w:p>
        </w:tc>
        <w:tc>
          <w:tcPr>
            <w:tcW w:w="0" w:type="auto"/>
            <w:vAlign w:val="center"/>
            <w:hideMark/>
          </w:tcPr>
          <w:p w14:paraId="048E3B39" w14:textId="77777777" w:rsidR="000C5DE9" w:rsidRPr="00BE5F7B" w:rsidRDefault="000C5DE9" w:rsidP="00DB7E68">
            <w:pPr>
              <w:rPr>
                <w:rFonts w:ascii="Times" w:hAnsi="Times"/>
                <w:sz w:val="18"/>
                <w:szCs w:val="18"/>
              </w:rPr>
            </w:pPr>
            <w:r w:rsidRPr="00BE5F7B">
              <w:rPr>
                <w:rFonts w:ascii="Times" w:hAnsi="Times"/>
                <w:sz w:val="18"/>
                <w:szCs w:val="18"/>
              </w:rPr>
              <w:t>Phenotypic anchors</w:t>
            </w:r>
          </w:p>
        </w:tc>
        <w:tc>
          <w:tcPr>
            <w:tcW w:w="0" w:type="auto"/>
            <w:vAlign w:val="center"/>
            <w:hideMark/>
          </w:tcPr>
          <w:p w14:paraId="5F82AEC1" w14:textId="77777777" w:rsidR="000C5DE9" w:rsidRPr="00BE5F7B" w:rsidRDefault="000C5DE9" w:rsidP="00DB7E68">
            <w:pPr>
              <w:rPr>
                <w:rFonts w:ascii="Times" w:hAnsi="Times"/>
                <w:sz w:val="18"/>
                <w:szCs w:val="18"/>
              </w:rPr>
            </w:pPr>
            <w:r w:rsidRPr="00BE5F7B">
              <w:rPr>
                <w:rFonts w:ascii="Times" w:hAnsi="Times"/>
                <w:sz w:val="18"/>
                <w:szCs w:val="18"/>
              </w:rPr>
              <w:t>“Identify experimentally tractable phenotypes reported in human neurons or organoids for this TA.”</w:t>
            </w:r>
          </w:p>
        </w:tc>
        <w:tc>
          <w:tcPr>
            <w:tcW w:w="0" w:type="auto"/>
            <w:vAlign w:val="center"/>
            <w:hideMark/>
          </w:tcPr>
          <w:p w14:paraId="33771308" w14:textId="77777777" w:rsidR="000C5DE9" w:rsidRPr="00BE5F7B" w:rsidRDefault="000C5DE9" w:rsidP="00DB7E68">
            <w:pPr>
              <w:rPr>
                <w:rFonts w:ascii="Times" w:hAnsi="Times"/>
                <w:sz w:val="18"/>
                <w:szCs w:val="18"/>
              </w:rPr>
            </w:pPr>
            <w:r w:rsidRPr="00BE5F7B">
              <w:rPr>
                <w:rFonts w:ascii="Times" w:hAnsi="Times"/>
                <w:sz w:val="18"/>
                <w:szCs w:val="18"/>
              </w:rPr>
              <w:t>Phenotype anchor list</w:t>
            </w:r>
          </w:p>
        </w:tc>
        <w:tc>
          <w:tcPr>
            <w:tcW w:w="0" w:type="auto"/>
            <w:vAlign w:val="center"/>
            <w:hideMark/>
          </w:tcPr>
          <w:p w14:paraId="7A21E97A" w14:textId="77777777" w:rsidR="000C5DE9" w:rsidRPr="00BE5F7B" w:rsidRDefault="000C5DE9" w:rsidP="00DB7E68">
            <w:pPr>
              <w:rPr>
                <w:rFonts w:ascii="Times" w:hAnsi="Times"/>
                <w:sz w:val="18"/>
                <w:szCs w:val="18"/>
              </w:rPr>
            </w:pPr>
            <w:r w:rsidRPr="00BE5F7B">
              <w:rPr>
                <w:rFonts w:ascii="Times" w:hAnsi="Times"/>
                <w:sz w:val="18"/>
                <w:szCs w:val="18"/>
              </w:rPr>
              <w:t>Literature + internal data</w:t>
            </w:r>
          </w:p>
        </w:tc>
      </w:tr>
    </w:tbl>
    <w:p w14:paraId="5E4345E4"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At least one anchor exists on </w:t>
      </w:r>
      <w:r>
        <w:rPr>
          <w:rStyle w:val="Emphasis"/>
          <w:rFonts w:ascii="Times" w:hAnsi="Times"/>
          <w:color w:val="000000"/>
          <w:sz w:val="27"/>
          <w:szCs w:val="27"/>
        </w:rPr>
        <w:t>either</w:t>
      </w:r>
      <w:r>
        <w:rPr>
          <w:rFonts w:ascii="Times" w:hAnsi="Times"/>
          <w:color w:val="000000"/>
          <w:sz w:val="27"/>
          <w:szCs w:val="27"/>
        </w:rPr>
        <w:t> the genetic or drug axis.</w:t>
      </w:r>
    </w:p>
    <w:p w14:paraId="55DD2A6C" w14:textId="77777777" w:rsidR="000C5DE9" w:rsidRDefault="003B2BA8" w:rsidP="000C5DE9">
      <w:pPr>
        <w:rPr>
          <w:rFonts w:ascii="Times" w:hAnsi="Times"/>
          <w:sz w:val="27"/>
          <w:szCs w:val="27"/>
        </w:rPr>
      </w:pPr>
      <w:r w:rsidRPr="003B2BA8">
        <w:rPr>
          <w:noProof/>
          <w14:ligatures w14:val="standardContextual"/>
        </w:rPr>
        <w:pict w14:anchorId="09B65F26">
          <v:rect id="_x0000_i1063" alt="" style="width:468pt;height:.05pt;mso-width-percent:0;mso-height-percent:0;mso-width-percent:0;mso-height-percent:0" o:hralign="center" o:hrstd="t" o:hr="t" fillcolor="#a0a0a0" stroked="f"/>
        </w:pict>
      </w:r>
    </w:p>
    <w:p w14:paraId="20B165FA" w14:textId="77777777" w:rsidR="000C5DE9" w:rsidRDefault="000C5DE9" w:rsidP="000C5DE9">
      <w:pPr>
        <w:pStyle w:val="Heading2"/>
        <w:rPr>
          <w:rFonts w:ascii="Times" w:hAnsi="Times"/>
          <w:color w:val="000000"/>
          <w:sz w:val="36"/>
          <w:szCs w:val="36"/>
        </w:rPr>
      </w:pPr>
      <w:r>
        <w:rPr>
          <w:rFonts w:ascii="Times" w:hAnsi="Times"/>
          <w:color w:val="000000"/>
        </w:rPr>
        <w:t>12.5 Bundle 3 — Cellular and assay context selection</w:t>
      </w:r>
    </w:p>
    <w:p w14:paraId="50A1DB25" w14:textId="77777777" w:rsidR="000C5DE9" w:rsidRDefault="000C5DE9" w:rsidP="000C5DE9">
      <w:pPr>
        <w:pStyle w:val="Heading3"/>
        <w:rPr>
          <w:rFonts w:ascii="Times" w:hAnsi="Times"/>
          <w:color w:val="000000"/>
        </w:rPr>
      </w:pPr>
      <w:r>
        <w:rPr>
          <w:rFonts w:ascii="Times" w:hAnsi="Times"/>
          <w:color w:val="000000"/>
        </w:rPr>
        <w:t>Objective</w:t>
      </w:r>
    </w:p>
    <w:p w14:paraId="6C61048A" w14:textId="77777777" w:rsidR="000C5DE9" w:rsidRDefault="000C5DE9" w:rsidP="000C5DE9">
      <w:pPr>
        <w:pStyle w:val="NormalWeb"/>
        <w:rPr>
          <w:rFonts w:ascii="Times" w:hAnsi="Times"/>
          <w:color w:val="000000"/>
          <w:sz w:val="27"/>
          <w:szCs w:val="27"/>
        </w:rPr>
      </w:pPr>
      <w:r>
        <w:rPr>
          <w:rFonts w:ascii="Times" w:hAnsi="Times"/>
          <w:color w:val="000000"/>
          <w:sz w:val="27"/>
          <w:szCs w:val="27"/>
        </w:rPr>
        <w:t>Choose the minimal biological system capable of expressing disease-relevant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
        <w:gridCol w:w="1428"/>
        <w:gridCol w:w="4483"/>
        <w:gridCol w:w="1129"/>
        <w:gridCol w:w="1834"/>
      </w:tblGrid>
      <w:tr w:rsidR="000C5DE9" w14:paraId="2C651C2A" w14:textId="77777777" w:rsidTr="00DB7E68">
        <w:trPr>
          <w:tblHeader/>
          <w:tblCellSpacing w:w="15" w:type="dxa"/>
        </w:trPr>
        <w:tc>
          <w:tcPr>
            <w:tcW w:w="0" w:type="auto"/>
            <w:vAlign w:val="center"/>
            <w:hideMark/>
          </w:tcPr>
          <w:p w14:paraId="60F803C3"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25B543C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35F51CE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1761AE72"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196E029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14:paraId="359E8B58" w14:textId="77777777" w:rsidTr="00DB7E68">
        <w:trPr>
          <w:tblCellSpacing w:w="15" w:type="dxa"/>
        </w:trPr>
        <w:tc>
          <w:tcPr>
            <w:tcW w:w="0" w:type="auto"/>
            <w:vAlign w:val="center"/>
            <w:hideMark/>
          </w:tcPr>
          <w:p w14:paraId="3DF64688" w14:textId="77777777" w:rsidR="000C5DE9" w:rsidRPr="00BE5F7B" w:rsidRDefault="000C5DE9" w:rsidP="00DB7E68">
            <w:pPr>
              <w:rPr>
                <w:rFonts w:ascii="Times" w:hAnsi="Times"/>
                <w:sz w:val="18"/>
                <w:szCs w:val="18"/>
              </w:rPr>
            </w:pPr>
            <w:r w:rsidRPr="00BE5F7B">
              <w:rPr>
                <w:rFonts w:ascii="Times" w:hAnsi="Times"/>
                <w:sz w:val="18"/>
                <w:szCs w:val="18"/>
              </w:rPr>
              <w:t>TA-3.1</w:t>
            </w:r>
          </w:p>
        </w:tc>
        <w:tc>
          <w:tcPr>
            <w:tcW w:w="0" w:type="auto"/>
            <w:vAlign w:val="center"/>
            <w:hideMark/>
          </w:tcPr>
          <w:p w14:paraId="2BFCAFFE" w14:textId="77777777" w:rsidR="000C5DE9" w:rsidRPr="00BE5F7B" w:rsidRDefault="000C5DE9" w:rsidP="00DB7E68">
            <w:pPr>
              <w:rPr>
                <w:rFonts w:ascii="Times" w:hAnsi="Times"/>
                <w:sz w:val="18"/>
                <w:szCs w:val="18"/>
              </w:rPr>
            </w:pPr>
            <w:r w:rsidRPr="00BE5F7B">
              <w:rPr>
                <w:rFonts w:ascii="Times" w:hAnsi="Times"/>
                <w:sz w:val="18"/>
                <w:szCs w:val="18"/>
              </w:rPr>
              <w:t>Cell type prioritization</w:t>
            </w:r>
          </w:p>
        </w:tc>
        <w:tc>
          <w:tcPr>
            <w:tcW w:w="0" w:type="auto"/>
            <w:vAlign w:val="center"/>
            <w:hideMark/>
          </w:tcPr>
          <w:p w14:paraId="17F85BEC" w14:textId="77777777" w:rsidR="000C5DE9" w:rsidRPr="00BE5F7B" w:rsidRDefault="000C5DE9" w:rsidP="00DB7E68">
            <w:pPr>
              <w:rPr>
                <w:rFonts w:ascii="Times" w:hAnsi="Times"/>
                <w:sz w:val="18"/>
                <w:szCs w:val="18"/>
              </w:rPr>
            </w:pPr>
            <w:r w:rsidRPr="00BE5F7B">
              <w:rPr>
                <w:rFonts w:ascii="Times" w:hAnsi="Times"/>
                <w:sz w:val="18"/>
                <w:szCs w:val="18"/>
              </w:rPr>
              <w:t>“Rank neuronal and glial cell types likely to express TA-relevant functional phenotypes.”</w:t>
            </w:r>
          </w:p>
        </w:tc>
        <w:tc>
          <w:tcPr>
            <w:tcW w:w="0" w:type="auto"/>
            <w:vAlign w:val="center"/>
            <w:hideMark/>
          </w:tcPr>
          <w:p w14:paraId="2DEB2C80" w14:textId="77777777" w:rsidR="000C5DE9" w:rsidRPr="00BE5F7B" w:rsidRDefault="000C5DE9" w:rsidP="00DB7E68">
            <w:pPr>
              <w:rPr>
                <w:rFonts w:ascii="Times" w:hAnsi="Times"/>
                <w:sz w:val="18"/>
                <w:szCs w:val="18"/>
              </w:rPr>
            </w:pPr>
            <w:r w:rsidRPr="00BE5F7B">
              <w:rPr>
                <w:rFonts w:ascii="Times" w:hAnsi="Times"/>
                <w:sz w:val="18"/>
                <w:szCs w:val="18"/>
              </w:rPr>
              <w:t>Cell type priority list</w:t>
            </w:r>
          </w:p>
        </w:tc>
        <w:tc>
          <w:tcPr>
            <w:tcW w:w="0" w:type="auto"/>
            <w:vAlign w:val="center"/>
            <w:hideMark/>
          </w:tcPr>
          <w:p w14:paraId="3216F415" w14:textId="77777777" w:rsidR="000C5DE9" w:rsidRPr="00BE5F7B" w:rsidRDefault="000C5DE9" w:rsidP="00DB7E68">
            <w:pPr>
              <w:rPr>
                <w:rFonts w:ascii="Times" w:hAnsi="Times"/>
                <w:sz w:val="18"/>
                <w:szCs w:val="18"/>
              </w:rPr>
            </w:pPr>
            <w:r w:rsidRPr="00BE5F7B">
              <w:rPr>
                <w:rFonts w:ascii="Times" w:hAnsi="Times"/>
                <w:sz w:val="18"/>
                <w:szCs w:val="18"/>
              </w:rPr>
              <w:t>Expression atlases; prior assays</w:t>
            </w:r>
          </w:p>
        </w:tc>
      </w:tr>
      <w:tr w:rsidR="000C5DE9" w14:paraId="0A60CD3C" w14:textId="77777777" w:rsidTr="00DB7E68">
        <w:trPr>
          <w:tblCellSpacing w:w="15" w:type="dxa"/>
        </w:trPr>
        <w:tc>
          <w:tcPr>
            <w:tcW w:w="0" w:type="auto"/>
            <w:vAlign w:val="center"/>
            <w:hideMark/>
          </w:tcPr>
          <w:p w14:paraId="1E546DE9" w14:textId="77777777" w:rsidR="000C5DE9" w:rsidRPr="00BE5F7B" w:rsidRDefault="000C5DE9" w:rsidP="00DB7E68">
            <w:pPr>
              <w:rPr>
                <w:rFonts w:ascii="Times" w:hAnsi="Times"/>
                <w:sz w:val="18"/>
                <w:szCs w:val="18"/>
              </w:rPr>
            </w:pPr>
            <w:r w:rsidRPr="00BE5F7B">
              <w:rPr>
                <w:rFonts w:ascii="Times" w:hAnsi="Times"/>
                <w:sz w:val="18"/>
                <w:szCs w:val="18"/>
              </w:rPr>
              <w:t>TA-3.2</w:t>
            </w:r>
          </w:p>
        </w:tc>
        <w:tc>
          <w:tcPr>
            <w:tcW w:w="0" w:type="auto"/>
            <w:vAlign w:val="center"/>
            <w:hideMark/>
          </w:tcPr>
          <w:p w14:paraId="28094D4D" w14:textId="77777777" w:rsidR="000C5DE9" w:rsidRPr="00BE5F7B" w:rsidRDefault="000C5DE9" w:rsidP="00DB7E68">
            <w:pPr>
              <w:rPr>
                <w:rFonts w:ascii="Times" w:hAnsi="Times"/>
                <w:sz w:val="18"/>
                <w:szCs w:val="18"/>
              </w:rPr>
            </w:pPr>
            <w:r w:rsidRPr="00BE5F7B">
              <w:rPr>
                <w:rFonts w:ascii="Times" w:hAnsi="Times"/>
                <w:sz w:val="18"/>
                <w:szCs w:val="18"/>
              </w:rPr>
              <w:t>Developmental timing</w:t>
            </w:r>
          </w:p>
        </w:tc>
        <w:tc>
          <w:tcPr>
            <w:tcW w:w="0" w:type="auto"/>
            <w:vAlign w:val="center"/>
            <w:hideMark/>
          </w:tcPr>
          <w:p w14:paraId="07E74BA8" w14:textId="77777777" w:rsidR="000C5DE9" w:rsidRPr="00BE5F7B" w:rsidRDefault="000C5DE9" w:rsidP="00DB7E68">
            <w:pPr>
              <w:rPr>
                <w:rFonts w:ascii="Times" w:hAnsi="Times"/>
                <w:sz w:val="18"/>
                <w:szCs w:val="18"/>
              </w:rPr>
            </w:pPr>
            <w:r w:rsidRPr="00BE5F7B">
              <w:rPr>
                <w:rFonts w:ascii="Times" w:hAnsi="Times"/>
                <w:sz w:val="18"/>
                <w:szCs w:val="18"/>
              </w:rPr>
              <w:t>“Determine developmental stages at which TA phenotypes are most likely to emerge.”</w:t>
            </w:r>
          </w:p>
        </w:tc>
        <w:tc>
          <w:tcPr>
            <w:tcW w:w="0" w:type="auto"/>
            <w:vAlign w:val="center"/>
            <w:hideMark/>
          </w:tcPr>
          <w:p w14:paraId="4F4E26D9" w14:textId="77777777" w:rsidR="000C5DE9" w:rsidRPr="00BE5F7B" w:rsidRDefault="000C5DE9" w:rsidP="00DB7E68">
            <w:pPr>
              <w:rPr>
                <w:rFonts w:ascii="Times" w:hAnsi="Times"/>
                <w:sz w:val="18"/>
                <w:szCs w:val="18"/>
              </w:rPr>
            </w:pPr>
            <w:r w:rsidRPr="00BE5F7B">
              <w:rPr>
                <w:rFonts w:ascii="Times" w:hAnsi="Times"/>
                <w:sz w:val="18"/>
                <w:szCs w:val="18"/>
              </w:rPr>
              <w:t>Time-window plan</w:t>
            </w:r>
          </w:p>
        </w:tc>
        <w:tc>
          <w:tcPr>
            <w:tcW w:w="0" w:type="auto"/>
            <w:vAlign w:val="center"/>
            <w:hideMark/>
          </w:tcPr>
          <w:p w14:paraId="0435433A" w14:textId="77777777" w:rsidR="000C5DE9" w:rsidRPr="00BE5F7B" w:rsidRDefault="000C5DE9" w:rsidP="00DB7E68">
            <w:pPr>
              <w:rPr>
                <w:rFonts w:ascii="Times" w:hAnsi="Times"/>
                <w:sz w:val="18"/>
                <w:szCs w:val="18"/>
              </w:rPr>
            </w:pPr>
            <w:r w:rsidRPr="00BE5F7B">
              <w:rPr>
                <w:rFonts w:ascii="Times" w:hAnsi="Times"/>
                <w:sz w:val="18"/>
                <w:szCs w:val="18"/>
              </w:rPr>
              <w:t>Literature + internal maturation data</w:t>
            </w:r>
          </w:p>
        </w:tc>
      </w:tr>
      <w:tr w:rsidR="000C5DE9" w14:paraId="3E843D5F" w14:textId="77777777" w:rsidTr="00DB7E68">
        <w:trPr>
          <w:tblCellSpacing w:w="15" w:type="dxa"/>
        </w:trPr>
        <w:tc>
          <w:tcPr>
            <w:tcW w:w="0" w:type="auto"/>
            <w:vAlign w:val="center"/>
            <w:hideMark/>
          </w:tcPr>
          <w:p w14:paraId="3EAE1D03" w14:textId="77777777" w:rsidR="000C5DE9" w:rsidRPr="00BE5F7B" w:rsidRDefault="000C5DE9" w:rsidP="00DB7E68">
            <w:pPr>
              <w:rPr>
                <w:rFonts w:ascii="Times" w:hAnsi="Times"/>
                <w:sz w:val="18"/>
                <w:szCs w:val="18"/>
              </w:rPr>
            </w:pPr>
            <w:r w:rsidRPr="00BE5F7B">
              <w:rPr>
                <w:rFonts w:ascii="Times" w:hAnsi="Times"/>
                <w:sz w:val="18"/>
                <w:szCs w:val="18"/>
              </w:rPr>
              <w:t>TA-3.3</w:t>
            </w:r>
          </w:p>
        </w:tc>
        <w:tc>
          <w:tcPr>
            <w:tcW w:w="0" w:type="auto"/>
            <w:vAlign w:val="center"/>
            <w:hideMark/>
          </w:tcPr>
          <w:p w14:paraId="389BC7FE" w14:textId="77777777" w:rsidR="000C5DE9" w:rsidRPr="00BE5F7B" w:rsidRDefault="000C5DE9" w:rsidP="00DB7E68">
            <w:pPr>
              <w:rPr>
                <w:rFonts w:ascii="Times" w:hAnsi="Times"/>
                <w:sz w:val="18"/>
                <w:szCs w:val="18"/>
              </w:rPr>
            </w:pPr>
            <w:r w:rsidRPr="00BE5F7B">
              <w:rPr>
                <w:rFonts w:ascii="Times" w:hAnsi="Times"/>
                <w:sz w:val="18"/>
                <w:szCs w:val="18"/>
              </w:rPr>
              <w:t>Assay modality</w:t>
            </w:r>
          </w:p>
        </w:tc>
        <w:tc>
          <w:tcPr>
            <w:tcW w:w="0" w:type="auto"/>
            <w:vAlign w:val="center"/>
            <w:hideMark/>
          </w:tcPr>
          <w:p w14:paraId="4B543530" w14:textId="77777777" w:rsidR="000C5DE9" w:rsidRPr="00BE5F7B" w:rsidRDefault="000C5DE9" w:rsidP="00DB7E68">
            <w:pPr>
              <w:rPr>
                <w:rFonts w:ascii="Times" w:hAnsi="Times"/>
                <w:sz w:val="18"/>
                <w:szCs w:val="18"/>
              </w:rPr>
            </w:pPr>
            <w:r w:rsidRPr="00BE5F7B">
              <w:rPr>
                <w:rFonts w:ascii="Times" w:hAnsi="Times"/>
                <w:sz w:val="18"/>
                <w:szCs w:val="18"/>
              </w:rPr>
              <w:t>“Recommend assay modalities (oEP, network, slice, organoid) that maximize signal while preserving scale.”</w:t>
            </w:r>
          </w:p>
        </w:tc>
        <w:tc>
          <w:tcPr>
            <w:tcW w:w="0" w:type="auto"/>
            <w:vAlign w:val="center"/>
            <w:hideMark/>
          </w:tcPr>
          <w:p w14:paraId="78894B13" w14:textId="77777777" w:rsidR="000C5DE9" w:rsidRPr="00BE5F7B" w:rsidRDefault="000C5DE9" w:rsidP="00DB7E68">
            <w:pPr>
              <w:rPr>
                <w:rFonts w:ascii="Times" w:hAnsi="Times"/>
                <w:sz w:val="18"/>
                <w:szCs w:val="18"/>
              </w:rPr>
            </w:pPr>
            <w:r w:rsidRPr="00BE5F7B">
              <w:rPr>
                <w:rFonts w:ascii="Times" w:hAnsi="Times"/>
                <w:sz w:val="18"/>
                <w:szCs w:val="18"/>
              </w:rPr>
              <w:t>Assay stack plan</w:t>
            </w:r>
          </w:p>
        </w:tc>
        <w:tc>
          <w:tcPr>
            <w:tcW w:w="0" w:type="auto"/>
            <w:vAlign w:val="center"/>
            <w:hideMark/>
          </w:tcPr>
          <w:p w14:paraId="46121389" w14:textId="77777777" w:rsidR="000C5DE9" w:rsidRPr="00BE5F7B" w:rsidRDefault="000C5DE9" w:rsidP="00DB7E68">
            <w:pPr>
              <w:rPr>
                <w:rFonts w:ascii="Times" w:hAnsi="Times"/>
                <w:sz w:val="18"/>
                <w:szCs w:val="18"/>
              </w:rPr>
            </w:pPr>
            <w:r w:rsidRPr="00BE5F7B">
              <w:rPr>
                <w:rFonts w:ascii="Times" w:hAnsi="Times"/>
                <w:sz w:val="18"/>
                <w:szCs w:val="18"/>
              </w:rPr>
              <w:t>Assay performance registry</w:t>
            </w:r>
          </w:p>
        </w:tc>
      </w:tr>
    </w:tbl>
    <w:p w14:paraId="72332DBD"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A single, clearly justified </w:t>
      </w:r>
      <w:r>
        <w:rPr>
          <w:rStyle w:val="Strong"/>
          <w:rFonts w:ascii="Times" w:hAnsi="Times"/>
          <w:color w:val="000000"/>
          <w:sz w:val="27"/>
          <w:szCs w:val="27"/>
        </w:rPr>
        <w:t>Entry Model v1</w:t>
      </w:r>
      <w:r>
        <w:rPr>
          <w:rFonts w:ascii="Times" w:hAnsi="Times"/>
          <w:color w:val="000000"/>
          <w:sz w:val="27"/>
          <w:szCs w:val="27"/>
        </w:rPr>
        <w:t> is selected.</w:t>
      </w:r>
    </w:p>
    <w:p w14:paraId="306EAFC3" w14:textId="77777777" w:rsidR="000C5DE9" w:rsidRDefault="003B2BA8" w:rsidP="000C5DE9">
      <w:pPr>
        <w:rPr>
          <w:rFonts w:ascii="Times" w:hAnsi="Times"/>
          <w:sz w:val="27"/>
          <w:szCs w:val="27"/>
        </w:rPr>
      </w:pPr>
      <w:r w:rsidRPr="003B2BA8">
        <w:rPr>
          <w:noProof/>
          <w14:ligatures w14:val="standardContextual"/>
        </w:rPr>
        <w:pict w14:anchorId="0FF7534E">
          <v:rect id="_x0000_i1062" alt="" style="width:468pt;height:.05pt;mso-width-percent:0;mso-height-percent:0;mso-width-percent:0;mso-height-percent:0" o:hralign="center" o:hrstd="t" o:hr="t" fillcolor="#a0a0a0" stroked="f"/>
        </w:pict>
      </w:r>
    </w:p>
    <w:p w14:paraId="2159884F" w14:textId="77777777" w:rsidR="000C5DE9" w:rsidRDefault="000C5DE9" w:rsidP="000C5DE9">
      <w:pPr>
        <w:pStyle w:val="Heading2"/>
        <w:rPr>
          <w:rFonts w:ascii="Times" w:hAnsi="Times"/>
          <w:color w:val="000000"/>
          <w:sz w:val="36"/>
          <w:szCs w:val="36"/>
        </w:rPr>
      </w:pPr>
      <w:r>
        <w:rPr>
          <w:rFonts w:ascii="Times" w:hAnsi="Times"/>
          <w:color w:val="000000"/>
        </w:rPr>
        <w:lastRenderedPageBreak/>
        <w:t>12.6 Bundle 4 — Early functional signal detection</w:t>
      </w:r>
    </w:p>
    <w:p w14:paraId="02CF0895" w14:textId="77777777" w:rsidR="000C5DE9" w:rsidRDefault="000C5DE9" w:rsidP="000C5DE9">
      <w:pPr>
        <w:pStyle w:val="Heading3"/>
        <w:rPr>
          <w:rFonts w:ascii="Times" w:hAnsi="Times"/>
          <w:color w:val="000000"/>
        </w:rPr>
      </w:pPr>
      <w:r>
        <w:rPr>
          <w:rFonts w:ascii="Times" w:hAnsi="Times"/>
          <w:color w:val="000000"/>
        </w:rPr>
        <w:t>Objective</w:t>
      </w:r>
    </w:p>
    <w:p w14:paraId="5B88F35A" w14:textId="77777777" w:rsidR="000C5DE9" w:rsidRDefault="000C5DE9" w:rsidP="000C5DE9">
      <w:pPr>
        <w:pStyle w:val="NormalWeb"/>
        <w:rPr>
          <w:rFonts w:ascii="Times" w:hAnsi="Times"/>
          <w:color w:val="000000"/>
          <w:sz w:val="27"/>
          <w:szCs w:val="27"/>
        </w:rPr>
      </w:pPr>
      <w:r>
        <w:rPr>
          <w:rFonts w:ascii="Times" w:hAnsi="Times"/>
          <w:color w:val="000000"/>
          <w:sz w:val="27"/>
          <w:szCs w:val="27"/>
        </w:rPr>
        <w:t>Determine quickly whether a TA produces measurable, perturbable functional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1293"/>
        <w:gridCol w:w="4728"/>
        <w:gridCol w:w="1714"/>
        <w:gridCol w:w="1128"/>
      </w:tblGrid>
      <w:tr w:rsidR="000C5DE9" w:rsidRPr="00BE5F7B" w14:paraId="5B572C63" w14:textId="77777777" w:rsidTr="00DB7E68">
        <w:trPr>
          <w:tblHeader/>
          <w:tblCellSpacing w:w="15" w:type="dxa"/>
        </w:trPr>
        <w:tc>
          <w:tcPr>
            <w:tcW w:w="0" w:type="auto"/>
            <w:vAlign w:val="center"/>
            <w:hideMark/>
          </w:tcPr>
          <w:p w14:paraId="2FEC9885"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22A3E21C"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0426241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4642562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79EEDB12"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rsidRPr="00BE5F7B" w14:paraId="74A551AB" w14:textId="77777777" w:rsidTr="00DB7E68">
        <w:trPr>
          <w:tblCellSpacing w:w="15" w:type="dxa"/>
        </w:trPr>
        <w:tc>
          <w:tcPr>
            <w:tcW w:w="0" w:type="auto"/>
            <w:vAlign w:val="center"/>
            <w:hideMark/>
          </w:tcPr>
          <w:p w14:paraId="3A4EAC8E" w14:textId="77777777" w:rsidR="000C5DE9" w:rsidRPr="00BE5F7B" w:rsidRDefault="000C5DE9" w:rsidP="00DB7E68">
            <w:pPr>
              <w:rPr>
                <w:rFonts w:ascii="Times" w:hAnsi="Times"/>
                <w:sz w:val="18"/>
                <w:szCs w:val="18"/>
              </w:rPr>
            </w:pPr>
            <w:r w:rsidRPr="00BE5F7B">
              <w:rPr>
                <w:rFonts w:ascii="Times" w:hAnsi="Times"/>
                <w:sz w:val="18"/>
                <w:szCs w:val="18"/>
              </w:rPr>
              <w:t>TA-4.1</w:t>
            </w:r>
          </w:p>
        </w:tc>
        <w:tc>
          <w:tcPr>
            <w:tcW w:w="0" w:type="auto"/>
            <w:vAlign w:val="center"/>
            <w:hideMark/>
          </w:tcPr>
          <w:p w14:paraId="773E8E36" w14:textId="77777777" w:rsidR="000C5DE9" w:rsidRPr="00BE5F7B" w:rsidRDefault="000C5DE9" w:rsidP="00DB7E68">
            <w:pPr>
              <w:rPr>
                <w:rFonts w:ascii="Times" w:hAnsi="Times"/>
                <w:sz w:val="18"/>
                <w:szCs w:val="18"/>
              </w:rPr>
            </w:pPr>
            <w:r w:rsidRPr="00BE5F7B">
              <w:rPr>
                <w:rFonts w:ascii="Times" w:hAnsi="Times"/>
                <w:sz w:val="18"/>
                <w:szCs w:val="18"/>
              </w:rPr>
              <w:t>Baseline comparison</w:t>
            </w:r>
          </w:p>
        </w:tc>
        <w:tc>
          <w:tcPr>
            <w:tcW w:w="0" w:type="auto"/>
            <w:vAlign w:val="center"/>
            <w:hideMark/>
          </w:tcPr>
          <w:p w14:paraId="35E2AA86" w14:textId="77777777" w:rsidR="000C5DE9" w:rsidRPr="00BE5F7B" w:rsidRDefault="000C5DE9" w:rsidP="00DB7E68">
            <w:pPr>
              <w:rPr>
                <w:rFonts w:ascii="Times" w:hAnsi="Times"/>
                <w:sz w:val="18"/>
                <w:szCs w:val="18"/>
              </w:rPr>
            </w:pPr>
            <w:r w:rsidRPr="00BE5F7B">
              <w:rPr>
                <w:rFonts w:ascii="Times" w:hAnsi="Times"/>
                <w:sz w:val="18"/>
                <w:szCs w:val="18"/>
              </w:rPr>
              <w:t>“Compare anchor perturbations to matched controls. Identify statistically significant functional deviations.”</w:t>
            </w:r>
          </w:p>
        </w:tc>
        <w:tc>
          <w:tcPr>
            <w:tcW w:w="0" w:type="auto"/>
            <w:vAlign w:val="center"/>
            <w:hideMark/>
          </w:tcPr>
          <w:p w14:paraId="53B4A8BA" w14:textId="77777777" w:rsidR="000C5DE9" w:rsidRPr="00BE5F7B" w:rsidRDefault="000C5DE9" w:rsidP="00DB7E68">
            <w:pPr>
              <w:rPr>
                <w:rFonts w:ascii="Times" w:hAnsi="Times"/>
                <w:sz w:val="18"/>
                <w:szCs w:val="18"/>
              </w:rPr>
            </w:pPr>
            <w:r w:rsidRPr="00BE5F7B">
              <w:rPr>
                <w:rFonts w:ascii="Times" w:hAnsi="Times"/>
                <w:sz w:val="18"/>
                <w:szCs w:val="18"/>
              </w:rPr>
              <w:t>Signal detection report</w:t>
            </w:r>
          </w:p>
        </w:tc>
        <w:tc>
          <w:tcPr>
            <w:tcW w:w="0" w:type="auto"/>
            <w:vAlign w:val="center"/>
            <w:hideMark/>
          </w:tcPr>
          <w:p w14:paraId="54B9BD70" w14:textId="77777777" w:rsidR="000C5DE9" w:rsidRPr="00BE5F7B" w:rsidRDefault="000C5DE9" w:rsidP="00DB7E68">
            <w:pPr>
              <w:rPr>
                <w:rFonts w:ascii="Times" w:hAnsi="Times"/>
                <w:sz w:val="18"/>
                <w:szCs w:val="18"/>
              </w:rPr>
            </w:pPr>
            <w:r w:rsidRPr="00BE5F7B">
              <w:rPr>
                <w:rFonts w:ascii="Times" w:hAnsi="Times"/>
                <w:sz w:val="18"/>
                <w:szCs w:val="18"/>
              </w:rPr>
              <w:t>oEP feature store</w:t>
            </w:r>
          </w:p>
        </w:tc>
      </w:tr>
      <w:tr w:rsidR="000C5DE9" w:rsidRPr="00BE5F7B" w14:paraId="1B1DA519" w14:textId="77777777" w:rsidTr="00DB7E68">
        <w:trPr>
          <w:tblCellSpacing w:w="15" w:type="dxa"/>
        </w:trPr>
        <w:tc>
          <w:tcPr>
            <w:tcW w:w="0" w:type="auto"/>
            <w:vAlign w:val="center"/>
            <w:hideMark/>
          </w:tcPr>
          <w:p w14:paraId="053B011D" w14:textId="77777777" w:rsidR="000C5DE9" w:rsidRPr="00BE5F7B" w:rsidRDefault="000C5DE9" w:rsidP="00DB7E68">
            <w:pPr>
              <w:rPr>
                <w:rFonts w:ascii="Times" w:hAnsi="Times"/>
                <w:sz w:val="18"/>
                <w:szCs w:val="18"/>
              </w:rPr>
            </w:pPr>
            <w:r w:rsidRPr="00BE5F7B">
              <w:rPr>
                <w:rFonts w:ascii="Times" w:hAnsi="Times"/>
                <w:sz w:val="18"/>
                <w:szCs w:val="18"/>
              </w:rPr>
              <w:t>TA-4.2</w:t>
            </w:r>
          </w:p>
        </w:tc>
        <w:tc>
          <w:tcPr>
            <w:tcW w:w="0" w:type="auto"/>
            <w:vAlign w:val="center"/>
            <w:hideMark/>
          </w:tcPr>
          <w:p w14:paraId="43A66FE8" w14:textId="77777777" w:rsidR="000C5DE9" w:rsidRPr="00BE5F7B" w:rsidRDefault="000C5DE9" w:rsidP="00DB7E68">
            <w:pPr>
              <w:rPr>
                <w:rFonts w:ascii="Times" w:hAnsi="Times"/>
                <w:sz w:val="18"/>
                <w:szCs w:val="18"/>
              </w:rPr>
            </w:pPr>
            <w:r w:rsidRPr="00BE5F7B">
              <w:rPr>
                <w:rFonts w:ascii="Times" w:hAnsi="Times"/>
                <w:sz w:val="18"/>
                <w:szCs w:val="18"/>
              </w:rPr>
              <w:t>Replication stress test</w:t>
            </w:r>
          </w:p>
        </w:tc>
        <w:tc>
          <w:tcPr>
            <w:tcW w:w="0" w:type="auto"/>
            <w:vAlign w:val="center"/>
            <w:hideMark/>
          </w:tcPr>
          <w:p w14:paraId="631FDDDD" w14:textId="77777777" w:rsidR="000C5DE9" w:rsidRPr="00BE5F7B" w:rsidRDefault="000C5DE9" w:rsidP="00DB7E68">
            <w:pPr>
              <w:rPr>
                <w:rFonts w:ascii="Times" w:hAnsi="Times"/>
                <w:sz w:val="18"/>
                <w:szCs w:val="18"/>
              </w:rPr>
            </w:pPr>
            <w:r w:rsidRPr="00BE5F7B">
              <w:rPr>
                <w:rFonts w:ascii="Times" w:hAnsi="Times"/>
                <w:sz w:val="18"/>
                <w:szCs w:val="18"/>
              </w:rPr>
              <w:t>“Test robustness across lines, batches, and assay repeats.”</w:t>
            </w:r>
          </w:p>
        </w:tc>
        <w:tc>
          <w:tcPr>
            <w:tcW w:w="0" w:type="auto"/>
            <w:vAlign w:val="center"/>
            <w:hideMark/>
          </w:tcPr>
          <w:p w14:paraId="588F452B" w14:textId="77777777" w:rsidR="000C5DE9" w:rsidRPr="00BE5F7B" w:rsidRDefault="000C5DE9" w:rsidP="00DB7E68">
            <w:pPr>
              <w:rPr>
                <w:rFonts w:ascii="Times" w:hAnsi="Times"/>
                <w:sz w:val="18"/>
                <w:szCs w:val="18"/>
              </w:rPr>
            </w:pPr>
            <w:r w:rsidRPr="00BE5F7B">
              <w:rPr>
                <w:rFonts w:ascii="Times" w:hAnsi="Times"/>
                <w:sz w:val="18"/>
                <w:szCs w:val="18"/>
              </w:rPr>
              <w:t>Variance report</w:t>
            </w:r>
          </w:p>
        </w:tc>
        <w:tc>
          <w:tcPr>
            <w:tcW w:w="0" w:type="auto"/>
            <w:vAlign w:val="center"/>
            <w:hideMark/>
          </w:tcPr>
          <w:p w14:paraId="0B5D7351" w14:textId="77777777" w:rsidR="000C5DE9" w:rsidRPr="00BE5F7B" w:rsidRDefault="000C5DE9" w:rsidP="00DB7E68">
            <w:pPr>
              <w:rPr>
                <w:rFonts w:ascii="Times" w:hAnsi="Times"/>
                <w:sz w:val="18"/>
                <w:szCs w:val="18"/>
              </w:rPr>
            </w:pPr>
            <w:r w:rsidRPr="00BE5F7B">
              <w:rPr>
                <w:rFonts w:ascii="Times" w:hAnsi="Times"/>
                <w:sz w:val="18"/>
                <w:szCs w:val="18"/>
              </w:rPr>
              <w:t>QC + stats engine</w:t>
            </w:r>
          </w:p>
        </w:tc>
      </w:tr>
      <w:tr w:rsidR="000C5DE9" w:rsidRPr="00BE5F7B" w14:paraId="26CE32A3" w14:textId="77777777" w:rsidTr="00DB7E68">
        <w:trPr>
          <w:tblCellSpacing w:w="15" w:type="dxa"/>
        </w:trPr>
        <w:tc>
          <w:tcPr>
            <w:tcW w:w="0" w:type="auto"/>
            <w:vAlign w:val="center"/>
            <w:hideMark/>
          </w:tcPr>
          <w:p w14:paraId="5B536C2C" w14:textId="77777777" w:rsidR="000C5DE9" w:rsidRPr="00BE5F7B" w:rsidRDefault="000C5DE9" w:rsidP="00DB7E68">
            <w:pPr>
              <w:rPr>
                <w:rFonts w:ascii="Times" w:hAnsi="Times"/>
                <w:sz w:val="18"/>
                <w:szCs w:val="18"/>
              </w:rPr>
            </w:pPr>
            <w:r w:rsidRPr="00BE5F7B">
              <w:rPr>
                <w:rFonts w:ascii="Times" w:hAnsi="Times"/>
                <w:sz w:val="18"/>
                <w:szCs w:val="18"/>
              </w:rPr>
              <w:t>TA-4.3</w:t>
            </w:r>
          </w:p>
        </w:tc>
        <w:tc>
          <w:tcPr>
            <w:tcW w:w="0" w:type="auto"/>
            <w:vAlign w:val="center"/>
            <w:hideMark/>
          </w:tcPr>
          <w:p w14:paraId="2A69C7C0" w14:textId="77777777" w:rsidR="000C5DE9" w:rsidRPr="00BE5F7B" w:rsidRDefault="000C5DE9" w:rsidP="00DB7E68">
            <w:pPr>
              <w:rPr>
                <w:rFonts w:ascii="Times" w:hAnsi="Times"/>
                <w:sz w:val="18"/>
                <w:szCs w:val="18"/>
              </w:rPr>
            </w:pPr>
            <w:r w:rsidRPr="00BE5F7B">
              <w:rPr>
                <w:rFonts w:ascii="Times" w:hAnsi="Times"/>
                <w:sz w:val="18"/>
                <w:szCs w:val="18"/>
              </w:rPr>
              <w:t>Kill criteria</w:t>
            </w:r>
          </w:p>
        </w:tc>
        <w:tc>
          <w:tcPr>
            <w:tcW w:w="0" w:type="auto"/>
            <w:vAlign w:val="center"/>
            <w:hideMark/>
          </w:tcPr>
          <w:p w14:paraId="3720DC94" w14:textId="77777777" w:rsidR="000C5DE9" w:rsidRPr="00BE5F7B" w:rsidRDefault="000C5DE9" w:rsidP="00DB7E68">
            <w:pPr>
              <w:rPr>
                <w:rFonts w:ascii="Times" w:hAnsi="Times"/>
                <w:sz w:val="18"/>
                <w:szCs w:val="18"/>
              </w:rPr>
            </w:pPr>
            <w:r w:rsidRPr="00BE5F7B">
              <w:rPr>
                <w:rFonts w:ascii="Times" w:hAnsi="Times"/>
                <w:sz w:val="18"/>
                <w:szCs w:val="18"/>
              </w:rPr>
              <w:t>“Evaluate whether observed signals meet pre-defined minimum effect-size and reproducibility thresholds.”</w:t>
            </w:r>
          </w:p>
        </w:tc>
        <w:tc>
          <w:tcPr>
            <w:tcW w:w="0" w:type="auto"/>
            <w:vAlign w:val="center"/>
            <w:hideMark/>
          </w:tcPr>
          <w:p w14:paraId="02BAECB7" w14:textId="77777777" w:rsidR="000C5DE9" w:rsidRPr="00BE5F7B" w:rsidRDefault="000C5DE9" w:rsidP="00DB7E68">
            <w:pPr>
              <w:rPr>
                <w:rFonts w:ascii="Times" w:hAnsi="Times"/>
                <w:sz w:val="18"/>
                <w:szCs w:val="18"/>
              </w:rPr>
            </w:pPr>
            <w:r w:rsidRPr="00BE5F7B">
              <w:rPr>
                <w:rFonts w:ascii="Times" w:hAnsi="Times"/>
                <w:sz w:val="18"/>
                <w:szCs w:val="18"/>
              </w:rPr>
              <w:t>Go / no-go recommendation</w:t>
            </w:r>
          </w:p>
        </w:tc>
        <w:tc>
          <w:tcPr>
            <w:tcW w:w="0" w:type="auto"/>
            <w:vAlign w:val="center"/>
            <w:hideMark/>
          </w:tcPr>
          <w:p w14:paraId="5817DEE1" w14:textId="77777777" w:rsidR="000C5DE9" w:rsidRPr="00BE5F7B" w:rsidRDefault="000C5DE9" w:rsidP="00DB7E68">
            <w:pPr>
              <w:rPr>
                <w:rFonts w:ascii="Times" w:hAnsi="Times"/>
                <w:sz w:val="18"/>
                <w:szCs w:val="18"/>
              </w:rPr>
            </w:pPr>
            <w:r w:rsidRPr="00BE5F7B">
              <w:rPr>
                <w:rFonts w:ascii="Times" w:hAnsi="Times"/>
                <w:sz w:val="18"/>
                <w:szCs w:val="18"/>
              </w:rPr>
              <w:t>Decision rules</w:t>
            </w:r>
          </w:p>
        </w:tc>
      </w:tr>
    </w:tbl>
    <w:p w14:paraId="4F7959FA"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Clear determination of </w:t>
      </w:r>
      <w:r>
        <w:rPr>
          <w:rStyle w:val="Emphasis"/>
          <w:rFonts w:ascii="Times" w:hAnsi="Times"/>
          <w:color w:val="000000"/>
          <w:sz w:val="27"/>
          <w:szCs w:val="27"/>
        </w:rPr>
        <w:t>tractable vs non-tractable</w:t>
      </w:r>
      <w:r>
        <w:rPr>
          <w:rFonts w:ascii="Times" w:hAnsi="Times"/>
          <w:color w:val="000000"/>
          <w:sz w:val="27"/>
          <w:szCs w:val="27"/>
        </w:rPr>
        <w:t> TA at minimal cost.</w:t>
      </w:r>
    </w:p>
    <w:p w14:paraId="7D7D9F96" w14:textId="77777777" w:rsidR="000C5DE9" w:rsidRDefault="003B2BA8" w:rsidP="000C5DE9">
      <w:pPr>
        <w:rPr>
          <w:rFonts w:ascii="Times" w:hAnsi="Times"/>
          <w:sz w:val="27"/>
          <w:szCs w:val="27"/>
        </w:rPr>
      </w:pPr>
      <w:r w:rsidRPr="003B2BA8">
        <w:rPr>
          <w:noProof/>
          <w14:ligatures w14:val="standardContextual"/>
        </w:rPr>
        <w:pict w14:anchorId="7D1C26DC">
          <v:rect id="_x0000_i1061" alt="" style="width:468pt;height:.05pt;mso-width-percent:0;mso-height-percent:0;mso-width-percent:0;mso-height-percent:0" o:hralign="center" o:hrstd="t" o:hr="t" fillcolor="#a0a0a0" stroked="f"/>
        </w:pict>
      </w:r>
    </w:p>
    <w:p w14:paraId="5760408A" w14:textId="77777777" w:rsidR="000C5DE9" w:rsidRDefault="000C5DE9" w:rsidP="000C5DE9">
      <w:pPr>
        <w:pStyle w:val="Heading2"/>
        <w:rPr>
          <w:rFonts w:ascii="Times" w:hAnsi="Times"/>
          <w:color w:val="000000"/>
          <w:sz w:val="36"/>
          <w:szCs w:val="36"/>
        </w:rPr>
      </w:pPr>
      <w:r>
        <w:rPr>
          <w:rFonts w:ascii="Times" w:hAnsi="Times"/>
          <w:color w:val="000000"/>
        </w:rPr>
        <w:t>12.7 Bundle 5 — Cluster discovery and phenotypic neighborhoods</w:t>
      </w:r>
    </w:p>
    <w:p w14:paraId="2298E280" w14:textId="77777777" w:rsidR="000C5DE9" w:rsidRDefault="000C5DE9" w:rsidP="000C5DE9">
      <w:pPr>
        <w:pStyle w:val="Heading3"/>
        <w:rPr>
          <w:rFonts w:ascii="Times" w:hAnsi="Times"/>
          <w:color w:val="000000"/>
        </w:rPr>
      </w:pPr>
      <w:r>
        <w:rPr>
          <w:rFonts w:ascii="Times" w:hAnsi="Times"/>
          <w:color w:val="000000"/>
        </w:rPr>
        <w:t>Objective</w:t>
      </w:r>
    </w:p>
    <w:p w14:paraId="5E35FF59" w14:textId="77777777" w:rsidR="000C5DE9" w:rsidRDefault="000C5DE9" w:rsidP="000C5DE9">
      <w:pPr>
        <w:pStyle w:val="NormalWeb"/>
        <w:rPr>
          <w:rFonts w:ascii="Times" w:hAnsi="Times"/>
          <w:color w:val="000000"/>
          <w:sz w:val="27"/>
          <w:szCs w:val="27"/>
        </w:rPr>
      </w:pPr>
      <w:r>
        <w:rPr>
          <w:rFonts w:ascii="Times" w:hAnsi="Times"/>
          <w:color w:val="000000"/>
          <w:sz w:val="27"/>
          <w:szCs w:val="27"/>
        </w:rPr>
        <w:t>Move from isolated signals to structured functional 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
        <w:gridCol w:w="1599"/>
        <w:gridCol w:w="4583"/>
        <w:gridCol w:w="1368"/>
        <w:gridCol w:w="1276"/>
      </w:tblGrid>
      <w:tr w:rsidR="000C5DE9" w:rsidRPr="00BE5F7B" w14:paraId="6DA1F480" w14:textId="77777777" w:rsidTr="00DB7E68">
        <w:trPr>
          <w:tblHeader/>
          <w:tblCellSpacing w:w="15" w:type="dxa"/>
        </w:trPr>
        <w:tc>
          <w:tcPr>
            <w:tcW w:w="0" w:type="auto"/>
            <w:vAlign w:val="center"/>
            <w:hideMark/>
          </w:tcPr>
          <w:p w14:paraId="5891D1AC"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6D25933E"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558E909B"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594E777A"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324A761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rsidRPr="00BE5F7B" w14:paraId="38F9B871" w14:textId="77777777" w:rsidTr="00DB7E68">
        <w:trPr>
          <w:tblCellSpacing w:w="15" w:type="dxa"/>
        </w:trPr>
        <w:tc>
          <w:tcPr>
            <w:tcW w:w="0" w:type="auto"/>
            <w:vAlign w:val="center"/>
            <w:hideMark/>
          </w:tcPr>
          <w:p w14:paraId="792DB4A7" w14:textId="77777777" w:rsidR="000C5DE9" w:rsidRPr="00BE5F7B" w:rsidRDefault="000C5DE9" w:rsidP="00DB7E68">
            <w:pPr>
              <w:rPr>
                <w:rFonts w:ascii="Times" w:hAnsi="Times"/>
                <w:sz w:val="18"/>
                <w:szCs w:val="18"/>
              </w:rPr>
            </w:pPr>
            <w:r w:rsidRPr="00BE5F7B">
              <w:rPr>
                <w:rFonts w:ascii="Times" w:hAnsi="Times"/>
                <w:sz w:val="18"/>
                <w:szCs w:val="18"/>
              </w:rPr>
              <w:t>TA-5.1</w:t>
            </w:r>
          </w:p>
        </w:tc>
        <w:tc>
          <w:tcPr>
            <w:tcW w:w="0" w:type="auto"/>
            <w:vAlign w:val="center"/>
            <w:hideMark/>
          </w:tcPr>
          <w:p w14:paraId="697868EC" w14:textId="77777777" w:rsidR="000C5DE9" w:rsidRPr="00BE5F7B" w:rsidRDefault="000C5DE9" w:rsidP="00DB7E68">
            <w:pPr>
              <w:rPr>
                <w:rFonts w:ascii="Times" w:hAnsi="Times"/>
                <w:sz w:val="18"/>
                <w:szCs w:val="18"/>
              </w:rPr>
            </w:pPr>
            <w:r w:rsidRPr="00BE5F7B">
              <w:rPr>
                <w:rFonts w:ascii="Times" w:hAnsi="Times"/>
                <w:sz w:val="18"/>
                <w:szCs w:val="18"/>
              </w:rPr>
              <w:t>Functional embedding</w:t>
            </w:r>
          </w:p>
        </w:tc>
        <w:tc>
          <w:tcPr>
            <w:tcW w:w="0" w:type="auto"/>
            <w:vAlign w:val="center"/>
            <w:hideMark/>
          </w:tcPr>
          <w:p w14:paraId="4B5E021F" w14:textId="77777777" w:rsidR="000C5DE9" w:rsidRPr="00BE5F7B" w:rsidRDefault="000C5DE9" w:rsidP="00DB7E68">
            <w:pPr>
              <w:rPr>
                <w:rFonts w:ascii="Times" w:hAnsi="Times"/>
                <w:sz w:val="18"/>
                <w:szCs w:val="18"/>
              </w:rPr>
            </w:pPr>
            <w:r w:rsidRPr="00BE5F7B">
              <w:rPr>
                <w:rFonts w:ascii="Times" w:hAnsi="Times"/>
                <w:sz w:val="18"/>
                <w:szCs w:val="18"/>
              </w:rPr>
              <w:t>“Embed all TA-relevant perturbations into normalized functional space.”</w:t>
            </w:r>
          </w:p>
        </w:tc>
        <w:tc>
          <w:tcPr>
            <w:tcW w:w="0" w:type="auto"/>
            <w:vAlign w:val="center"/>
            <w:hideMark/>
          </w:tcPr>
          <w:p w14:paraId="708437AD" w14:textId="77777777" w:rsidR="000C5DE9" w:rsidRPr="00BE5F7B" w:rsidRDefault="000C5DE9" w:rsidP="00DB7E68">
            <w:pPr>
              <w:rPr>
                <w:rFonts w:ascii="Times" w:hAnsi="Times"/>
                <w:sz w:val="18"/>
                <w:szCs w:val="18"/>
              </w:rPr>
            </w:pPr>
            <w:r w:rsidRPr="00BE5F7B">
              <w:rPr>
                <w:rFonts w:ascii="Times" w:hAnsi="Times"/>
                <w:sz w:val="18"/>
                <w:szCs w:val="18"/>
              </w:rPr>
              <w:t>Embedding snapshot</w:t>
            </w:r>
          </w:p>
        </w:tc>
        <w:tc>
          <w:tcPr>
            <w:tcW w:w="0" w:type="auto"/>
            <w:vAlign w:val="center"/>
            <w:hideMark/>
          </w:tcPr>
          <w:p w14:paraId="1B58CE94" w14:textId="77777777" w:rsidR="000C5DE9" w:rsidRPr="00BE5F7B" w:rsidRDefault="000C5DE9" w:rsidP="00DB7E68">
            <w:pPr>
              <w:rPr>
                <w:rFonts w:ascii="Times" w:hAnsi="Times"/>
                <w:sz w:val="18"/>
                <w:szCs w:val="18"/>
              </w:rPr>
            </w:pPr>
            <w:r w:rsidRPr="00BE5F7B">
              <w:rPr>
                <w:rFonts w:ascii="Times" w:hAnsi="Times"/>
                <w:sz w:val="18"/>
                <w:szCs w:val="18"/>
              </w:rPr>
              <w:t>Embedding engine</w:t>
            </w:r>
          </w:p>
        </w:tc>
      </w:tr>
      <w:tr w:rsidR="000C5DE9" w:rsidRPr="00BE5F7B" w14:paraId="6D9A4FC5" w14:textId="77777777" w:rsidTr="00DB7E68">
        <w:trPr>
          <w:tblCellSpacing w:w="15" w:type="dxa"/>
        </w:trPr>
        <w:tc>
          <w:tcPr>
            <w:tcW w:w="0" w:type="auto"/>
            <w:vAlign w:val="center"/>
            <w:hideMark/>
          </w:tcPr>
          <w:p w14:paraId="5F259520" w14:textId="77777777" w:rsidR="000C5DE9" w:rsidRPr="00BE5F7B" w:rsidRDefault="000C5DE9" w:rsidP="00DB7E68">
            <w:pPr>
              <w:rPr>
                <w:rFonts w:ascii="Times" w:hAnsi="Times"/>
                <w:sz w:val="18"/>
                <w:szCs w:val="18"/>
              </w:rPr>
            </w:pPr>
            <w:r w:rsidRPr="00BE5F7B">
              <w:rPr>
                <w:rFonts w:ascii="Times" w:hAnsi="Times"/>
                <w:sz w:val="18"/>
                <w:szCs w:val="18"/>
              </w:rPr>
              <w:t>TA-5.2</w:t>
            </w:r>
          </w:p>
        </w:tc>
        <w:tc>
          <w:tcPr>
            <w:tcW w:w="0" w:type="auto"/>
            <w:vAlign w:val="center"/>
            <w:hideMark/>
          </w:tcPr>
          <w:p w14:paraId="3FD6D0CE" w14:textId="77777777" w:rsidR="000C5DE9" w:rsidRPr="00BE5F7B" w:rsidRDefault="000C5DE9" w:rsidP="00DB7E68">
            <w:pPr>
              <w:rPr>
                <w:rFonts w:ascii="Times" w:hAnsi="Times"/>
                <w:sz w:val="18"/>
                <w:szCs w:val="18"/>
              </w:rPr>
            </w:pPr>
            <w:r w:rsidRPr="00BE5F7B">
              <w:rPr>
                <w:rFonts w:ascii="Times" w:hAnsi="Times"/>
                <w:sz w:val="18"/>
                <w:szCs w:val="18"/>
              </w:rPr>
              <w:t>Neighborhood detection</w:t>
            </w:r>
          </w:p>
        </w:tc>
        <w:tc>
          <w:tcPr>
            <w:tcW w:w="0" w:type="auto"/>
            <w:vAlign w:val="center"/>
            <w:hideMark/>
          </w:tcPr>
          <w:p w14:paraId="2F15430F" w14:textId="77777777" w:rsidR="000C5DE9" w:rsidRPr="00BE5F7B" w:rsidRDefault="000C5DE9" w:rsidP="00DB7E68">
            <w:pPr>
              <w:rPr>
                <w:rFonts w:ascii="Times" w:hAnsi="Times"/>
                <w:sz w:val="18"/>
                <w:szCs w:val="18"/>
              </w:rPr>
            </w:pPr>
            <w:r w:rsidRPr="00BE5F7B">
              <w:rPr>
                <w:rFonts w:ascii="Times" w:hAnsi="Times"/>
                <w:sz w:val="18"/>
                <w:szCs w:val="18"/>
              </w:rPr>
              <w:t>“Identify clusters or gradients indicating phenotypic neighborhoods.”</w:t>
            </w:r>
          </w:p>
        </w:tc>
        <w:tc>
          <w:tcPr>
            <w:tcW w:w="0" w:type="auto"/>
            <w:vAlign w:val="center"/>
            <w:hideMark/>
          </w:tcPr>
          <w:p w14:paraId="5DBA5038" w14:textId="77777777" w:rsidR="000C5DE9" w:rsidRPr="00BE5F7B" w:rsidRDefault="000C5DE9" w:rsidP="00DB7E68">
            <w:pPr>
              <w:rPr>
                <w:rFonts w:ascii="Times" w:hAnsi="Times"/>
                <w:sz w:val="18"/>
                <w:szCs w:val="18"/>
              </w:rPr>
            </w:pPr>
            <w:r w:rsidRPr="00BE5F7B">
              <w:rPr>
                <w:rFonts w:ascii="Times" w:hAnsi="Times"/>
                <w:sz w:val="18"/>
                <w:szCs w:val="18"/>
              </w:rPr>
              <w:t>Cluster map</w:t>
            </w:r>
          </w:p>
        </w:tc>
        <w:tc>
          <w:tcPr>
            <w:tcW w:w="0" w:type="auto"/>
            <w:vAlign w:val="center"/>
            <w:hideMark/>
          </w:tcPr>
          <w:p w14:paraId="4FA44FE8" w14:textId="77777777" w:rsidR="000C5DE9" w:rsidRPr="00BE5F7B" w:rsidRDefault="000C5DE9" w:rsidP="00DB7E68">
            <w:pPr>
              <w:rPr>
                <w:rFonts w:ascii="Times" w:hAnsi="Times"/>
                <w:sz w:val="18"/>
                <w:szCs w:val="18"/>
              </w:rPr>
            </w:pPr>
            <w:r w:rsidRPr="00BE5F7B">
              <w:rPr>
                <w:rFonts w:ascii="Times" w:hAnsi="Times"/>
                <w:sz w:val="18"/>
                <w:szCs w:val="18"/>
              </w:rPr>
              <w:t>ML clustering</w:t>
            </w:r>
          </w:p>
        </w:tc>
      </w:tr>
      <w:tr w:rsidR="000C5DE9" w:rsidRPr="00BE5F7B" w14:paraId="7373A17D" w14:textId="77777777" w:rsidTr="00DB7E68">
        <w:trPr>
          <w:tblCellSpacing w:w="15" w:type="dxa"/>
        </w:trPr>
        <w:tc>
          <w:tcPr>
            <w:tcW w:w="0" w:type="auto"/>
            <w:vAlign w:val="center"/>
            <w:hideMark/>
          </w:tcPr>
          <w:p w14:paraId="53F32643" w14:textId="77777777" w:rsidR="000C5DE9" w:rsidRPr="00BE5F7B" w:rsidRDefault="000C5DE9" w:rsidP="00DB7E68">
            <w:pPr>
              <w:rPr>
                <w:rFonts w:ascii="Times" w:hAnsi="Times"/>
                <w:sz w:val="18"/>
                <w:szCs w:val="18"/>
              </w:rPr>
            </w:pPr>
            <w:r w:rsidRPr="00BE5F7B">
              <w:rPr>
                <w:rFonts w:ascii="Times" w:hAnsi="Times"/>
                <w:sz w:val="18"/>
                <w:szCs w:val="18"/>
              </w:rPr>
              <w:t>TA-5.3</w:t>
            </w:r>
          </w:p>
        </w:tc>
        <w:tc>
          <w:tcPr>
            <w:tcW w:w="0" w:type="auto"/>
            <w:vAlign w:val="center"/>
            <w:hideMark/>
          </w:tcPr>
          <w:p w14:paraId="320FAF2F" w14:textId="77777777" w:rsidR="000C5DE9" w:rsidRPr="00BE5F7B" w:rsidRDefault="000C5DE9" w:rsidP="00DB7E68">
            <w:pPr>
              <w:rPr>
                <w:rFonts w:ascii="Times" w:hAnsi="Times"/>
                <w:sz w:val="18"/>
                <w:szCs w:val="18"/>
              </w:rPr>
            </w:pPr>
            <w:r w:rsidRPr="00BE5F7B">
              <w:rPr>
                <w:rFonts w:ascii="Times" w:hAnsi="Times"/>
                <w:sz w:val="18"/>
                <w:szCs w:val="18"/>
              </w:rPr>
              <w:t>Anchor proximity</w:t>
            </w:r>
          </w:p>
        </w:tc>
        <w:tc>
          <w:tcPr>
            <w:tcW w:w="0" w:type="auto"/>
            <w:vAlign w:val="center"/>
            <w:hideMark/>
          </w:tcPr>
          <w:p w14:paraId="1EC0658F" w14:textId="77777777" w:rsidR="000C5DE9" w:rsidRPr="00BE5F7B" w:rsidRDefault="000C5DE9" w:rsidP="00DB7E68">
            <w:pPr>
              <w:rPr>
                <w:rFonts w:ascii="Times" w:hAnsi="Times"/>
                <w:sz w:val="18"/>
                <w:szCs w:val="18"/>
              </w:rPr>
            </w:pPr>
            <w:r w:rsidRPr="00BE5F7B">
              <w:rPr>
                <w:rFonts w:ascii="Times" w:hAnsi="Times"/>
                <w:sz w:val="18"/>
                <w:szCs w:val="18"/>
              </w:rPr>
              <w:t>“Measure proximity of weak or unannotated perturbations to anchor phenotypes.”</w:t>
            </w:r>
          </w:p>
        </w:tc>
        <w:tc>
          <w:tcPr>
            <w:tcW w:w="0" w:type="auto"/>
            <w:vAlign w:val="center"/>
            <w:hideMark/>
          </w:tcPr>
          <w:p w14:paraId="5604DD5D" w14:textId="77777777" w:rsidR="000C5DE9" w:rsidRPr="00BE5F7B" w:rsidRDefault="000C5DE9" w:rsidP="00DB7E68">
            <w:pPr>
              <w:rPr>
                <w:rFonts w:ascii="Times" w:hAnsi="Times"/>
                <w:sz w:val="18"/>
                <w:szCs w:val="18"/>
              </w:rPr>
            </w:pPr>
            <w:r w:rsidRPr="00BE5F7B">
              <w:rPr>
                <w:rFonts w:ascii="Times" w:hAnsi="Times"/>
                <w:sz w:val="18"/>
                <w:szCs w:val="18"/>
              </w:rPr>
              <w:t>Proximity matrix</w:t>
            </w:r>
          </w:p>
        </w:tc>
        <w:tc>
          <w:tcPr>
            <w:tcW w:w="0" w:type="auto"/>
            <w:vAlign w:val="center"/>
            <w:hideMark/>
          </w:tcPr>
          <w:p w14:paraId="13AD1E64" w14:textId="77777777" w:rsidR="000C5DE9" w:rsidRPr="00BE5F7B" w:rsidRDefault="000C5DE9" w:rsidP="00DB7E68">
            <w:pPr>
              <w:rPr>
                <w:rFonts w:ascii="Times" w:hAnsi="Times"/>
                <w:sz w:val="18"/>
                <w:szCs w:val="18"/>
              </w:rPr>
            </w:pPr>
            <w:r w:rsidRPr="00BE5F7B">
              <w:rPr>
                <w:rFonts w:ascii="Times" w:hAnsi="Times"/>
                <w:sz w:val="18"/>
                <w:szCs w:val="18"/>
              </w:rPr>
              <w:t>Similarity engine</w:t>
            </w:r>
          </w:p>
        </w:tc>
      </w:tr>
    </w:tbl>
    <w:p w14:paraId="36073D55"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Evidence of structure beyond noise.</w:t>
      </w:r>
    </w:p>
    <w:p w14:paraId="4EC8C88F" w14:textId="77777777" w:rsidR="000C5DE9" w:rsidRDefault="003B2BA8" w:rsidP="000C5DE9">
      <w:pPr>
        <w:rPr>
          <w:rFonts w:ascii="Times" w:hAnsi="Times"/>
          <w:sz w:val="27"/>
          <w:szCs w:val="27"/>
        </w:rPr>
      </w:pPr>
      <w:r w:rsidRPr="003B2BA8">
        <w:rPr>
          <w:noProof/>
          <w14:ligatures w14:val="standardContextual"/>
        </w:rPr>
        <w:pict w14:anchorId="17F8BA82">
          <v:rect id="_x0000_i1060" alt="" style="width:468pt;height:.05pt;mso-width-percent:0;mso-height-percent:0;mso-width-percent:0;mso-height-percent:0" o:hralign="center" o:hrstd="t" o:hr="t" fillcolor="#a0a0a0" stroked="f"/>
        </w:pict>
      </w:r>
    </w:p>
    <w:p w14:paraId="07C2F842" w14:textId="77777777" w:rsidR="000C5DE9" w:rsidRDefault="000C5DE9" w:rsidP="000C5DE9">
      <w:pPr>
        <w:pStyle w:val="Heading2"/>
        <w:rPr>
          <w:rFonts w:ascii="Times" w:hAnsi="Times"/>
          <w:color w:val="000000"/>
          <w:sz w:val="36"/>
          <w:szCs w:val="36"/>
        </w:rPr>
      </w:pPr>
      <w:r>
        <w:rPr>
          <w:rFonts w:ascii="Times" w:hAnsi="Times"/>
          <w:color w:val="000000"/>
        </w:rPr>
        <w:t>12.8 Bundle 6 — Drug space expansion and repurposing</w:t>
      </w:r>
    </w:p>
    <w:p w14:paraId="5DBABB70" w14:textId="77777777" w:rsidR="000C5DE9" w:rsidRDefault="000C5DE9" w:rsidP="000C5DE9">
      <w:pPr>
        <w:pStyle w:val="Heading3"/>
        <w:rPr>
          <w:rFonts w:ascii="Times" w:hAnsi="Times"/>
          <w:color w:val="000000"/>
        </w:rPr>
      </w:pPr>
      <w:r>
        <w:rPr>
          <w:rFonts w:ascii="Times" w:hAnsi="Times"/>
          <w:color w:val="000000"/>
        </w:rPr>
        <w:t>Objective</w:t>
      </w:r>
    </w:p>
    <w:p w14:paraId="5FB5B21E" w14:textId="77777777" w:rsidR="000C5DE9" w:rsidRDefault="000C5DE9" w:rsidP="000C5DE9">
      <w:pPr>
        <w:pStyle w:val="NormalWeb"/>
        <w:rPr>
          <w:rFonts w:ascii="Times" w:hAnsi="Times"/>
          <w:color w:val="000000"/>
          <w:sz w:val="27"/>
          <w:szCs w:val="27"/>
        </w:rPr>
      </w:pPr>
      <w:r>
        <w:rPr>
          <w:rFonts w:ascii="Times" w:hAnsi="Times"/>
          <w:color w:val="000000"/>
          <w:sz w:val="27"/>
          <w:szCs w:val="27"/>
        </w:rPr>
        <w:t>Ensure functional insights connect to realistic therapeutic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538"/>
        <w:gridCol w:w="4499"/>
        <w:gridCol w:w="1659"/>
        <w:gridCol w:w="1146"/>
      </w:tblGrid>
      <w:tr w:rsidR="000C5DE9" w:rsidRPr="00BE5F7B" w14:paraId="5E31719E" w14:textId="77777777" w:rsidTr="00DB7E68">
        <w:trPr>
          <w:tblHeader/>
          <w:tblCellSpacing w:w="15" w:type="dxa"/>
        </w:trPr>
        <w:tc>
          <w:tcPr>
            <w:tcW w:w="0" w:type="auto"/>
            <w:vAlign w:val="center"/>
            <w:hideMark/>
          </w:tcPr>
          <w:p w14:paraId="587F2175"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lastRenderedPageBreak/>
              <w:t>ID</w:t>
            </w:r>
          </w:p>
        </w:tc>
        <w:tc>
          <w:tcPr>
            <w:tcW w:w="0" w:type="auto"/>
            <w:vAlign w:val="center"/>
            <w:hideMark/>
          </w:tcPr>
          <w:p w14:paraId="2033695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6F5BD37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30CB646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05D8834A"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rsidRPr="00BE5F7B" w14:paraId="37232BD3" w14:textId="77777777" w:rsidTr="00DB7E68">
        <w:trPr>
          <w:tblCellSpacing w:w="15" w:type="dxa"/>
        </w:trPr>
        <w:tc>
          <w:tcPr>
            <w:tcW w:w="0" w:type="auto"/>
            <w:vAlign w:val="center"/>
            <w:hideMark/>
          </w:tcPr>
          <w:p w14:paraId="29E09C08" w14:textId="77777777" w:rsidR="000C5DE9" w:rsidRPr="00BE5F7B" w:rsidRDefault="000C5DE9" w:rsidP="00DB7E68">
            <w:pPr>
              <w:rPr>
                <w:rFonts w:ascii="Times" w:hAnsi="Times"/>
                <w:sz w:val="18"/>
                <w:szCs w:val="18"/>
              </w:rPr>
            </w:pPr>
            <w:r w:rsidRPr="00BE5F7B">
              <w:rPr>
                <w:rFonts w:ascii="Times" w:hAnsi="Times"/>
                <w:sz w:val="18"/>
                <w:szCs w:val="18"/>
              </w:rPr>
              <w:t>TA-6.1</w:t>
            </w:r>
          </w:p>
        </w:tc>
        <w:tc>
          <w:tcPr>
            <w:tcW w:w="0" w:type="auto"/>
            <w:vAlign w:val="center"/>
            <w:hideMark/>
          </w:tcPr>
          <w:p w14:paraId="28CEAC62" w14:textId="77777777" w:rsidR="000C5DE9" w:rsidRPr="00BE5F7B" w:rsidRDefault="000C5DE9" w:rsidP="00DB7E68">
            <w:pPr>
              <w:rPr>
                <w:rFonts w:ascii="Times" w:hAnsi="Times"/>
                <w:sz w:val="18"/>
                <w:szCs w:val="18"/>
              </w:rPr>
            </w:pPr>
            <w:r w:rsidRPr="00BE5F7B">
              <w:rPr>
                <w:rFonts w:ascii="Times" w:hAnsi="Times"/>
                <w:sz w:val="18"/>
                <w:szCs w:val="18"/>
              </w:rPr>
              <w:t>Anchor drug projection</w:t>
            </w:r>
          </w:p>
        </w:tc>
        <w:tc>
          <w:tcPr>
            <w:tcW w:w="0" w:type="auto"/>
            <w:vAlign w:val="center"/>
            <w:hideMark/>
          </w:tcPr>
          <w:p w14:paraId="1BB7FE66" w14:textId="77777777" w:rsidR="000C5DE9" w:rsidRPr="00BE5F7B" w:rsidRDefault="000C5DE9" w:rsidP="00DB7E68">
            <w:pPr>
              <w:rPr>
                <w:rFonts w:ascii="Times" w:hAnsi="Times"/>
                <w:sz w:val="18"/>
                <w:szCs w:val="18"/>
              </w:rPr>
            </w:pPr>
            <w:r w:rsidRPr="00BE5F7B">
              <w:rPr>
                <w:rFonts w:ascii="Times" w:hAnsi="Times"/>
                <w:sz w:val="18"/>
                <w:szCs w:val="18"/>
              </w:rPr>
              <w:t>“Project anchor drugs into functional space. Assess alignment with disease phenotypes.”</w:t>
            </w:r>
          </w:p>
        </w:tc>
        <w:tc>
          <w:tcPr>
            <w:tcW w:w="0" w:type="auto"/>
            <w:vAlign w:val="center"/>
            <w:hideMark/>
          </w:tcPr>
          <w:p w14:paraId="7CA75DE0" w14:textId="77777777" w:rsidR="000C5DE9" w:rsidRPr="00BE5F7B" w:rsidRDefault="000C5DE9" w:rsidP="00DB7E68">
            <w:pPr>
              <w:rPr>
                <w:rFonts w:ascii="Times" w:hAnsi="Times"/>
                <w:sz w:val="18"/>
                <w:szCs w:val="18"/>
              </w:rPr>
            </w:pPr>
            <w:r w:rsidRPr="00BE5F7B">
              <w:rPr>
                <w:rFonts w:ascii="Times" w:hAnsi="Times"/>
                <w:sz w:val="18"/>
                <w:szCs w:val="18"/>
              </w:rPr>
              <w:t>Drug–phenotype alignment</w:t>
            </w:r>
          </w:p>
        </w:tc>
        <w:tc>
          <w:tcPr>
            <w:tcW w:w="0" w:type="auto"/>
            <w:vAlign w:val="center"/>
            <w:hideMark/>
          </w:tcPr>
          <w:p w14:paraId="3BC95DE0" w14:textId="77777777" w:rsidR="000C5DE9" w:rsidRPr="00BE5F7B" w:rsidRDefault="000C5DE9" w:rsidP="00DB7E68">
            <w:pPr>
              <w:rPr>
                <w:rFonts w:ascii="Times" w:hAnsi="Times"/>
                <w:sz w:val="18"/>
                <w:szCs w:val="18"/>
              </w:rPr>
            </w:pPr>
            <w:r w:rsidRPr="00BE5F7B">
              <w:rPr>
                <w:rFonts w:ascii="Times" w:hAnsi="Times"/>
                <w:sz w:val="18"/>
                <w:szCs w:val="18"/>
              </w:rPr>
              <w:t>DFP2</w:t>
            </w:r>
          </w:p>
        </w:tc>
      </w:tr>
      <w:tr w:rsidR="000C5DE9" w:rsidRPr="00BE5F7B" w14:paraId="442EC051" w14:textId="77777777" w:rsidTr="00DB7E68">
        <w:trPr>
          <w:tblCellSpacing w:w="15" w:type="dxa"/>
        </w:trPr>
        <w:tc>
          <w:tcPr>
            <w:tcW w:w="0" w:type="auto"/>
            <w:vAlign w:val="center"/>
            <w:hideMark/>
          </w:tcPr>
          <w:p w14:paraId="5B550223" w14:textId="77777777" w:rsidR="000C5DE9" w:rsidRPr="00BE5F7B" w:rsidRDefault="000C5DE9" w:rsidP="00DB7E68">
            <w:pPr>
              <w:rPr>
                <w:rFonts w:ascii="Times" w:hAnsi="Times"/>
                <w:sz w:val="18"/>
                <w:szCs w:val="18"/>
              </w:rPr>
            </w:pPr>
            <w:r w:rsidRPr="00BE5F7B">
              <w:rPr>
                <w:rFonts w:ascii="Times" w:hAnsi="Times"/>
                <w:sz w:val="18"/>
                <w:szCs w:val="18"/>
              </w:rPr>
              <w:t>TA-6.2</w:t>
            </w:r>
          </w:p>
        </w:tc>
        <w:tc>
          <w:tcPr>
            <w:tcW w:w="0" w:type="auto"/>
            <w:vAlign w:val="center"/>
            <w:hideMark/>
          </w:tcPr>
          <w:p w14:paraId="673FD34D" w14:textId="77777777" w:rsidR="000C5DE9" w:rsidRPr="00BE5F7B" w:rsidRDefault="000C5DE9" w:rsidP="00DB7E68">
            <w:pPr>
              <w:rPr>
                <w:rFonts w:ascii="Times" w:hAnsi="Times"/>
                <w:sz w:val="18"/>
                <w:szCs w:val="18"/>
              </w:rPr>
            </w:pPr>
            <w:r w:rsidRPr="00BE5F7B">
              <w:rPr>
                <w:rFonts w:ascii="Times" w:hAnsi="Times"/>
                <w:sz w:val="18"/>
                <w:szCs w:val="18"/>
              </w:rPr>
              <w:t>Safe drug expansion</w:t>
            </w:r>
          </w:p>
        </w:tc>
        <w:tc>
          <w:tcPr>
            <w:tcW w:w="0" w:type="auto"/>
            <w:vAlign w:val="center"/>
            <w:hideMark/>
          </w:tcPr>
          <w:p w14:paraId="169A21F8" w14:textId="77777777" w:rsidR="000C5DE9" w:rsidRPr="00BE5F7B" w:rsidRDefault="000C5DE9" w:rsidP="00DB7E68">
            <w:pPr>
              <w:rPr>
                <w:rFonts w:ascii="Times" w:hAnsi="Times"/>
                <w:sz w:val="18"/>
                <w:szCs w:val="18"/>
              </w:rPr>
            </w:pPr>
            <w:r w:rsidRPr="00BE5F7B">
              <w:rPr>
                <w:rFonts w:ascii="Times" w:hAnsi="Times"/>
                <w:sz w:val="18"/>
                <w:szCs w:val="18"/>
              </w:rPr>
              <w:t>“Identify approved/late-stage BBB-penetrant compounds clustering with anchor drugs.”</w:t>
            </w:r>
          </w:p>
        </w:tc>
        <w:tc>
          <w:tcPr>
            <w:tcW w:w="0" w:type="auto"/>
            <w:vAlign w:val="center"/>
            <w:hideMark/>
          </w:tcPr>
          <w:p w14:paraId="3215D746" w14:textId="77777777" w:rsidR="000C5DE9" w:rsidRPr="00BE5F7B" w:rsidRDefault="000C5DE9" w:rsidP="00DB7E68">
            <w:pPr>
              <w:rPr>
                <w:rFonts w:ascii="Times" w:hAnsi="Times"/>
                <w:sz w:val="18"/>
                <w:szCs w:val="18"/>
              </w:rPr>
            </w:pPr>
            <w:r w:rsidRPr="00BE5F7B">
              <w:rPr>
                <w:rFonts w:ascii="Times" w:hAnsi="Times"/>
                <w:sz w:val="18"/>
                <w:szCs w:val="18"/>
              </w:rPr>
              <w:t>Repurposing candidate list</w:t>
            </w:r>
          </w:p>
        </w:tc>
        <w:tc>
          <w:tcPr>
            <w:tcW w:w="0" w:type="auto"/>
            <w:vAlign w:val="center"/>
            <w:hideMark/>
          </w:tcPr>
          <w:p w14:paraId="0AF06A68" w14:textId="77777777" w:rsidR="000C5DE9" w:rsidRPr="00BE5F7B" w:rsidRDefault="000C5DE9" w:rsidP="00DB7E68">
            <w:pPr>
              <w:rPr>
                <w:rFonts w:ascii="Times" w:hAnsi="Times"/>
                <w:sz w:val="18"/>
                <w:szCs w:val="18"/>
              </w:rPr>
            </w:pPr>
            <w:r w:rsidRPr="00BE5F7B">
              <w:rPr>
                <w:rFonts w:ascii="Times" w:hAnsi="Times"/>
                <w:sz w:val="18"/>
                <w:szCs w:val="18"/>
              </w:rPr>
              <w:t>DFP2 + drug KB</w:t>
            </w:r>
          </w:p>
        </w:tc>
      </w:tr>
      <w:tr w:rsidR="000C5DE9" w:rsidRPr="00BE5F7B" w14:paraId="5901CB02" w14:textId="77777777" w:rsidTr="00DB7E68">
        <w:trPr>
          <w:tblCellSpacing w:w="15" w:type="dxa"/>
        </w:trPr>
        <w:tc>
          <w:tcPr>
            <w:tcW w:w="0" w:type="auto"/>
            <w:vAlign w:val="center"/>
            <w:hideMark/>
          </w:tcPr>
          <w:p w14:paraId="5094C787" w14:textId="77777777" w:rsidR="000C5DE9" w:rsidRPr="00BE5F7B" w:rsidRDefault="000C5DE9" w:rsidP="00DB7E68">
            <w:pPr>
              <w:rPr>
                <w:rFonts w:ascii="Times" w:hAnsi="Times"/>
                <w:sz w:val="18"/>
                <w:szCs w:val="18"/>
              </w:rPr>
            </w:pPr>
            <w:r w:rsidRPr="00BE5F7B">
              <w:rPr>
                <w:rFonts w:ascii="Times" w:hAnsi="Times"/>
                <w:sz w:val="18"/>
                <w:szCs w:val="18"/>
              </w:rPr>
              <w:t>TA-6.3</w:t>
            </w:r>
          </w:p>
        </w:tc>
        <w:tc>
          <w:tcPr>
            <w:tcW w:w="0" w:type="auto"/>
            <w:vAlign w:val="center"/>
            <w:hideMark/>
          </w:tcPr>
          <w:p w14:paraId="76B779A8" w14:textId="77777777" w:rsidR="000C5DE9" w:rsidRPr="00BE5F7B" w:rsidRDefault="000C5DE9" w:rsidP="00DB7E68">
            <w:pPr>
              <w:rPr>
                <w:rFonts w:ascii="Times" w:hAnsi="Times"/>
                <w:sz w:val="18"/>
                <w:szCs w:val="18"/>
              </w:rPr>
            </w:pPr>
            <w:r w:rsidRPr="00BE5F7B">
              <w:rPr>
                <w:rFonts w:ascii="Times" w:hAnsi="Times"/>
                <w:sz w:val="18"/>
                <w:szCs w:val="18"/>
              </w:rPr>
              <w:t>Combination hypotheses</w:t>
            </w:r>
          </w:p>
        </w:tc>
        <w:tc>
          <w:tcPr>
            <w:tcW w:w="0" w:type="auto"/>
            <w:vAlign w:val="center"/>
            <w:hideMark/>
          </w:tcPr>
          <w:p w14:paraId="77C30648" w14:textId="77777777" w:rsidR="000C5DE9" w:rsidRPr="00BE5F7B" w:rsidRDefault="000C5DE9" w:rsidP="00DB7E68">
            <w:pPr>
              <w:rPr>
                <w:rFonts w:ascii="Times" w:hAnsi="Times"/>
                <w:sz w:val="18"/>
                <w:szCs w:val="18"/>
              </w:rPr>
            </w:pPr>
            <w:r w:rsidRPr="00BE5F7B">
              <w:rPr>
                <w:rFonts w:ascii="Times" w:hAnsi="Times"/>
                <w:sz w:val="18"/>
                <w:szCs w:val="18"/>
              </w:rPr>
              <w:t>“Propose rational drug combinations based on partial rescues across dimensions.”</w:t>
            </w:r>
          </w:p>
        </w:tc>
        <w:tc>
          <w:tcPr>
            <w:tcW w:w="0" w:type="auto"/>
            <w:vAlign w:val="center"/>
            <w:hideMark/>
          </w:tcPr>
          <w:p w14:paraId="0FD4F9B6" w14:textId="77777777" w:rsidR="000C5DE9" w:rsidRPr="00BE5F7B" w:rsidRDefault="000C5DE9" w:rsidP="00DB7E68">
            <w:pPr>
              <w:rPr>
                <w:rFonts w:ascii="Times" w:hAnsi="Times"/>
                <w:sz w:val="18"/>
                <w:szCs w:val="18"/>
              </w:rPr>
            </w:pPr>
            <w:r w:rsidRPr="00BE5F7B">
              <w:rPr>
                <w:rFonts w:ascii="Times" w:hAnsi="Times"/>
                <w:sz w:val="18"/>
                <w:szCs w:val="18"/>
              </w:rPr>
              <w:t>Combination plan</w:t>
            </w:r>
          </w:p>
        </w:tc>
        <w:tc>
          <w:tcPr>
            <w:tcW w:w="0" w:type="auto"/>
            <w:vAlign w:val="center"/>
            <w:hideMark/>
          </w:tcPr>
          <w:p w14:paraId="787C70D6" w14:textId="77777777" w:rsidR="000C5DE9" w:rsidRPr="00BE5F7B" w:rsidRDefault="000C5DE9" w:rsidP="00DB7E68">
            <w:pPr>
              <w:rPr>
                <w:rFonts w:ascii="Times" w:hAnsi="Times"/>
                <w:sz w:val="18"/>
                <w:szCs w:val="18"/>
              </w:rPr>
            </w:pPr>
            <w:r w:rsidRPr="00BE5F7B">
              <w:rPr>
                <w:rFonts w:ascii="Times" w:hAnsi="Times"/>
                <w:sz w:val="18"/>
                <w:szCs w:val="18"/>
              </w:rPr>
              <w:t>Inference engine</w:t>
            </w:r>
          </w:p>
        </w:tc>
      </w:tr>
    </w:tbl>
    <w:p w14:paraId="34D602F0"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At least one plausible therapeutic hypothesis using </w:t>
      </w:r>
      <w:r>
        <w:rPr>
          <w:rStyle w:val="Emphasis"/>
          <w:rFonts w:ascii="Times" w:hAnsi="Times"/>
          <w:color w:val="000000"/>
          <w:sz w:val="27"/>
          <w:szCs w:val="27"/>
        </w:rPr>
        <w:t>real drugs</w:t>
      </w:r>
      <w:r>
        <w:rPr>
          <w:rFonts w:ascii="Times" w:hAnsi="Times"/>
          <w:color w:val="000000"/>
          <w:sz w:val="27"/>
          <w:szCs w:val="27"/>
        </w:rPr>
        <w:t>.</w:t>
      </w:r>
    </w:p>
    <w:p w14:paraId="113B8AA8" w14:textId="77777777" w:rsidR="000C5DE9" w:rsidRDefault="003B2BA8" w:rsidP="000C5DE9">
      <w:pPr>
        <w:rPr>
          <w:rFonts w:ascii="Times" w:hAnsi="Times"/>
          <w:sz w:val="27"/>
          <w:szCs w:val="27"/>
        </w:rPr>
      </w:pPr>
      <w:r w:rsidRPr="003B2BA8">
        <w:rPr>
          <w:noProof/>
          <w14:ligatures w14:val="standardContextual"/>
        </w:rPr>
        <w:pict w14:anchorId="6E82D8E3">
          <v:rect id="_x0000_i1059" alt="" style="width:468pt;height:.05pt;mso-width-percent:0;mso-height-percent:0;mso-width-percent:0;mso-height-percent:0" o:hralign="center" o:hrstd="t" o:hr="t" fillcolor="#a0a0a0" stroked="f"/>
        </w:pict>
      </w:r>
    </w:p>
    <w:p w14:paraId="3442FDDD" w14:textId="77777777" w:rsidR="000C5DE9" w:rsidRDefault="000C5DE9" w:rsidP="000C5DE9">
      <w:pPr>
        <w:pStyle w:val="Heading2"/>
        <w:rPr>
          <w:rFonts w:ascii="Times" w:hAnsi="Times"/>
          <w:color w:val="000000"/>
          <w:sz w:val="36"/>
          <w:szCs w:val="36"/>
        </w:rPr>
      </w:pPr>
      <w:r>
        <w:rPr>
          <w:rFonts w:ascii="Times" w:hAnsi="Times"/>
          <w:color w:val="000000"/>
        </w:rPr>
        <w:t>12.9 Bundle 7 — Multimodal sharpening</w:t>
      </w:r>
    </w:p>
    <w:p w14:paraId="0911CEEC" w14:textId="77777777" w:rsidR="000C5DE9" w:rsidRDefault="000C5DE9" w:rsidP="000C5DE9">
      <w:pPr>
        <w:pStyle w:val="Heading3"/>
        <w:rPr>
          <w:rFonts w:ascii="Times" w:hAnsi="Times"/>
          <w:color w:val="000000"/>
        </w:rPr>
      </w:pPr>
      <w:r>
        <w:rPr>
          <w:rFonts w:ascii="Times" w:hAnsi="Times"/>
          <w:color w:val="000000"/>
        </w:rPr>
        <w:t>Objective</w:t>
      </w:r>
    </w:p>
    <w:p w14:paraId="0B3BD9BA" w14:textId="77777777" w:rsidR="000C5DE9" w:rsidRDefault="000C5DE9" w:rsidP="000C5DE9">
      <w:pPr>
        <w:pStyle w:val="NormalWeb"/>
        <w:rPr>
          <w:rFonts w:ascii="Times" w:hAnsi="Times"/>
          <w:color w:val="000000"/>
          <w:sz w:val="27"/>
          <w:szCs w:val="27"/>
        </w:rPr>
      </w:pPr>
      <w:r>
        <w:rPr>
          <w:rFonts w:ascii="Times" w:hAnsi="Times"/>
          <w:color w:val="000000"/>
          <w:sz w:val="27"/>
          <w:szCs w:val="27"/>
        </w:rPr>
        <w:t>Increase confidence without displacing functional primacy.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1740"/>
        <w:gridCol w:w="4126"/>
        <w:gridCol w:w="1308"/>
        <w:gridCol w:w="1692"/>
      </w:tblGrid>
      <w:tr w:rsidR="000C5DE9" w14:paraId="0CFF60B8" w14:textId="77777777" w:rsidTr="00DB7E68">
        <w:trPr>
          <w:tblHeader/>
          <w:tblCellSpacing w:w="15" w:type="dxa"/>
        </w:trPr>
        <w:tc>
          <w:tcPr>
            <w:tcW w:w="0" w:type="auto"/>
            <w:vAlign w:val="center"/>
            <w:hideMark/>
          </w:tcPr>
          <w:p w14:paraId="121C6B92"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67577FF3"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22D48B29"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4EEB5D5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36699ED7"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14:paraId="1FD3AF00" w14:textId="77777777" w:rsidTr="00DB7E68">
        <w:trPr>
          <w:tblCellSpacing w:w="15" w:type="dxa"/>
        </w:trPr>
        <w:tc>
          <w:tcPr>
            <w:tcW w:w="0" w:type="auto"/>
            <w:vAlign w:val="center"/>
            <w:hideMark/>
          </w:tcPr>
          <w:p w14:paraId="3C2E38AD" w14:textId="77777777" w:rsidR="000C5DE9" w:rsidRPr="00BE5F7B" w:rsidRDefault="000C5DE9" w:rsidP="00DB7E68">
            <w:pPr>
              <w:rPr>
                <w:rFonts w:ascii="Times" w:hAnsi="Times"/>
                <w:sz w:val="18"/>
                <w:szCs w:val="18"/>
              </w:rPr>
            </w:pPr>
            <w:r w:rsidRPr="00BE5F7B">
              <w:rPr>
                <w:rFonts w:ascii="Times" w:hAnsi="Times"/>
                <w:sz w:val="18"/>
                <w:szCs w:val="18"/>
              </w:rPr>
              <w:t>TA-7.1</w:t>
            </w:r>
          </w:p>
        </w:tc>
        <w:tc>
          <w:tcPr>
            <w:tcW w:w="0" w:type="auto"/>
            <w:vAlign w:val="center"/>
            <w:hideMark/>
          </w:tcPr>
          <w:p w14:paraId="544129C6" w14:textId="77777777" w:rsidR="000C5DE9" w:rsidRPr="00BE5F7B" w:rsidRDefault="000C5DE9" w:rsidP="00DB7E68">
            <w:pPr>
              <w:rPr>
                <w:rFonts w:ascii="Times" w:hAnsi="Times"/>
                <w:sz w:val="18"/>
                <w:szCs w:val="18"/>
              </w:rPr>
            </w:pPr>
            <w:r w:rsidRPr="00BE5F7B">
              <w:rPr>
                <w:rFonts w:ascii="Times" w:hAnsi="Times"/>
                <w:sz w:val="18"/>
                <w:szCs w:val="18"/>
              </w:rPr>
              <w:t>Transcriptomic overlay</w:t>
            </w:r>
          </w:p>
        </w:tc>
        <w:tc>
          <w:tcPr>
            <w:tcW w:w="0" w:type="auto"/>
            <w:vAlign w:val="center"/>
            <w:hideMark/>
          </w:tcPr>
          <w:p w14:paraId="62EC8478" w14:textId="77777777" w:rsidR="000C5DE9" w:rsidRPr="00BE5F7B" w:rsidRDefault="000C5DE9" w:rsidP="00DB7E68">
            <w:pPr>
              <w:rPr>
                <w:rFonts w:ascii="Times" w:hAnsi="Times"/>
                <w:sz w:val="18"/>
                <w:szCs w:val="18"/>
              </w:rPr>
            </w:pPr>
            <w:r w:rsidRPr="00BE5F7B">
              <w:rPr>
                <w:rFonts w:ascii="Times" w:hAnsi="Times"/>
                <w:sz w:val="18"/>
                <w:szCs w:val="18"/>
              </w:rPr>
              <w:t>“Overlay transcriptomic changes across developmental stages onto functional clusters.”</w:t>
            </w:r>
          </w:p>
        </w:tc>
        <w:tc>
          <w:tcPr>
            <w:tcW w:w="0" w:type="auto"/>
            <w:vAlign w:val="center"/>
            <w:hideMark/>
          </w:tcPr>
          <w:p w14:paraId="26A2CCE2" w14:textId="77777777" w:rsidR="000C5DE9" w:rsidRPr="00BE5F7B" w:rsidRDefault="000C5DE9" w:rsidP="00DB7E68">
            <w:pPr>
              <w:rPr>
                <w:rFonts w:ascii="Times" w:hAnsi="Times"/>
                <w:sz w:val="18"/>
                <w:szCs w:val="18"/>
              </w:rPr>
            </w:pPr>
            <w:r w:rsidRPr="00BE5F7B">
              <w:rPr>
                <w:rFonts w:ascii="Times" w:hAnsi="Times"/>
                <w:sz w:val="18"/>
                <w:szCs w:val="18"/>
              </w:rPr>
              <w:t>Integrated cluster view</w:t>
            </w:r>
          </w:p>
        </w:tc>
        <w:tc>
          <w:tcPr>
            <w:tcW w:w="0" w:type="auto"/>
            <w:vAlign w:val="center"/>
            <w:hideMark/>
          </w:tcPr>
          <w:p w14:paraId="4E9AB30C" w14:textId="77777777" w:rsidR="000C5DE9" w:rsidRPr="00BE5F7B" w:rsidRDefault="000C5DE9" w:rsidP="00DB7E68">
            <w:pPr>
              <w:rPr>
                <w:rFonts w:ascii="Times" w:hAnsi="Times"/>
                <w:sz w:val="18"/>
                <w:szCs w:val="18"/>
              </w:rPr>
            </w:pPr>
            <w:r w:rsidRPr="00BE5F7B">
              <w:rPr>
                <w:rFonts w:ascii="Times" w:hAnsi="Times"/>
                <w:sz w:val="18"/>
                <w:szCs w:val="18"/>
              </w:rPr>
              <w:t>RNA-seq KB</w:t>
            </w:r>
          </w:p>
        </w:tc>
      </w:tr>
      <w:tr w:rsidR="000C5DE9" w14:paraId="6DA965EE" w14:textId="77777777" w:rsidTr="00DB7E68">
        <w:trPr>
          <w:tblCellSpacing w:w="15" w:type="dxa"/>
        </w:trPr>
        <w:tc>
          <w:tcPr>
            <w:tcW w:w="0" w:type="auto"/>
            <w:vAlign w:val="center"/>
            <w:hideMark/>
          </w:tcPr>
          <w:p w14:paraId="16ED4C19" w14:textId="77777777" w:rsidR="000C5DE9" w:rsidRPr="00BE5F7B" w:rsidRDefault="000C5DE9" w:rsidP="00DB7E68">
            <w:pPr>
              <w:rPr>
                <w:rFonts w:ascii="Times" w:hAnsi="Times"/>
                <w:sz w:val="18"/>
                <w:szCs w:val="18"/>
              </w:rPr>
            </w:pPr>
            <w:r w:rsidRPr="00BE5F7B">
              <w:rPr>
                <w:rFonts w:ascii="Times" w:hAnsi="Times"/>
                <w:sz w:val="18"/>
                <w:szCs w:val="18"/>
              </w:rPr>
              <w:t>TA-7.2</w:t>
            </w:r>
          </w:p>
        </w:tc>
        <w:tc>
          <w:tcPr>
            <w:tcW w:w="0" w:type="auto"/>
            <w:vAlign w:val="center"/>
            <w:hideMark/>
          </w:tcPr>
          <w:p w14:paraId="288D1E4B" w14:textId="77777777" w:rsidR="000C5DE9" w:rsidRPr="00BE5F7B" w:rsidRDefault="000C5DE9" w:rsidP="00DB7E68">
            <w:pPr>
              <w:rPr>
                <w:rFonts w:ascii="Times" w:hAnsi="Times"/>
                <w:sz w:val="18"/>
                <w:szCs w:val="18"/>
              </w:rPr>
            </w:pPr>
            <w:r w:rsidRPr="00BE5F7B">
              <w:rPr>
                <w:rFonts w:ascii="Times" w:hAnsi="Times"/>
                <w:sz w:val="18"/>
                <w:szCs w:val="18"/>
              </w:rPr>
              <w:t>Pathway convergence</w:t>
            </w:r>
          </w:p>
        </w:tc>
        <w:tc>
          <w:tcPr>
            <w:tcW w:w="0" w:type="auto"/>
            <w:vAlign w:val="center"/>
            <w:hideMark/>
          </w:tcPr>
          <w:p w14:paraId="48CFFA76" w14:textId="77777777" w:rsidR="000C5DE9" w:rsidRPr="00BE5F7B" w:rsidRDefault="000C5DE9" w:rsidP="00DB7E68">
            <w:pPr>
              <w:rPr>
                <w:rFonts w:ascii="Times" w:hAnsi="Times"/>
                <w:sz w:val="18"/>
                <w:szCs w:val="18"/>
              </w:rPr>
            </w:pPr>
            <w:r w:rsidRPr="00BE5F7B">
              <w:rPr>
                <w:rFonts w:ascii="Times" w:hAnsi="Times"/>
                <w:sz w:val="18"/>
                <w:szCs w:val="18"/>
              </w:rPr>
              <w:t>“Identify pathways enriched within functional neighborhoods.”</w:t>
            </w:r>
          </w:p>
        </w:tc>
        <w:tc>
          <w:tcPr>
            <w:tcW w:w="0" w:type="auto"/>
            <w:vAlign w:val="center"/>
            <w:hideMark/>
          </w:tcPr>
          <w:p w14:paraId="6DC86B30" w14:textId="77777777" w:rsidR="000C5DE9" w:rsidRPr="00BE5F7B" w:rsidRDefault="000C5DE9" w:rsidP="00DB7E68">
            <w:pPr>
              <w:rPr>
                <w:rFonts w:ascii="Times" w:hAnsi="Times"/>
                <w:sz w:val="18"/>
                <w:szCs w:val="18"/>
              </w:rPr>
            </w:pPr>
            <w:r w:rsidRPr="00BE5F7B">
              <w:rPr>
                <w:rFonts w:ascii="Times" w:hAnsi="Times"/>
                <w:sz w:val="18"/>
                <w:szCs w:val="18"/>
              </w:rPr>
              <w:t>Pathway report</w:t>
            </w:r>
          </w:p>
        </w:tc>
        <w:tc>
          <w:tcPr>
            <w:tcW w:w="0" w:type="auto"/>
            <w:vAlign w:val="center"/>
            <w:hideMark/>
          </w:tcPr>
          <w:p w14:paraId="3CC506F9" w14:textId="77777777" w:rsidR="000C5DE9" w:rsidRPr="00BE5F7B" w:rsidRDefault="000C5DE9" w:rsidP="00DB7E68">
            <w:pPr>
              <w:rPr>
                <w:rFonts w:ascii="Times" w:hAnsi="Times"/>
                <w:sz w:val="18"/>
                <w:szCs w:val="18"/>
              </w:rPr>
            </w:pPr>
            <w:r w:rsidRPr="00BE5F7B">
              <w:rPr>
                <w:rFonts w:ascii="Times" w:hAnsi="Times"/>
                <w:sz w:val="18"/>
                <w:szCs w:val="18"/>
              </w:rPr>
              <w:t>Pathway KB</w:t>
            </w:r>
          </w:p>
        </w:tc>
      </w:tr>
      <w:tr w:rsidR="000C5DE9" w14:paraId="6959E3A6" w14:textId="77777777" w:rsidTr="00DB7E68">
        <w:trPr>
          <w:tblCellSpacing w:w="15" w:type="dxa"/>
        </w:trPr>
        <w:tc>
          <w:tcPr>
            <w:tcW w:w="0" w:type="auto"/>
            <w:vAlign w:val="center"/>
            <w:hideMark/>
          </w:tcPr>
          <w:p w14:paraId="16B855BF" w14:textId="77777777" w:rsidR="000C5DE9" w:rsidRPr="00BE5F7B" w:rsidRDefault="000C5DE9" w:rsidP="00DB7E68">
            <w:pPr>
              <w:rPr>
                <w:rFonts w:ascii="Times" w:hAnsi="Times"/>
                <w:sz w:val="18"/>
                <w:szCs w:val="18"/>
              </w:rPr>
            </w:pPr>
            <w:r w:rsidRPr="00BE5F7B">
              <w:rPr>
                <w:rFonts w:ascii="Times" w:hAnsi="Times"/>
                <w:sz w:val="18"/>
                <w:szCs w:val="18"/>
              </w:rPr>
              <w:t>TA-7.3</w:t>
            </w:r>
          </w:p>
        </w:tc>
        <w:tc>
          <w:tcPr>
            <w:tcW w:w="0" w:type="auto"/>
            <w:vAlign w:val="center"/>
            <w:hideMark/>
          </w:tcPr>
          <w:p w14:paraId="38BE44A6" w14:textId="77777777" w:rsidR="000C5DE9" w:rsidRPr="00BE5F7B" w:rsidRDefault="000C5DE9" w:rsidP="00DB7E68">
            <w:pPr>
              <w:rPr>
                <w:rFonts w:ascii="Times" w:hAnsi="Times"/>
                <w:sz w:val="18"/>
                <w:szCs w:val="18"/>
              </w:rPr>
            </w:pPr>
            <w:r w:rsidRPr="00BE5F7B">
              <w:rPr>
                <w:rFonts w:ascii="Times" w:hAnsi="Times"/>
                <w:sz w:val="18"/>
                <w:szCs w:val="18"/>
              </w:rPr>
              <w:t>Chemoinformatic projection</w:t>
            </w:r>
          </w:p>
        </w:tc>
        <w:tc>
          <w:tcPr>
            <w:tcW w:w="0" w:type="auto"/>
            <w:vAlign w:val="center"/>
            <w:hideMark/>
          </w:tcPr>
          <w:p w14:paraId="765C59FC" w14:textId="77777777" w:rsidR="000C5DE9" w:rsidRPr="00BE5F7B" w:rsidRDefault="000C5DE9" w:rsidP="00DB7E68">
            <w:pPr>
              <w:rPr>
                <w:rFonts w:ascii="Times" w:hAnsi="Times"/>
                <w:sz w:val="18"/>
                <w:szCs w:val="18"/>
              </w:rPr>
            </w:pPr>
            <w:r w:rsidRPr="00BE5F7B">
              <w:rPr>
                <w:rFonts w:ascii="Times" w:hAnsi="Times"/>
                <w:sz w:val="18"/>
                <w:szCs w:val="18"/>
              </w:rPr>
              <w:t>“Link compounds with functional data to structurally related compounds lacking oEP data.”</w:t>
            </w:r>
          </w:p>
        </w:tc>
        <w:tc>
          <w:tcPr>
            <w:tcW w:w="0" w:type="auto"/>
            <w:vAlign w:val="center"/>
            <w:hideMark/>
          </w:tcPr>
          <w:p w14:paraId="4FF515E7" w14:textId="77777777" w:rsidR="000C5DE9" w:rsidRPr="00BE5F7B" w:rsidRDefault="000C5DE9" w:rsidP="00DB7E68">
            <w:pPr>
              <w:rPr>
                <w:rFonts w:ascii="Times" w:hAnsi="Times"/>
                <w:sz w:val="18"/>
                <w:szCs w:val="18"/>
              </w:rPr>
            </w:pPr>
            <w:r w:rsidRPr="00BE5F7B">
              <w:rPr>
                <w:rFonts w:ascii="Times" w:hAnsi="Times"/>
                <w:sz w:val="18"/>
                <w:szCs w:val="18"/>
              </w:rPr>
              <w:t>Extended drug universe</w:t>
            </w:r>
          </w:p>
        </w:tc>
        <w:tc>
          <w:tcPr>
            <w:tcW w:w="0" w:type="auto"/>
            <w:vAlign w:val="center"/>
            <w:hideMark/>
          </w:tcPr>
          <w:p w14:paraId="0856146A" w14:textId="77777777" w:rsidR="000C5DE9" w:rsidRPr="00BE5F7B" w:rsidRDefault="000C5DE9" w:rsidP="00DB7E68">
            <w:pPr>
              <w:rPr>
                <w:rFonts w:ascii="Times" w:hAnsi="Times"/>
                <w:sz w:val="18"/>
                <w:szCs w:val="18"/>
              </w:rPr>
            </w:pPr>
            <w:r w:rsidRPr="00BE5F7B">
              <w:rPr>
                <w:rFonts w:ascii="Times" w:hAnsi="Times"/>
                <w:sz w:val="18"/>
                <w:szCs w:val="18"/>
              </w:rPr>
              <w:t>Chemoinformatics engine</w:t>
            </w:r>
          </w:p>
        </w:tc>
      </w:tr>
    </w:tbl>
    <w:p w14:paraId="387F3989"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Multimodal data sharpens—not blurs—functional structure.</w:t>
      </w:r>
    </w:p>
    <w:p w14:paraId="03CF1BA2" w14:textId="77777777" w:rsidR="000C5DE9" w:rsidRDefault="003B2BA8" w:rsidP="000C5DE9">
      <w:pPr>
        <w:rPr>
          <w:rFonts w:ascii="Times" w:hAnsi="Times"/>
          <w:sz w:val="27"/>
          <w:szCs w:val="27"/>
        </w:rPr>
      </w:pPr>
      <w:r w:rsidRPr="003B2BA8">
        <w:rPr>
          <w:noProof/>
          <w14:ligatures w14:val="standardContextual"/>
        </w:rPr>
        <w:pict w14:anchorId="46475741">
          <v:rect id="_x0000_i1058" alt="" style="width:468pt;height:.05pt;mso-width-percent:0;mso-height-percent:0;mso-width-percent:0;mso-height-percent:0" o:hralign="center" o:hrstd="t" o:hr="t" fillcolor="#a0a0a0" stroked="f"/>
        </w:pict>
      </w:r>
    </w:p>
    <w:p w14:paraId="3B63C7AE" w14:textId="77777777" w:rsidR="000C5DE9" w:rsidRDefault="000C5DE9" w:rsidP="000C5DE9">
      <w:pPr>
        <w:pStyle w:val="Heading2"/>
        <w:rPr>
          <w:rFonts w:ascii="Times" w:hAnsi="Times"/>
          <w:color w:val="000000"/>
          <w:sz w:val="36"/>
          <w:szCs w:val="36"/>
        </w:rPr>
      </w:pPr>
      <w:r>
        <w:rPr>
          <w:rFonts w:ascii="Times" w:hAnsi="Times"/>
          <w:color w:val="000000"/>
        </w:rPr>
        <w:t>12.10 Bundle 8 — Go / no-go decision synthesis</w:t>
      </w:r>
    </w:p>
    <w:p w14:paraId="7DF03007" w14:textId="77777777" w:rsidR="000C5DE9" w:rsidRDefault="000C5DE9" w:rsidP="000C5DE9">
      <w:pPr>
        <w:pStyle w:val="Heading3"/>
        <w:rPr>
          <w:rFonts w:ascii="Times" w:hAnsi="Times"/>
          <w:color w:val="000000"/>
        </w:rPr>
      </w:pPr>
      <w:r>
        <w:rPr>
          <w:rFonts w:ascii="Times" w:hAnsi="Times"/>
          <w:color w:val="000000"/>
        </w:rPr>
        <w:t>Objective</w:t>
      </w:r>
    </w:p>
    <w:p w14:paraId="026F8A3D" w14:textId="77777777" w:rsidR="000C5DE9" w:rsidRDefault="000C5DE9" w:rsidP="000C5DE9">
      <w:pPr>
        <w:pStyle w:val="NormalWeb"/>
        <w:rPr>
          <w:rFonts w:ascii="Times" w:hAnsi="Times"/>
          <w:color w:val="000000"/>
          <w:sz w:val="27"/>
          <w:szCs w:val="27"/>
        </w:rPr>
      </w:pPr>
      <w:r>
        <w:rPr>
          <w:rFonts w:ascii="Times" w:hAnsi="Times"/>
          <w:color w:val="000000"/>
          <w:sz w:val="27"/>
          <w:szCs w:val="27"/>
        </w:rPr>
        <w:t>Translate exploration into a disciplined portfolio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1208"/>
        <w:gridCol w:w="5151"/>
        <w:gridCol w:w="1181"/>
        <w:gridCol w:w="1267"/>
      </w:tblGrid>
      <w:tr w:rsidR="000C5DE9" w14:paraId="4F0A0D9F" w14:textId="77777777" w:rsidTr="00DB7E68">
        <w:trPr>
          <w:tblHeader/>
          <w:tblCellSpacing w:w="15" w:type="dxa"/>
        </w:trPr>
        <w:tc>
          <w:tcPr>
            <w:tcW w:w="0" w:type="auto"/>
            <w:vAlign w:val="center"/>
            <w:hideMark/>
          </w:tcPr>
          <w:p w14:paraId="0C16E5DC"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ID</w:t>
            </w:r>
          </w:p>
        </w:tc>
        <w:tc>
          <w:tcPr>
            <w:tcW w:w="0" w:type="auto"/>
            <w:vAlign w:val="center"/>
            <w:hideMark/>
          </w:tcPr>
          <w:p w14:paraId="657CD607"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Query intention</w:t>
            </w:r>
          </w:p>
        </w:tc>
        <w:tc>
          <w:tcPr>
            <w:tcW w:w="0" w:type="auto"/>
            <w:vAlign w:val="center"/>
            <w:hideMark/>
          </w:tcPr>
          <w:p w14:paraId="012BC8B8"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Precise Sapphire prompt</w:t>
            </w:r>
          </w:p>
        </w:tc>
        <w:tc>
          <w:tcPr>
            <w:tcW w:w="0" w:type="auto"/>
            <w:vAlign w:val="center"/>
            <w:hideMark/>
          </w:tcPr>
          <w:p w14:paraId="07BFDA8B"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Output contract</w:t>
            </w:r>
          </w:p>
        </w:tc>
        <w:tc>
          <w:tcPr>
            <w:tcW w:w="0" w:type="auto"/>
            <w:vAlign w:val="center"/>
            <w:hideMark/>
          </w:tcPr>
          <w:p w14:paraId="662FB39A"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Resources</w:t>
            </w:r>
          </w:p>
        </w:tc>
      </w:tr>
      <w:tr w:rsidR="000C5DE9" w14:paraId="58AE3487" w14:textId="77777777" w:rsidTr="00DB7E68">
        <w:trPr>
          <w:tblCellSpacing w:w="15" w:type="dxa"/>
        </w:trPr>
        <w:tc>
          <w:tcPr>
            <w:tcW w:w="0" w:type="auto"/>
            <w:vAlign w:val="center"/>
            <w:hideMark/>
          </w:tcPr>
          <w:p w14:paraId="4FB979DB" w14:textId="77777777" w:rsidR="000C5DE9" w:rsidRPr="00BE5F7B" w:rsidRDefault="000C5DE9" w:rsidP="00DB7E68">
            <w:pPr>
              <w:rPr>
                <w:rFonts w:ascii="Times" w:hAnsi="Times"/>
                <w:sz w:val="18"/>
                <w:szCs w:val="18"/>
              </w:rPr>
            </w:pPr>
            <w:r w:rsidRPr="00BE5F7B">
              <w:rPr>
                <w:rFonts w:ascii="Times" w:hAnsi="Times"/>
                <w:sz w:val="18"/>
                <w:szCs w:val="18"/>
              </w:rPr>
              <w:t>TA-8.1</w:t>
            </w:r>
          </w:p>
        </w:tc>
        <w:tc>
          <w:tcPr>
            <w:tcW w:w="0" w:type="auto"/>
            <w:vAlign w:val="center"/>
            <w:hideMark/>
          </w:tcPr>
          <w:p w14:paraId="1984B262" w14:textId="77777777" w:rsidR="000C5DE9" w:rsidRPr="00BE5F7B" w:rsidRDefault="000C5DE9" w:rsidP="00DB7E68">
            <w:pPr>
              <w:rPr>
                <w:rFonts w:ascii="Times" w:hAnsi="Times"/>
                <w:sz w:val="18"/>
                <w:szCs w:val="18"/>
              </w:rPr>
            </w:pPr>
            <w:r w:rsidRPr="00BE5F7B">
              <w:rPr>
                <w:rFonts w:ascii="Times" w:hAnsi="Times"/>
                <w:sz w:val="18"/>
                <w:szCs w:val="18"/>
              </w:rPr>
              <w:t>Risk synthesis</w:t>
            </w:r>
          </w:p>
        </w:tc>
        <w:tc>
          <w:tcPr>
            <w:tcW w:w="0" w:type="auto"/>
            <w:vAlign w:val="center"/>
            <w:hideMark/>
          </w:tcPr>
          <w:p w14:paraId="12BC1BB1" w14:textId="77777777" w:rsidR="000C5DE9" w:rsidRPr="00BE5F7B" w:rsidRDefault="000C5DE9" w:rsidP="00DB7E68">
            <w:pPr>
              <w:rPr>
                <w:rFonts w:ascii="Times" w:hAnsi="Times"/>
                <w:sz w:val="18"/>
                <w:szCs w:val="18"/>
              </w:rPr>
            </w:pPr>
            <w:r w:rsidRPr="00BE5F7B">
              <w:rPr>
                <w:rFonts w:ascii="Times" w:hAnsi="Times"/>
                <w:sz w:val="18"/>
                <w:szCs w:val="18"/>
              </w:rPr>
              <w:t>“Summarize biological, operational, and translational risks for this TA.”</w:t>
            </w:r>
          </w:p>
        </w:tc>
        <w:tc>
          <w:tcPr>
            <w:tcW w:w="0" w:type="auto"/>
            <w:vAlign w:val="center"/>
            <w:hideMark/>
          </w:tcPr>
          <w:p w14:paraId="557F10B8" w14:textId="77777777" w:rsidR="000C5DE9" w:rsidRPr="00BE5F7B" w:rsidRDefault="000C5DE9" w:rsidP="00DB7E68">
            <w:pPr>
              <w:rPr>
                <w:rFonts w:ascii="Times" w:hAnsi="Times"/>
                <w:sz w:val="18"/>
                <w:szCs w:val="18"/>
              </w:rPr>
            </w:pPr>
            <w:r w:rsidRPr="00BE5F7B">
              <w:rPr>
                <w:rFonts w:ascii="Times" w:hAnsi="Times"/>
                <w:sz w:val="18"/>
                <w:szCs w:val="18"/>
              </w:rPr>
              <w:t>Risk register</w:t>
            </w:r>
          </w:p>
        </w:tc>
        <w:tc>
          <w:tcPr>
            <w:tcW w:w="0" w:type="auto"/>
            <w:vAlign w:val="center"/>
            <w:hideMark/>
          </w:tcPr>
          <w:p w14:paraId="06B13E43" w14:textId="77777777" w:rsidR="000C5DE9" w:rsidRPr="00BE5F7B" w:rsidRDefault="000C5DE9" w:rsidP="00DB7E68">
            <w:pPr>
              <w:rPr>
                <w:rFonts w:ascii="Times" w:hAnsi="Times"/>
                <w:sz w:val="18"/>
                <w:szCs w:val="18"/>
              </w:rPr>
            </w:pPr>
            <w:r w:rsidRPr="00BE5F7B">
              <w:rPr>
                <w:rFonts w:ascii="Times" w:hAnsi="Times"/>
                <w:sz w:val="18"/>
                <w:szCs w:val="18"/>
              </w:rPr>
              <w:t>All prior artifacts</w:t>
            </w:r>
          </w:p>
        </w:tc>
      </w:tr>
      <w:tr w:rsidR="000C5DE9" w14:paraId="1EFD5826" w14:textId="77777777" w:rsidTr="00DB7E68">
        <w:trPr>
          <w:tblCellSpacing w:w="15" w:type="dxa"/>
        </w:trPr>
        <w:tc>
          <w:tcPr>
            <w:tcW w:w="0" w:type="auto"/>
            <w:vAlign w:val="center"/>
            <w:hideMark/>
          </w:tcPr>
          <w:p w14:paraId="2E2214FB" w14:textId="77777777" w:rsidR="000C5DE9" w:rsidRPr="00BE5F7B" w:rsidRDefault="000C5DE9" w:rsidP="00DB7E68">
            <w:pPr>
              <w:rPr>
                <w:rFonts w:ascii="Times" w:hAnsi="Times"/>
                <w:sz w:val="18"/>
                <w:szCs w:val="18"/>
              </w:rPr>
            </w:pPr>
            <w:r w:rsidRPr="00BE5F7B">
              <w:rPr>
                <w:rFonts w:ascii="Times" w:hAnsi="Times"/>
                <w:sz w:val="18"/>
                <w:szCs w:val="18"/>
              </w:rPr>
              <w:lastRenderedPageBreak/>
              <w:t>TA-8.2</w:t>
            </w:r>
          </w:p>
        </w:tc>
        <w:tc>
          <w:tcPr>
            <w:tcW w:w="0" w:type="auto"/>
            <w:vAlign w:val="center"/>
            <w:hideMark/>
          </w:tcPr>
          <w:p w14:paraId="6C8BB746" w14:textId="77777777" w:rsidR="000C5DE9" w:rsidRPr="00BE5F7B" w:rsidRDefault="000C5DE9" w:rsidP="00DB7E68">
            <w:pPr>
              <w:rPr>
                <w:rFonts w:ascii="Times" w:hAnsi="Times"/>
                <w:sz w:val="18"/>
                <w:szCs w:val="18"/>
              </w:rPr>
            </w:pPr>
            <w:r w:rsidRPr="00BE5F7B">
              <w:rPr>
                <w:rFonts w:ascii="Times" w:hAnsi="Times"/>
                <w:sz w:val="18"/>
                <w:szCs w:val="18"/>
              </w:rPr>
              <w:t>Value hypothesis</w:t>
            </w:r>
          </w:p>
        </w:tc>
        <w:tc>
          <w:tcPr>
            <w:tcW w:w="0" w:type="auto"/>
            <w:vAlign w:val="center"/>
            <w:hideMark/>
          </w:tcPr>
          <w:p w14:paraId="4702ED51" w14:textId="77777777" w:rsidR="000C5DE9" w:rsidRPr="00BE5F7B" w:rsidRDefault="000C5DE9" w:rsidP="00DB7E68">
            <w:pPr>
              <w:rPr>
                <w:rFonts w:ascii="Times" w:hAnsi="Times"/>
                <w:sz w:val="18"/>
                <w:szCs w:val="18"/>
              </w:rPr>
            </w:pPr>
            <w:r w:rsidRPr="00BE5F7B">
              <w:rPr>
                <w:rFonts w:ascii="Times" w:hAnsi="Times"/>
                <w:sz w:val="18"/>
                <w:szCs w:val="18"/>
              </w:rPr>
              <w:t>“Articulate the strongest asset-creation or partnership thesis enabled by current data.”</w:t>
            </w:r>
          </w:p>
        </w:tc>
        <w:tc>
          <w:tcPr>
            <w:tcW w:w="0" w:type="auto"/>
            <w:vAlign w:val="center"/>
            <w:hideMark/>
          </w:tcPr>
          <w:p w14:paraId="5657240D" w14:textId="77777777" w:rsidR="000C5DE9" w:rsidRPr="00BE5F7B" w:rsidRDefault="000C5DE9" w:rsidP="00DB7E68">
            <w:pPr>
              <w:rPr>
                <w:rFonts w:ascii="Times" w:hAnsi="Times"/>
                <w:sz w:val="18"/>
                <w:szCs w:val="18"/>
              </w:rPr>
            </w:pPr>
            <w:r w:rsidRPr="00BE5F7B">
              <w:rPr>
                <w:rFonts w:ascii="Times" w:hAnsi="Times"/>
                <w:sz w:val="18"/>
                <w:szCs w:val="18"/>
              </w:rPr>
              <w:t>Value memo</w:t>
            </w:r>
          </w:p>
        </w:tc>
        <w:tc>
          <w:tcPr>
            <w:tcW w:w="0" w:type="auto"/>
            <w:vAlign w:val="center"/>
            <w:hideMark/>
          </w:tcPr>
          <w:p w14:paraId="680EE894" w14:textId="77777777" w:rsidR="000C5DE9" w:rsidRPr="00BE5F7B" w:rsidRDefault="000C5DE9" w:rsidP="00DB7E68">
            <w:pPr>
              <w:rPr>
                <w:rFonts w:ascii="Times" w:hAnsi="Times"/>
                <w:sz w:val="18"/>
                <w:szCs w:val="18"/>
              </w:rPr>
            </w:pPr>
            <w:r w:rsidRPr="00BE5F7B">
              <w:rPr>
                <w:rFonts w:ascii="Times" w:hAnsi="Times"/>
                <w:sz w:val="18"/>
                <w:szCs w:val="18"/>
              </w:rPr>
              <w:t>Strategy layer</w:t>
            </w:r>
          </w:p>
        </w:tc>
      </w:tr>
      <w:tr w:rsidR="000C5DE9" w14:paraId="354EA032" w14:textId="77777777" w:rsidTr="00DB7E68">
        <w:trPr>
          <w:tblCellSpacing w:w="15" w:type="dxa"/>
        </w:trPr>
        <w:tc>
          <w:tcPr>
            <w:tcW w:w="0" w:type="auto"/>
            <w:vAlign w:val="center"/>
            <w:hideMark/>
          </w:tcPr>
          <w:p w14:paraId="782B703C" w14:textId="77777777" w:rsidR="000C5DE9" w:rsidRPr="00BE5F7B" w:rsidRDefault="000C5DE9" w:rsidP="00DB7E68">
            <w:pPr>
              <w:rPr>
                <w:rFonts w:ascii="Times" w:hAnsi="Times"/>
                <w:sz w:val="18"/>
                <w:szCs w:val="18"/>
              </w:rPr>
            </w:pPr>
            <w:r w:rsidRPr="00BE5F7B">
              <w:rPr>
                <w:rFonts w:ascii="Times" w:hAnsi="Times"/>
                <w:sz w:val="18"/>
                <w:szCs w:val="18"/>
              </w:rPr>
              <w:t>TA-8.3</w:t>
            </w:r>
          </w:p>
        </w:tc>
        <w:tc>
          <w:tcPr>
            <w:tcW w:w="0" w:type="auto"/>
            <w:vAlign w:val="center"/>
            <w:hideMark/>
          </w:tcPr>
          <w:p w14:paraId="357DA41C" w14:textId="77777777" w:rsidR="000C5DE9" w:rsidRPr="00BE5F7B" w:rsidRDefault="000C5DE9" w:rsidP="00DB7E68">
            <w:pPr>
              <w:rPr>
                <w:rFonts w:ascii="Times" w:hAnsi="Times"/>
                <w:sz w:val="18"/>
                <w:szCs w:val="18"/>
              </w:rPr>
            </w:pPr>
            <w:r w:rsidRPr="00BE5F7B">
              <w:rPr>
                <w:rFonts w:ascii="Times" w:hAnsi="Times"/>
                <w:sz w:val="18"/>
                <w:szCs w:val="18"/>
              </w:rPr>
              <w:t>Decision gate</w:t>
            </w:r>
          </w:p>
        </w:tc>
        <w:tc>
          <w:tcPr>
            <w:tcW w:w="0" w:type="auto"/>
            <w:vAlign w:val="center"/>
            <w:hideMark/>
          </w:tcPr>
          <w:p w14:paraId="300D98D2" w14:textId="77777777" w:rsidR="000C5DE9" w:rsidRPr="00BE5F7B" w:rsidRDefault="000C5DE9" w:rsidP="00DB7E68">
            <w:pPr>
              <w:rPr>
                <w:rFonts w:ascii="Times" w:hAnsi="Times"/>
                <w:sz w:val="18"/>
                <w:szCs w:val="18"/>
              </w:rPr>
            </w:pPr>
            <w:r w:rsidRPr="00BE5F7B">
              <w:rPr>
                <w:rFonts w:ascii="Times" w:hAnsi="Times"/>
                <w:sz w:val="18"/>
                <w:szCs w:val="18"/>
              </w:rPr>
              <w:t>“Recommend go / pivot / stop, with explicit rationale and next milestones.”</w:t>
            </w:r>
          </w:p>
        </w:tc>
        <w:tc>
          <w:tcPr>
            <w:tcW w:w="0" w:type="auto"/>
            <w:vAlign w:val="center"/>
            <w:hideMark/>
          </w:tcPr>
          <w:p w14:paraId="14AC712E" w14:textId="77777777" w:rsidR="000C5DE9" w:rsidRPr="00BE5F7B" w:rsidRDefault="000C5DE9" w:rsidP="00DB7E68">
            <w:pPr>
              <w:rPr>
                <w:rFonts w:ascii="Times" w:hAnsi="Times"/>
                <w:sz w:val="18"/>
                <w:szCs w:val="18"/>
              </w:rPr>
            </w:pPr>
            <w:r w:rsidRPr="00BE5F7B">
              <w:rPr>
                <w:rFonts w:ascii="Times" w:hAnsi="Times"/>
                <w:sz w:val="18"/>
                <w:szCs w:val="18"/>
              </w:rPr>
              <w:t>Decision memo</w:t>
            </w:r>
          </w:p>
        </w:tc>
        <w:tc>
          <w:tcPr>
            <w:tcW w:w="0" w:type="auto"/>
            <w:vAlign w:val="center"/>
            <w:hideMark/>
          </w:tcPr>
          <w:p w14:paraId="367EB0BA" w14:textId="77777777" w:rsidR="000C5DE9" w:rsidRPr="00BE5F7B" w:rsidRDefault="000C5DE9" w:rsidP="00DB7E68">
            <w:pPr>
              <w:rPr>
                <w:rFonts w:ascii="Times" w:hAnsi="Times"/>
                <w:sz w:val="18"/>
                <w:szCs w:val="18"/>
              </w:rPr>
            </w:pPr>
            <w:r w:rsidRPr="00BE5F7B">
              <w:rPr>
                <w:rFonts w:ascii="Times" w:hAnsi="Times"/>
                <w:sz w:val="18"/>
                <w:szCs w:val="18"/>
              </w:rPr>
              <w:t>Governance layer</w:t>
            </w:r>
          </w:p>
        </w:tc>
      </w:tr>
    </w:tbl>
    <w:p w14:paraId="246462BA"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Acceptance test:</w:t>
      </w:r>
      <w:r>
        <w:rPr>
          <w:rFonts w:ascii="Times" w:hAnsi="Times"/>
          <w:color w:val="000000"/>
          <w:sz w:val="27"/>
          <w:szCs w:val="27"/>
        </w:rPr>
        <w:t> Decision is justified even if the answer is “stop.”</w:t>
      </w:r>
    </w:p>
    <w:p w14:paraId="3A2C34C4" w14:textId="77777777" w:rsidR="000C5DE9" w:rsidRDefault="003B2BA8" w:rsidP="000C5DE9">
      <w:pPr>
        <w:rPr>
          <w:rFonts w:ascii="Times" w:hAnsi="Times"/>
          <w:sz w:val="27"/>
          <w:szCs w:val="27"/>
        </w:rPr>
      </w:pPr>
      <w:r w:rsidRPr="003B2BA8">
        <w:rPr>
          <w:noProof/>
          <w14:ligatures w14:val="standardContextual"/>
        </w:rPr>
        <w:pict w14:anchorId="10723227">
          <v:rect id="_x0000_i1057" alt="" style="width:468pt;height:.05pt;mso-width-percent:0;mso-height-percent:0;mso-width-percent:0;mso-height-percent:0" o:hralign="center" o:hrstd="t" o:hr="t" fillcolor="#a0a0a0" stroked="f"/>
        </w:pict>
      </w:r>
    </w:p>
    <w:p w14:paraId="4CF109B6" w14:textId="77777777" w:rsidR="000C5DE9" w:rsidRDefault="000C5DE9" w:rsidP="000C5DE9">
      <w:pPr>
        <w:pStyle w:val="Heading2"/>
        <w:rPr>
          <w:rFonts w:ascii="Times" w:hAnsi="Times"/>
          <w:color w:val="000000"/>
          <w:sz w:val="36"/>
          <w:szCs w:val="36"/>
        </w:rPr>
      </w:pPr>
      <w:r>
        <w:rPr>
          <w:rFonts w:ascii="Times" w:hAnsi="Times"/>
          <w:color w:val="000000"/>
        </w:rPr>
        <w:t>12.11 What success looks like in a new TA</w:t>
      </w:r>
    </w:p>
    <w:p w14:paraId="560E6208" w14:textId="77777777" w:rsidR="000C5DE9" w:rsidRDefault="000C5DE9" w:rsidP="000C5DE9">
      <w:pPr>
        <w:pStyle w:val="NormalWeb"/>
        <w:rPr>
          <w:rFonts w:ascii="Times" w:hAnsi="Times"/>
          <w:color w:val="000000"/>
          <w:sz w:val="27"/>
          <w:szCs w:val="27"/>
        </w:rPr>
      </w:pPr>
      <w:r>
        <w:rPr>
          <w:rFonts w:ascii="Times" w:hAnsi="Times"/>
          <w:color w:val="000000"/>
          <w:sz w:val="27"/>
          <w:szCs w:val="27"/>
        </w:rPr>
        <w:t>A successful new-TA entry does </w:t>
      </w:r>
      <w:r>
        <w:rPr>
          <w:rStyle w:val="Strong"/>
          <w:rFonts w:ascii="Times" w:hAnsi="Times"/>
          <w:color w:val="000000"/>
          <w:sz w:val="27"/>
          <w:szCs w:val="27"/>
        </w:rPr>
        <w:t>not</w:t>
      </w:r>
      <w:r>
        <w:rPr>
          <w:rFonts w:ascii="Times" w:hAnsi="Times"/>
          <w:color w:val="000000"/>
          <w:sz w:val="27"/>
          <w:szCs w:val="27"/>
        </w:rPr>
        <w:t> require a lead compound or validated target. It requires:</w:t>
      </w:r>
    </w:p>
    <w:p w14:paraId="00D3C1B9" w14:textId="77777777" w:rsidR="000C5DE9" w:rsidRDefault="000C5DE9" w:rsidP="000C5DE9">
      <w:pPr>
        <w:numPr>
          <w:ilvl w:val="0"/>
          <w:numId w:val="127"/>
        </w:numPr>
        <w:spacing w:before="100" w:beforeAutospacing="1" w:after="100" w:afterAutospacing="1"/>
        <w:rPr>
          <w:rFonts w:ascii="Times" w:hAnsi="Times"/>
          <w:color w:val="000000"/>
          <w:sz w:val="27"/>
          <w:szCs w:val="27"/>
        </w:rPr>
      </w:pPr>
      <w:r>
        <w:rPr>
          <w:rFonts w:ascii="Times" w:hAnsi="Times"/>
          <w:color w:val="000000"/>
          <w:sz w:val="27"/>
          <w:szCs w:val="27"/>
        </w:rPr>
        <w:t>Demonstrated functional tractability</w:t>
      </w:r>
    </w:p>
    <w:p w14:paraId="56BB9080" w14:textId="77777777" w:rsidR="000C5DE9" w:rsidRDefault="000C5DE9" w:rsidP="000C5DE9">
      <w:pPr>
        <w:numPr>
          <w:ilvl w:val="0"/>
          <w:numId w:val="127"/>
        </w:numPr>
        <w:spacing w:before="100" w:beforeAutospacing="1" w:after="100" w:afterAutospacing="1"/>
        <w:rPr>
          <w:rFonts w:ascii="Times" w:hAnsi="Times"/>
          <w:color w:val="000000"/>
          <w:sz w:val="27"/>
          <w:szCs w:val="27"/>
        </w:rPr>
      </w:pPr>
      <w:r>
        <w:rPr>
          <w:rFonts w:ascii="Times" w:hAnsi="Times"/>
          <w:color w:val="000000"/>
          <w:sz w:val="27"/>
          <w:szCs w:val="27"/>
        </w:rPr>
        <w:t>Evidence of convergence or neighborhoods</w:t>
      </w:r>
    </w:p>
    <w:p w14:paraId="74A3647A" w14:textId="77777777" w:rsidR="000C5DE9" w:rsidRDefault="000C5DE9" w:rsidP="000C5DE9">
      <w:pPr>
        <w:numPr>
          <w:ilvl w:val="0"/>
          <w:numId w:val="127"/>
        </w:numPr>
        <w:spacing w:before="100" w:beforeAutospacing="1" w:after="100" w:afterAutospacing="1"/>
        <w:rPr>
          <w:rFonts w:ascii="Times" w:hAnsi="Times"/>
          <w:color w:val="000000"/>
          <w:sz w:val="27"/>
          <w:szCs w:val="27"/>
        </w:rPr>
      </w:pPr>
      <w:r>
        <w:rPr>
          <w:rFonts w:ascii="Times" w:hAnsi="Times"/>
          <w:color w:val="000000"/>
          <w:sz w:val="27"/>
          <w:szCs w:val="27"/>
        </w:rPr>
        <w:t>At least one credible therapeutic hypothesis</w:t>
      </w:r>
    </w:p>
    <w:p w14:paraId="3B5289CB" w14:textId="77777777" w:rsidR="000C5DE9" w:rsidRDefault="000C5DE9" w:rsidP="000C5DE9">
      <w:pPr>
        <w:numPr>
          <w:ilvl w:val="0"/>
          <w:numId w:val="127"/>
        </w:numPr>
        <w:spacing w:before="100" w:beforeAutospacing="1" w:after="100" w:afterAutospacing="1"/>
        <w:rPr>
          <w:rFonts w:ascii="Times" w:hAnsi="Times"/>
          <w:color w:val="000000"/>
          <w:sz w:val="27"/>
          <w:szCs w:val="27"/>
        </w:rPr>
      </w:pPr>
      <w:r>
        <w:rPr>
          <w:rFonts w:ascii="Times" w:hAnsi="Times"/>
          <w:color w:val="000000"/>
          <w:sz w:val="27"/>
          <w:szCs w:val="27"/>
        </w:rPr>
        <w:t>Clear next experiments—or a justified termination</w:t>
      </w:r>
    </w:p>
    <w:p w14:paraId="687CF2C1"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discipline is what allows Quiver to explore ambitious therapeutic spaces without platform dilution.</w:t>
      </w:r>
    </w:p>
    <w:p w14:paraId="1C79D74B" w14:textId="77777777" w:rsidR="000C5DE9" w:rsidRDefault="003B2BA8" w:rsidP="000C5DE9">
      <w:pPr>
        <w:rPr>
          <w:rFonts w:ascii="Times" w:hAnsi="Times"/>
          <w:sz w:val="27"/>
          <w:szCs w:val="27"/>
        </w:rPr>
      </w:pPr>
      <w:r w:rsidRPr="003B2BA8">
        <w:rPr>
          <w:noProof/>
          <w14:ligatures w14:val="standardContextual"/>
        </w:rPr>
        <w:pict w14:anchorId="2BE8109B">
          <v:rect id="_x0000_i1056" alt="" style="width:468pt;height:.05pt;mso-width-percent:0;mso-height-percent:0;mso-width-percent:0;mso-height-percent:0" o:hralign="center" o:hrstd="t" o:hr="t" fillcolor="#a0a0a0" stroked="f"/>
        </w:pict>
      </w:r>
    </w:p>
    <w:p w14:paraId="0945116C" w14:textId="77777777" w:rsidR="000C5DE9" w:rsidRDefault="000C5DE9" w:rsidP="000C5DE9">
      <w:pPr>
        <w:pStyle w:val="Heading2"/>
        <w:rPr>
          <w:rFonts w:ascii="Times" w:hAnsi="Times"/>
          <w:color w:val="000000"/>
          <w:sz w:val="36"/>
          <w:szCs w:val="36"/>
        </w:rPr>
      </w:pPr>
      <w:r>
        <w:rPr>
          <w:rFonts w:ascii="Times" w:hAnsi="Times"/>
          <w:color w:val="000000"/>
        </w:rPr>
        <w:t>12.12 Bridge to the remaining chapters</w:t>
      </w:r>
    </w:p>
    <w:p w14:paraId="39BA000D" w14:textId="77777777" w:rsidR="000C5DE9" w:rsidRDefault="000C5DE9" w:rsidP="000C5DE9">
      <w:pPr>
        <w:pStyle w:val="NormalWeb"/>
        <w:rPr>
          <w:rFonts w:ascii="Times" w:hAnsi="Times"/>
          <w:color w:val="000000"/>
          <w:sz w:val="27"/>
          <w:szCs w:val="27"/>
        </w:rPr>
      </w:pPr>
      <w:r>
        <w:rPr>
          <w:rFonts w:ascii="Times" w:hAnsi="Times"/>
          <w:color w:val="000000"/>
          <w:sz w:val="27"/>
          <w:szCs w:val="27"/>
        </w:rPr>
        <w:t>With Chapters 10–12, Sapphire’s role as an operational reasoning system is fully specified. The remaining chapters move from </w:t>
      </w:r>
      <w:r>
        <w:rPr>
          <w:rStyle w:val="Emphasis"/>
          <w:rFonts w:ascii="Times" w:hAnsi="Times"/>
          <w:color w:val="000000"/>
          <w:sz w:val="27"/>
          <w:szCs w:val="27"/>
        </w:rPr>
        <w:t>how the system works</w:t>
      </w:r>
      <w:r>
        <w:rPr>
          <w:rFonts w:ascii="Times" w:hAnsi="Times"/>
          <w:color w:val="000000"/>
          <w:sz w:val="27"/>
          <w:szCs w:val="27"/>
        </w:rPr>
        <w:t> to </w:t>
      </w:r>
      <w:r>
        <w:rPr>
          <w:rStyle w:val="Emphasis"/>
          <w:rFonts w:ascii="Times" w:hAnsi="Times"/>
          <w:color w:val="000000"/>
          <w:sz w:val="27"/>
          <w:szCs w:val="27"/>
        </w:rPr>
        <w:t>why it matters</w:t>
      </w:r>
      <w:r>
        <w:rPr>
          <w:rFonts w:ascii="Times" w:hAnsi="Times"/>
          <w:color w:val="000000"/>
          <w:sz w:val="27"/>
          <w:szCs w:val="27"/>
        </w:rPr>
        <w:t>:</w:t>
      </w:r>
    </w:p>
    <w:p w14:paraId="2FA0C5D2" w14:textId="77777777" w:rsidR="000C5DE9" w:rsidRDefault="000C5DE9" w:rsidP="000C5DE9">
      <w:pPr>
        <w:numPr>
          <w:ilvl w:val="0"/>
          <w:numId w:val="128"/>
        </w:numPr>
        <w:spacing w:before="100" w:beforeAutospacing="1" w:after="100" w:afterAutospacing="1"/>
        <w:rPr>
          <w:rFonts w:ascii="Times" w:hAnsi="Times"/>
          <w:color w:val="000000"/>
          <w:sz w:val="27"/>
          <w:szCs w:val="27"/>
        </w:rPr>
      </w:pPr>
      <w:r>
        <w:rPr>
          <w:rFonts w:ascii="Times" w:hAnsi="Times"/>
          <w:color w:val="000000"/>
          <w:sz w:val="27"/>
          <w:szCs w:val="27"/>
        </w:rPr>
        <w:t>How the data layer can be expanded to improve precision</w:t>
      </w:r>
    </w:p>
    <w:p w14:paraId="45D1CDA0" w14:textId="77777777" w:rsidR="000C5DE9" w:rsidRDefault="000C5DE9" w:rsidP="000C5DE9">
      <w:pPr>
        <w:numPr>
          <w:ilvl w:val="0"/>
          <w:numId w:val="128"/>
        </w:numPr>
        <w:spacing w:before="100" w:beforeAutospacing="1" w:after="100" w:afterAutospacing="1"/>
        <w:rPr>
          <w:rFonts w:ascii="Times" w:hAnsi="Times"/>
          <w:color w:val="000000"/>
          <w:sz w:val="27"/>
          <w:szCs w:val="27"/>
        </w:rPr>
      </w:pPr>
      <w:r>
        <w:rPr>
          <w:rFonts w:ascii="Times" w:hAnsi="Times"/>
          <w:color w:val="000000"/>
          <w:sz w:val="27"/>
          <w:szCs w:val="27"/>
        </w:rPr>
        <w:t>How economic value compounds as the platform matures</w:t>
      </w:r>
    </w:p>
    <w:p w14:paraId="1CCA3FC7" w14:textId="77777777" w:rsidR="000C5DE9" w:rsidRDefault="000C5DE9" w:rsidP="000C5DE9">
      <w:pPr>
        <w:numPr>
          <w:ilvl w:val="0"/>
          <w:numId w:val="128"/>
        </w:numPr>
        <w:spacing w:before="100" w:beforeAutospacing="1" w:after="100" w:afterAutospacing="1"/>
        <w:rPr>
          <w:rFonts w:ascii="Times" w:hAnsi="Times"/>
          <w:color w:val="000000"/>
          <w:sz w:val="27"/>
          <w:szCs w:val="27"/>
        </w:rPr>
      </w:pPr>
      <w:r>
        <w:rPr>
          <w:rFonts w:ascii="Times" w:hAnsi="Times"/>
          <w:color w:val="000000"/>
          <w:sz w:val="27"/>
          <w:szCs w:val="27"/>
        </w:rPr>
        <w:t>How different strategic partners derive distinct value</w:t>
      </w:r>
    </w:p>
    <w:p w14:paraId="15FD882B" w14:textId="77777777" w:rsidR="000C5DE9" w:rsidRDefault="000C5DE9" w:rsidP="000C5DE9">
      <w:pPr>
        <w:numPr>
          <w:ilvl w:val="0"/>
          <w:numId w:val="128"/>
        </w:numPr>
        <w:spacing w:before="100" w:beforeAutospacing="1" w:after="100" w:afterAutospacing="1"/>
        <w:rPr>
          <w:rFonts w:ascii="Times" w:hAnsi="Times"/>
          <w:color w:val="000000"/>
          <w:sz w:val="27"/>
          <w:szCs w:val="27"/>
        </w:rPr>
      </w:pPr>
      <w:r>
        <w:rPr>
          <w:rFonts w:ascii="Times" w:hAnsi="Times"/>
          <w:color w:val="000000"/>
          <w:sz w:val="27"/>
          <w:szCs w:val="27"/>
        </w:rPr>
        <w:t>How Quiver “threads the needle” between platform and asset company</w:t>
      </w:r>
    </w:p>
    <w:p w14:paraId="3A5D890D" w14:textId="77777777" w:rsidR="000C5DE9" w:rsidRDefault="003B2BA8" w:rsidP="000C5DE9">
      <w:pPr>
        <w:spacing w:after="0"/>
        <w:rPr>
          <w:rFonts w:ascii="Times" w:hAnsi="Times"/>
          <w:sz w:val="27"/>
          <w:szCs w:val="27"/>
        </w:rPr>
      </w:pPr>
      <w:r w:rsidRPr="003B2BA8">
        <w:rPr>
          <w:noProof/>
          <w14:ligatures w14:val="standardContextual"/>
        </w:rPr>
        <w:pict w14:anchorId="00C179BD">
          <v:rect id="_x0000_i1055" alt="" style="width:468pt;height:.05pt;mso-width-percent:0;mso-height-percent:0;mso-width-percent:0;mso-height-percent:0" o:hralign="center" o:hrstd="t" o:hr="t" fillcolor="#a0a0a0" stroked="f"/>
        </w:pict>
      </w:r>
    </w:p>
    <w:p w14:paraId="315F90BD"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Next:</w:t>
      </w:r>
      <w:r>
        <w:rPr>
          <w:rFonts w:ascii="Times" w:hAnsi="Times"/>
          <w:color w:val="000000"/>
          <w:sz w:val="27"/>
          <w:szCs w:val="27"/>
        </w:rPr>
        <w:t> Chapter 13 — </w:t>
      </w:r>
      <w:r>
        <w:rPr>
          <w:rStyle w:val="Emphasis"/>
          <w:rFonts w:ascii="Times" w:hAnsi="Times"/>
          <w:color w:val="000000"/>
          <w:sz w:val="27"/>
          <w:szCs w:val="27"/>
        </w:rPr>
        <w:t>Sapphire as an Operating System: Core Functions and Primitives</w:t>
      </w:r>
    </w:p>
    <w:p w14:paraId="3A407468" w14:textId="77777777" w:rsidR="000C5DE9" w:rsidRDefault="003B2BA8" w:rsidP="000C5DE9">
      <w:pPr>
        <w:rPr>
          <w:rFonts w:ascii="Times" w:hAnsi="Times"/>
          <w:sz w:val="27"/>
          <w:szCs w:val="27"/>
        </w:rPr>
      </w:pPr>
      <w:r w:rsidRPr="003B2BA8">
        <w:rPr>
          <w:noProof/>
          <w14:ligatures w14:val="standardContextual"/>
        </w:rPr>
        <w:pict w14:anchorId="795CF63A">
          <v:rect id="_x0000_i1054" alt="" style="width:468pt;height:.05pt;mso-width-percent:0;mso-height-percent:0;mso-width-percent:0;mso-height-percent:0" o:hralign="center" o:hrstd="t" o:hr="t" fillcolor="#a0a0a0" stroked="f"/>
        </w:pict>
      </w:r>
    </w:p>
    <w:p w14:paraId="55BE9A23" w14:textId="77777777" w:rsidR="000C5DE9" w:rsidRDefault="000C5DE9" w:rsidP="000C5DE9">
      <w:pPr>
        <w:pStyle w:val="Heading1"/>
        <w:rPr>
          <w:rFonts w:ascii="Times" w:hAnsi="Times"/>
          <w:color w:val="000000"/>
          <w:sz w:val="48"/>
          <w:szCs w:val="48"/>
        </w:rPr>
      </w:pPr>
      <w:r>
        <w:rPr>
          <w:rFonts w:ascii="Times" w:hAnsi="Times"/>
          <w:color w:val="000000"/>
        </w:rPr>
        <w:lastRenderedPageBreak/>
        <w:t>Chapter 13</w:t>
      </w:r>
    </w:p>
    <w:p w14:paraId="0C2C2130" w14:textId="77777777" w:rsidR="000C5DE9" w:rsidRDefault="000C5DE9" w:rsidP="000C5DE9">
      <w:pPr>
        <w:pStyle w:val="Heading2"/>
        <w:rPr>
          <w:rFonts w:ascii="Times" w:hAnsi="Times"/>
          <w:color w:val="000000"/>
        </w:rPr>
      </w:pPr>
      <w:r>
        <w:rPr>
          <w:rFonts w:ascii="Times" w:hAnsi="Times"/>
          <w:color w:val="000000"/>
        </w:rPr>
        <w:t>Sapphire as an Operating System: Core Functions and Primitives</w:t>
      </w:r>
    </w:p>
    <w:p w14:paraId="1401D434" w14:textId="77777777" w:rsidR="000C5DE9" w:rsidRDefault="000C5DE9" w:rsidP="000C5DE9">
      <w:pPr>
        <w:pStyle w:val="NormalWeb"/>
        <w:rPr>
          <w:rFonts w:ascii="Times" w:hAnsi="Times"/>
          <w:color w:val="000000"/>
          <w:sz w:val="27"/>
          <w:szCs w:val="27"/>
        </w:rPr>
      </w:pPr>
      <w:r>
        <w:rPr>
          <w:rFonts w:ascii="Times" w:hAnsi="Times"/>
          <w:color w:val="000000"/>
          <w:sz w:val="27"/>
          <w:szCs w:val="27"/>
        </w:rPr>
        <w:t>Sapphire is best understood as a </w:t>
      </w:r>
      <w:r>
        <w:rPr>
          <w:rStyle w:val="Strong"/>
          <w:rFonts w:ascii="Times" w:hAnsi="Times"/>
          <w:color w:val="000000"/>
          <w:sz w:val="27"/>
          <w:szCs w:val="27"/>
        </w:rPr>
        <w:t>domain-specific operating system for functional CNS discovery</w:t>
      </w:r>
      <w:r>
        <w:rPr>
          <w:rFonts w:ascii="Times" w:hAnsi="Times"/>
          <w:color w:val="000000"/>
          <w:sz w:val="27"/>
          <w:szCs w:val="27"/>
        </w:rPr>
        <w:t>. Like a conventional OS, it does not perform the work itself; rather, it defines the abstractions, primitives, and control logic that allow complex workflows to execute reliably, reproducibly, and at scale.</w:t>
      </w:r>
    </w:p>
    <w:p w14:paraId="25369759"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chapter formalizes Sapphire’s design by (1) defining its </w:t>
      </w:r>
      <w:r>
        <w:rPr>
          <w:rStyle w:val="Strong"/>
          <w:rFonts w:ascii="Times" w:hAnsi="Times"/>
          <w:color w:val="000000"/>
          <w:sz w:val="27"/>
          <w:szCs w:val="27"/>
        </w:rPr>
        <w:t>core functions</w:t>
      </w:r>
      <w:r>
        <w:rPr>
          <w:rFonts w:ascii="Times" w:hAnsi="Times"/>
          <w:color w:val="000000"/>
          <w:sz w:val="27"/>
          <w:szCs w:val="27"/>
        </w:rPr>
        <w:t>, (2) enumerating its </w:t>
      </w:r>
      <w:r>
        <w:rPr>
          <w:rStyle w:val="Strong"/>
          <w:rFonts w:ascii="Times" w:hAnsi="Times"/>
          <w:color w:val="000000"/>
          <w:sz w:val="27"/>
          <w:szCs w:val="27"/>
        </w:rPr>
        <w:t>primitives</w:t>
      </w:r>
      <w:r>
        <w:rPr>
          <w:rFonts w:ascii="Times" w:hAnsi="Times"/>
          <w:color w:val="000000"/>
          <w:sz w:val="27"/>
          <w:szCs w:val="27"/>
        </w:rPr>
        <w:t>, and (3) mapping each primitive to its role in discovery, generalization, and decision-making.</w:t>
      </w:r>
    </w:p>
    <w:p w14:paraId="3A58FD9C" w14:textId="77777777" w:rsidR="000C5DE9" w:rsidRDefault="003B2BA8" w:rsidP="000C5DE9">
      <w:pPr>
        <w:rPr>
          <w:rFonts w:ascii="Times" w:hAnsi="Times"/>
          <w:sz w:val="27"/>
          <w:szCs w:val="27"/>
        </w:rPr>
      </w:pPr>
      <w:r w:rsidRPr="003B2BA8">
        <w:rPr>
          <w:noProof/>
          <w14:ligatures w14:val="standardContextual"/>
        </w:rPr>
        <w:pict w14:anchorId="43C76320">
          <v:rect id="_x0000_i1053" alt="" style="width:468pt;height:.05pt;mso-width-percent:0;mso-height-percent:0;mso-width-percent:0;mso-height-percent:0" o:hralign="center" o:hrstd="t" o:hr="t" fillcolor="#a0a0a0" stroked="f"/>
        </w:pict>
      </w:r>
    </w:p>
    <w:p w14:paraId="03062011" w14:textId="77777777" w:rsidR="000C5DE9" w:rsidRDefault="000C5DE9" w:rsidP="000C5DE9">
      <w:pPr>
        <w:pStyle w:val="Heading2"/>
        <w:rPr>
          <w:rFonts w:ascii="Times" w:hAnsi="Times"/>
          <w:color w:val="000000"/>
          <w:sz w:val="36"/>
          <w:szCs w:val="36"/>
        </w:rPr>
      </w:pPr>
      <w:r>
        <w:rPr>
          <w:rFonts w:ascii="Times" w:hAnsi="Times"/>
          <w:color w:val="000000"/>
        </w:rPr>
        <w:t>13.1 Why primitives matter</w:t>
      </w:r>
    </w:p>
    <w:p w14:paraId="1D08F037" w14:textId="77777777" w:rsidR="000C5DE9" w:rsidRDefault="000C5DE9" w:rsidP="000C5DE9">
      <w:pPr>
        <w:pStyle w:val="NormalWeb"/>
        <w:rPr>
          <w:rFonts w:ascii="Times" w:hAnsi="Times"/>
          <w:color w:val="000000"/>
          <w:sz w:val="27"/>
          <w:szCs w:val="27"/>
        </w:rPr>
      </w:pPr>
      <w:r>
        <w:rPr>
          <w:rFonts w:ascii="Times" w:hAnsi="Times"/>
          <w:color w:val="000000"/>
          <w:sz w:val="27"/>
          <w:szCs w:val="27"/>
        </w:rPr>
        <w:t>In discovery systems, complexity grows not from data volume but from </w:t>
      </w:r>
      <w:r>
        <w:rPr>
          <w:rStyle w:val="Strong"/>
          <w:rFonts w:ascii="Times" w:hAnsi="Times"/>
          <w:color w:val="000000"/>
          <w:sz w:val="27"/>
          <w:szCs w:val="27"/>
        </w:rPr>
        <w:t>uncontrolled abstraction</w:t>
      </w:r>
      <w:r>
        <w:rPr>
          <w:rFonts w:ascii="Times" w:hAnsi="Times"/>
          <w:color w:val="000000"/>
          <w:sz w:val="27"/>
          <w:szCs w:val="27"/>
        </w:rPr>
        <w:t>. Sapphire avoids this by enforcing a small set of </w:t>
      </w:r>
      <w:r>
        <w:rPr>
          <w:rStyle w:val="Emphasis"/>
          <w:rFonts w:ascii="Times" w:hAnsi="Times"/>
          <w:color w:val="000000"/>
          <w:sz w:val="27"/>
          <w:szCs w:val="27"/>
        </w:rPr>
        <w:t>irreducible primitives</w:t>
      </w:r>
      <w:r>
        <w:rPr>
          <w:rFonts w:ascii="Times" w:hAnsi="Times"/>
          <w:color w:val="000000"/>
          <w:sz w:val="27"/>
          <w:szCs w:val="27"/>
        </w:rPr>
        <w:t> that:</w:t>
      </w:r>
    </w:p>
    <w:p w14:paraId="7AF41EC2" w14:textId="77777777" w:rsidR="000C5DE9" w:rsidRDefault="000C5DE9" w:rsidP="000C5DE9">
      <w:pPr>
        <w:numPr>
          <w:ilvl w:val="0"/>
          <w:numId w:val="129"/>
        </w:numPr>
        <w:spacing w:before="100" w:beforeAutospacing="1" w:after="100" w:afterAutospacing="1"/>
        <w:rPr>
          <w:rFonts w:ascii="Times" w:hAnsi="Times"/>
          <w:color w:val="000000"/>
          <w:sz w:val="27"/>
          <w:szCs w:val="27"/>
        </w:rPr>
      </w:pPr>
      <w:r>
        <w:rPr>
          <w:rFonts w:ascii="Times" w:hAnsi="Times"/>
          <w:color w:val="000000"/>
          <w:sz w:val="27"/>
          <w:szCs w:val="27"/>
        </w:rPr>
        <w:t>Are biologically meaningful</w:t>
      </w:r>
    </w:p>
    <w:p w14:paraId="024CF2D7" w14:textId="77777777" w:rsidR="000C5DE9" w:rsidRDefault="000C5DE9" w:rsidP="000C5DE9">
      <w:pPr>
        <w:numPr>
          <w:ilvl w:val="0"/>
          <w:numId w:val="129"/>
        </w:numPr>
        <w:spacing w:before="100" w:beforeAutospacing="1" w:after="100" w:afterAutospacing="1"/>
        <w:rPr>
          <w:rFonts w:ascii="Times" w:hAnsi="Times"/>
          <w:color w:val="000000"/>
          <w:sz w:val="27"/>
          <w:szCs w:val="27"/>
        </w:rPr>
      </w:pPr>
      <w:r>
        <w:rPr>
          <w:rFonts w:ascii="Times" w:hAnsi="Times"/>
          <w:color w:val="000000"/>
          <w:sz w:val="27"/>
          <w:szCs w:val="27"/>
        </w:rPr>
        <w:t>Are experimentally grounded</w:t>
      </w:r>
    </w:p>
    <w:p w14:paraId="5D0CC70B" w14:textId="77777777" w:rsidR="000C5DE9" w:rsidRDefault="000C5DE9" w:rsidP="000C5DE9">
      <w:pPr>
        <w:numPr>
          <w:ilvl w:val="0"/>
          <w:numId w:val="129"/>
        </w:numPr>
        <w:spacing w:before="100" w:beforeAutospacing="1" w:after="100" w:afterAutospacing="1"/>
        <w:rPr>
          <w:rFonts w:ascii="Times" w:hAnsi="Times"/>
          <w:color w:val="000000"/>
          <w:sz w:val="27"/>
          <w:szCs w:val="27"/>
        </w:rPr>
      </w:pPr>
      <w:r>
        <w:rPr>
          <w:rFonts w:ascii="Times" w:hAnsi="Times"/>
          <w:color w:val="000000"/>
          <w:sz w:val="27"/>
          <w:szCs w:val="27"/>
        </w:rPr>
        <w:t>Can be versioned and audited</w:t>
      </w:r>
    </w:p>
    <w:p w14:paraId="4E3CDFE4" w14:textId="77777777" w:rsidR="000C5DE9" w:rsidRDefault="000C5DE9" w:rsidP="000C5DE9">
      <w:pPr>
        <w:numPr>
          <w:ilvl w:val="0"/>
          <w:numId w:val="129"/>
        </w:numPr>
        <w:spacing w:before="100" w:beforeAutospacing="1" w:after="100" w:afterAutospacing="1"/>
        <w:rPr>
          <w:rFonts w:ascii="Times" w:hAnsi="Times"/>
          <w:color w:val="000000"/>
          <w:sz w:val="27"/>
          <w:szCs w:val="27"/>
        </w:rPr>
      </w:pPr>
      <w:r>
        <w:rPr>
          <w:rFonts w:ascii="Times" w:hAnsi="Times"/>
          <w:color w:val="000000"/>
          <w:sz w:val="27"/>
          <w:szCs w:val="27"/>
        </w:rPr>
        <w:t>Can be composed into higher-order reasoning</w:t>
      </w:r>
    </w:p>
    <w:p w14:paraId="10661814" w14:textId="77777777" w:rsidR="000C5DE9" w:rsidRDefault="000C5DE9" w:rsidP="000C5DE9">
      <w:pPr>
        <w:pStyle w:val="NormalWeb"/>
        <w:rPr>
          <w:rFonts w:ascii="Times" w:hAnsi="Times"/>
          <w:color w:val="000000"/>
          <w:sz w:val="27"/>
          <w:szCs w:val="27"/>
        </w:rPr>
      </w:pPr>
      <w:r>
        <w:rPr>
          <w:rFonts w:ascii="Times" w:hAnsi="Times"/>
          <w:color w:val="000000"/>
          <w:sz w:val="27"/>
          <w:szCs w:val="27"/>
        </w:rPr>
        <w:t>Every Sapphire workflow—TSC, Common-Nodes, new TA entry—is built by composing these primitives under defined functions.</w:t>
      </w:r>
    </w:p>
    <w:p w14:paraId="37B68079" w14:textId="77777777" w:rsidR="000C5DE9" w:rsidRDefault="003B2BA8" w:rsidP="000C5DE9">
      <w:pPr>
        <w:rPr>
          <w:rFonts w:ascii="Times" w:hAnsi="Times"/>
          <w:sz w:val="27"/>
          <w:szCs w:val="27"/>
        </w:rPr>
      </w:pPr>
      <w:r w:rsidRPr="003B2BA8">
        <w:rPr>
          <w:noProof/>
          <w14:ligatures w14:val="standardContextual"/>
        </w:rPr>
        <w:pict w14:anchorId="0FB2265B">
          <v:rect id="_x0000_i1052" alt="" style="width:468pt;height:.05pt;mso-width-percent:0;mso-height-percent:0;mso-width-percent:0;mso-height-percent:0" o:hralign="center" o:hrstd="t" o:hr="t" fillcolor="#a0a0a0" stroked="f"/>
        </w:pict>
      </w:r>
    </w:p>
    <w:p w14:paraId="6F6B6730" w14:textId="77777777" w:rsidR="000C5DE9" w:rsidRDefault="000C5DE9" w:rsidP="000C5DE9">
      <w:pPr>
        <w:pStyle w:val="Heading2"/>
        <w:rPr>
          <w:rFonts w:ascii="Times" w:hAnsi="Times"/>
          <w:color w:val="000000"/>
          <w:sz w:val="36"/>
          <w:szCs w:val="36"/>
        </w:rPr>
      </w:pPr>
      <w:r>
        <w:rPr>
          <w:rFonts w:ascii="Times" w:hAnsi="Times"/>
          <w:color w:val="000000"/>
        </w:rPr>
        <w:t>13.2 Sapphire’s core functions (what the OS does)</w:t>
      </w:r>
    </w:p>
    <w:p w14:paraId="0662965A" w14:textId="77777777" w:rsidR="000C5DE9" w:rsidRDefault="000C5DE9" w:rsidP="000C5DE9">
      <w:pPr>
        <w:pStyle w:val="NormalWeb"/>
        <w:rPr>
          <w:rFonts w:ascii="Times" w:hAnsi="Times"/>
          <w:color w:val="000000"/>
          <w:sz w:val="27"/>
          <w:szCs w:val="27"/>
        </w:rPr>
      </w:pPr>
      <w:r>
        <w:rPr>
          <w:rFonts w:ascii="Times" w:hAnsi="Times"/>
          <w:color w:val="000000"/>
          <w:sz w:val="27"/>
          <w:szCs w:val="27"/>
        </w:rPr>
        <w:t>At the highest level, Sapphire performs seven core functions:</w:t>
      </w:r>
    </w:p>
    <w:p w14:paraId="0F2E9C31" w14:textId="77777777" w:rsidR="000C5DE9" w:rsidRDefault="000C5DE9" w:rsidP="000C5DE9">
      <w:pPr>
        <w:numPr>
          <w:ilvl w:val="0"/>
          <w:numId w:val="130"/>
        </w:numPr>
        <w:spacing w:before="100" w:beforeAutospacing="1" w:after="100" w:afterAutospacing="1"/>
        <w:rPr>
          <w:rFonts w:ascii="Times" w:hAnsi="Times"/>
          <w:color w:val="000000"/>
          <w:sz w:val="27"/>
          <w:szCs w:val="27"/>
        </w:rPr>
      </w:pPr>
      <w:r>
        <w:rPr>
          <w:rStyle w:val="Strong"/>
          <w:rFonts w:ascii="Times" w:hAnsi="Times"/>
          <w:color w:val="000000"/>
          <w:sz w:val="27"/>
          <w:szCs w:val="27"/>
        </w:rPr>
        <w:t>Represent</w:t>
      </w:r>
      <w:r>
        <w:rPr>
          <w:rFonts w:ascii="Times" w:hAnsi="Times"/>
          <w:color w:val="000000"/>
          <w:sz w:val="27"/>
          <w:szCs w:val="27"/>
        </w:rPr>
        <w:t> biological and chemical reality in computable form</w:t>
      </w:r>
    </w:p>
    <w:p w14:paraId="0A2ABEB3" w14:textId="77777777" w:rsidR="000C5DE9" w:rsidRDefault="000C5DE9" w:rsidP="000C5DE9">
      <w:pPr>
        <w:numPr>
          <w:ilvl w:val="0"/>
          <w:numId w:val="130"/>
        </w:numPr>
        <w:spacing w:before="100" w:beforeAutospacing="1" w:after="100" w:afterAutospacing="1"/>
        <w:rPr>
          <w:rFonts w:ascii="Times" w:hAnsi="Times"/>
          <w:color w:val="000000"/>
          <w:sz w:val="27"/>
          <w:szCs w:val="27"/>
        </w:rPr>
      </w:pPr>
      <w:r>
        <w:rPr>
          <w:rStyle w:val="Strong"/>
          <w:rFonts w:ascii="Times" w:hAnsi="Times"/>
          <w:color w:val="000000"/>
          <w:sz w:val="27"/>
          <w:szCs w:val="27"/>
        </w:rPr>
        <w:t>Compare</w:t>
      </w:r>
      <w:r>
        <w:rPr>
          <w:rFonts w:ascii="Times" w:hAnsi="Times"/>
          <w:color w:val="000000"/>
          <w:sz w:val="27"/>
          <w:szCs w:val="27"/>
        </w:rPr>
        <w:t> phenotypes, perturbations, and contexts</w:t>
      </w:r>
    </w:p>
    <w:p w14:paraId="24E283AA" w14:textId="77777777" w:rsidR="000C5DE9" w:rsidRDefault="000C5DE9" w:rsidP="000C5DE9">
      <w:pPr>
        <w:numPr>
          <w:ilvl w:val="0"/>
          <w:numId w:val="130"/>
        </w:numPr>
        <w:spacing w:before="100" w:beforeAutospacing="1" w:after="100" w:afterAutospacing="1"/>
        <w:rPr>
          <w:rFonts w:ascii="Times" w:hAnsi="Times"/>
          <w:color w:val="000000"/>
          <w:sz w:val="27"/>
          <w:szCs w:val="27"/>
        </w:rPr>
      </w:pPr>
      <w:r>
        <w:rPr>
          <w:rStyle w:val="Strong"/>
          <w:rFonts w:ascii="Times" w:hAnsi="Times"/>
          <w:color w:val="000000"/>
          <w:sz w:val="27"/>
          <w:szCs w:val="27"/>
        </w:rPr>
        <w:t>Infer</w:t>
      </w:r>
      <w:r>
        <w:rPr>
          <w:rFonts w:ascii="Times" w:hAnsi="Times"/>
          <w:color w:val="000000"/>
          <w:sz w:val="27"/>
          <w:szCs w:val="27"/>
        </w:rPr>
        <w:t> structure, convergence, and rescue relationships</w:t>
      </w:r>
    </w:p>
    <w:p w14:paraId="20E1D1CC" w14:textId="77777777" w:rsidR="000C5DE9" w:rsidRDefault="000C5DE9" w:rsidP="000C5DE9">
      <w:pPr>
        <w:numPr>
          <w:ilvl w:val="0"/>
          <w:numId w:val="130"/>
        </w:numPr>
        <w:spacing w:before="100" w:beforeAutospacing="1" w:after="100" w:afterAutospacing="1"/>
        <w:rPr>
          <w:rFonts w:ascii="Times" w:hAnsi="Times"/>
          <w:color w:val="000000"/>
          <w:sz w:val="27"/>
          <w:szCs w:val="27"/>
        </w:rPr>
      </w:pPr>
      <w:r>
        <w:rPr>
          <w:rStyle w:val="Strong"/>
          <w:rFonts w:ascii="Times" w:hAnsi="Times"/>
          <w:color w:val="000000"/>
          <w:sz w:val="27"/>
          <w:szCs w:val="27"/>
        </w:rPr>
        <w:t>Remember</w:t>
      </w:r>
      <w:r>
        <w:rPr>
          <w:rFonts w:ascii="Times" w:hAnsi="Times"/>
          <w:color w:val="000000"/>
          <w:sz w:val="27"/>
          <w:szCs w:val="27"/>
        </w:rPr>
        <w:t> results across programs and time</w:t>
      </w:r>
    </w:p>
    <w:p w14:paraId="123A4C10" w14:textId="77777777" w:rsidR="000C5DE9" w:rsidRDefault="000C5DE9" w:rsidP="000C5DE9">
      <w:pPr>
        <w:numPr>
          <w:ilvl w:val="0"/>
          <w:numId w:val="130"/>
        </w:numPr>
        <w:spacing w:before="100" w:beforeAutospacing="1" w:after="100" w:afterAutospacing="1"/>
        <w:rPr>
          <w:rFonts w:ascii="Times" w:hAnsi="Times"/>
          <w:color w:val="000000"/>
          <w:sz w:val="27"/>
          <w:szCs w:val="27"/>
        </w:rPr>
      </w:pPr>
      <w:r>
        <w:rPr>
          <w:rStyle w:val="Strong"/>
          <w:rFonts w:ascii="Times" w:hAnsi="Times"/>
          <w:color w:val="000000"/>
          <w:sz w:val="27"/>
          <w:szCs w:val="27"/>
        </w:rPr>
        <w:t>Propose</w:t>
      </w:r>
      <w:r>
        <w:rPr>
          <w:rFonts w:ascii="Times" w:hAnsi="Times"/>
          <w:color w:val="000000"/>
          <w:sz w:val="27"/>
          <w:szCs w:val="27"/>
        </w:rPr>
        <w:t> hypotheses and next experiments</w:t>
      </w:r>
    </w:p>
    <w:p w14:paraId="6184CA31" w14:textId="77777777" w:rsidR="000C5DE9" w:rsidRDefault="000C5DE9" w:rsidP="000C5DE9">
      <w:pPr>
        <w:numPr>
          <w:ilvl w:val="0"/>
          <w:numId w:val="130"/>
        </w:numPr>
        <w:spacing w:before="100" w:beforeAutospacing="1" w:after="100" w:afterAutospacing="1"/>
        <w:rPr>
          <w:rFonts w:ascii="Times" w:hAnsi="Times"/>
          <w:color w:val="000000"/>
          <w:sz w:val="27"/>
          <w:szCs w:val="27"/>
        </w:rPr>
      </w:pPr>
      <w:r>
        <w:rPr>
          <w:rStyle w:val="Strong"/>
          <w:rFonts w:ascii="Times" w:hAnsi="Times"/>
          <w:color w:val="000000"/>
          <w:sz w:val="27"/>
          <w:szCs w:val="27"/>
        </w:rPr>
        <w:t>Orchestrate</w:t>
      </w:r>
      <w:r>
        <w:rPr>
          <w:rFonts w:ascii="Times" w:hAnsi="Times"/>
          <w:color w:val="000000"/>
          <w:sz w:val="27"/>
          <w:szCs w:val="27"/>
        </w:rPr>
        <w:t> closed-loop discovery workflows</w:t>
      </w:r>
    </w:p>
    <w:p w14:paraId="3E4DA579" w14:textId="77777777" w:rsidR="000C5DE9" w:rsidRDefault="000C5DE9" w:rsidP="000C5DE9">
      <w:pPr>
        <w:numPr>
          <w:ilvl w:val="0"/>
          <w:numId w:val="130"/>
        </w:numPr>
        <w:spacing w:before="100" w:beforeAutospacing="1" w:after="100" w:afterAutospacing="1"/>
        <w:rPr>
          <w:rFonts w:ascii="Times" w:hAnsi="Times"/>
          <w:color w:val="000000"/>
          <w:sz w:val="27"/>
          <w:szCs w:val="27"/>
        </w:rPr>
      </w:pPr>
      <w:r>
        <w:rPr>
          <w:rStyle w:val="Strong"/>
          <w:rFonts w:ascii="Times" w:hAnsi="Times"/>
          <w:color w:val="000000"/>
          <w:sz w:val="27"/>
          <w:szCs w:val="27"/>
        </w:rPr>
        <w:t>Govern</w:t>
      </w:r>
      <w:r>
        <w:rPr>
          <w:rFonts w:ascii="Times" w:hAnsi="Times"/>
          <w:color w:val="000000"/>
          <w:sz w:val="27"/>
          <w:szCs w:val="27"/>
        </w:rPr>
        <w:t> provenance, permissions, and auditability</w:t>
      </w:r>
    </w:p>
    <w:p w14:paraId="43D1ED78" w14:textId="77777777" w:rsidR="000C5DE9" w:rsidRDefault="000C5DE9" w:rsidP="000C5DE9">
      <w:pPr>
        <w:pStyle w:val="NormalWeb"/>
        <w:rPr>
          <w:rFonts w:ascii="Times" w:hAnsi="Times"/>
          <w:color w:val="000000"/>
          <w:sz w:val="27"/>
          <w:szCs w:val="27"/>
        </w:rPr>
      </w:pPr>
      <w:r>
        <w:rPr>
          <w:rFonts w:ascii="Times" w:hAnsi="Times"/>
          <w:color w:val="000000"/>
          <w:sz w:val="27"/>
          <w:szCs w:val="27"/>
        </w:rPr>
        <w:lastRenderedPageBreak/>
        <w:t>These functions are implemented through a small, stable set of primitives.</w:t>
      </w:r>
    </w:p>
    <w:p w14:paraId="678FFE9D" w14:textId="77777777" w:rsidR="000C5DE9" w:rsidRDefault="003B2BA8" w:rsidP="000C5DE9">
      <w:pPr>
        <w:rPr>
          <w:rFonts w:ascii="Times" w:hAnsi="Times"/>
          <w:sz w:val="27"/>
          <w:szCs w:val="27"/>
        </w:rPr>
      </w:pPr>
      <w:r w:rsidRPr="003B2BA8">
        <w:rPr>
          <w:noProof/>
          <w14:ligatures w14:val="standardContextual"/>
        </w:rPr>
        <w:pict w14:anchorId="4A2F8392">
          <v:rect id="_x0000_i1051" alt="" style="width:468pt;height:.05pt;mso-width-percent:0;mso-height-percent:0;mso-width-percent:0;mso-height-percent:0" o:hralign="center" o:hrstd="t" o:hr="t" fillcolor="#a0a0a0" stroked="f"/>
        </w:pict>
      </w:r>
    </w:p>
    <w:p w14:paraId="1A27CE10" w14:textId="77777777" w:rsidR="000C5DE9" w:rsidRDefault="000C5DE9" w:rsidP="000C5DE9">
      <w:pPr>
        <w:pStyle w:val="Heading2"/>
        <w:rPr>
          <w:rFonts w:ascii="Times" w:hAnsi="Times"/>
          <w:color w:val="000000"/>
          <w:sz w:val="36"/>
          <w:szCs w:val="36"/>
        </w:rPr>
      </w:pPr>
      <w:r>
        <w:rPr>
          <w:rFonts w:ascii="Times" w:hAnsi="Times"/>
          <w:color w:val="000000"/>
        </w:rPr>
        <w:t>13.3 Sapphire primitives (what the OS reasons over)</w:t>
      </w:r>
    </w:p>
    <w:p w14:paraId="04190D6A" w14:textId="77777777" w:rsidR="000C5DE9" w:rsidRDefault="000C5DE9" w:rsidP="000C5DE9">
      <w:pPr>
        <w:pStyle w:val="NormalWeb"/>
        <w:rPr>
          <w:rFonts w:ascii="Times" w:hAnsi="Times"/>
          <w:color w:val="000000"/>
          <w:sz w:val="27"/>
          <w:szCs w:val="27"/>
        </w:rPr>
      </w:pPr>
      <w:r>
        <w:rPr>
          <w:rFonts w:ascii="Times" w:hAnsi="Times"/>
          <w:color w:val="000000"/>
          <w:sz w:val="27"/>
          <w:szCs w:val="27"/>
        </w:rPr>
        <w:t>The table below defines Sapphire’s </w:t>
      </w:r>
      <w:r>
        <w:rPr>
          <w:rStyle w:val="Strong"/>
          <w:rFonts w:ascii="Times" w:hAnsi="Times"/>
          <w:color w:val="000000"/>
          <w:sz w:val="27"/>
          <w:szCs w:val="27"/>
        </w:rPr>
        <w:t>canonical primitives</w:t>
      </w:r>
      <w:r>
        <w:rPr>
          <w:rFonts w:ascii="Times" w:hAnsi="Times"/>
          <w:color w:val="000000"/>
          <w:sz w:val="27"/>
          <w:szCs w:val="27"/>
        </w:rPr>
        <w:t>, their meanings, and how they are used.</w:t>
      </w:r>
    </w:p>
    <w:p w14:paraId="50244791" w14:textId="77777777" w:rsidR="000C5DE9" w:rsidRDefault="003B2BA8" w:rsidP="000C5DE9">
      <w:pPr>
        <w:rPr>
          <w:rFonts w:ascii="Times" w:hAnsi="Times"/>
          <w:sz w:val="27"/>
          <w:szCs w:val="27"/>
        </w:rPr>
      </w:pPr>
      <w:r w:rsidRPr="003B2BA8">
        <w:rPr>
          <w:noProof/>
          <w14:ligatures w14:val="standardContextual"/>
        </w:rPr>
        <w:pict w14:anchorId="66A64AD5">
          <v:rect id="_x0000_i1050" alt="" style="width:468pt;height:.05pt;mso-width-percent:0;mso-height-percent:0;mso-width-percent:0;mso-height-percent:0" o:hralign="center" o:hrstd="t" o:hr="t" fillcolor="#a0a0a0" stroked="f"/>
        </w:pict>
      </w:r>
    </w:p>
    <w:p w14:paraId="1ADA5806" w14:textId="77777777" w:rsidR="000C5DE9" w:rsidRPr="00BE5F7B" w:rsidRDefault="000C5DE9" w:rsidP="000C5DE9">
      <w:pPr>
        <w:pStyle w:val="Heading3"/>
        <w:rPr>
          <w:rFonts w:ascii="Times" w:hAnsi="Times"/>
          <w:color w:val="000000"/>
          <w:sz w:val="18"/>
          <w:szCs w:val="18"/>
        </w:rPr>
      </w:pPr>
      <w:r w:rsidRPr="00BE5F7B">
        <w:rPr>
          <w:rFonts w:ascii="Times" w:hAnsi="Times"/>
          <w:color w:val="000000"/>
          <w:sz w:val="18"/>
          <w:szCs w:val="18"/>
        </w:rPr>
        <w:t>Table 13.1 — Sapphire Core Primitives and Their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30"/>
        <w:gridCol w:w="3019"/>
        <w:gridCol w:w="1035"/>
        <w:gridCol w:w="1852"/>
        <w:gridCol w:w="30"/>
        <w:gridCol w:w="2076"/>
      </w:tblGrid>
      <w:tr w:rsidR="000C5DE9" w:rsidRPr="00BE5F7B" w14:paraId="3F712F90" w14:textId="77777777" w:rsidTr="00DB7E68">
        <w:trPr>
          <w:tblHeader/>
          <w:tblCellSpacing w:w="15" w:type="dxa"/>
        </w:trPr>
        <w:tc>
          <w:tcPr>
            <w:tcW w:w="0" w:type="auto"/>
            <w:gridSpan w:val="2"/>
            <w:vAlign w:val="center"/>
            <w:hideMark/>
          </w:tcPr>
          <w:p w14:paraId="456FA98F"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Primitive</w:t>
            </w:r>
          </w:p>
        </w:tc>
        <w:tc>
          <w:tcPr>
            <w:tcW w:w="0" w:type="auto"/>
            <w:vAlign w:val="center"/>
            <w:hideMark/>
          </w:tcPr>
          <w:p w14:paraId="67C8A272"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Definition</w:t>
            </w:r>
          </w:p>
        </w:tc>
        <w:tc>
          <w:tcPr>
            <w:tcW w:w="0" w:type="auto"/>
            <w:gridSpan w:val="2"/>
            <w:vAlign w:val="center"/>
            <w:hideMark/>
          </w:tcPr>
          <w:p w14:paraId="170CE4E8"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What It Represents</w:t>
            </w:r>
          </w:p>
        </w:tc>
        <w:tc>
          <w:tcPr>
            <w:tcW w:w="0" w:type="auto"/>
            <w:gridSpan w:val="2"/>
            <w:vAlign w:val="center"/>
            <w:hideMark/>
          </w:tcPr>
          <w:p w14:paraId="64B6449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Used For</w:t>
            </w:r>
          </w:p>
        </w:tc>
      </w:tr>
      <w:tr w:rsidR="000C5DE9" w:rsidRPr="00BE5F7B" w14:paraId="6B2FFF5C" w14:textId="77777777" w:rsidTr="00DB7E68">
        <w:trPr>
          <w:tblCellSpacing w:w="15" w:type="dxa"/>
        </w:trPr>
        <w:tc>
          <w:tcPr>
            <w:tcW w:w="0" w:type="auto"/>
            <w:gridSpan w:val="2"/>
            <w:vAlign w:val="center"/>
            <w:hideMark/>
          </w:tcPr>
          <w:p w14:paraId="743A8CB0" w14:textId="77777777" w:rsidR="000C5DE9" w:rsidRPr="00BE5F7B" w:rsidRDefault="000C5DE9" w:rsidP="00DB7E68">
            <w:pPr>
              <w:rPr>
                <w:rFonts w:ascii="Times" w:hAnsi="Times"/>
                <w:sz w:val="18"/>
                <w:szCs w:val="18"/>
              </w:rPr>
            </w:pPr>
            <w:r w:rsidRPr="00BE5F7B">
              <w:rPr>
                <w:rStyle w:val="Strong"/>
                <w:rFonts w:ascii="Times" w:hAnsi="Times"/>
                <w:sz w:val="18"/>
                <w:szCs w:val="18"/>
              </w:rPr>
              <w:t>Phenotype Vector</w:t>
            </w:r>
          </w:p>
        </w:tc>
        <w:tc>
          <w:tcPr>
            <w:tcW w:w="0" w:type="auto"/>
            <w:vAlign w:val="center"/>
            <w:hideMark/>
          </w:tcPr>
          <w:p w14:paraId="053432ED" w14:textId="77777777" w:rsidR="000C5DE9" w:rsidRPr="00BE5F7B" w:rsidRDefault="000C5DE9" w:rsidP="00DB7E68">
            <w:pPr>
              <w:rPr>
                <w:rFonts w:ascii="Times" w:hAnsi="Times"/>
                <w:sz w:val="18"/>
                <w:szCs w:val="18"/>
              </w:rPr>
            </w:pPr>
            <w:r w:rsidRPr="00BE5F7B">
              <w:rPr>
                <w:rFonts w:ascii="Times" w:hAnsi="Times"/>
                <w:sz w:val="18"/>
                <w:szCs w:val="18"/>
              </w:rPr>
              <w:t>A high-dimensional, versioned representation of neuronal function</w:t>
            </w:r>
          </w:p>
        </w:tc>
        <w:tc>
          <w:tcPr>
            <w:tcW w:w="0" w:type="auto"/>
            <w:gridSpan w:val="2"/>
            <w:vAlign w:val="center"/>
            <w:hideMark/>
          </w:tcPr>
          <w:p w14:paraId="3E9272A8" w14:textId="77777777" w:rsidR="000C5DE9" w:rsidRPr="00BE5F7B" w:rsidRDefault="000C5DE9" w:rsidP="00DB7E68">
            <w:pPr>
              <w:rPr>
                <w:rFonts w:ascii="Times" w:hAnsi="Times"/>
                <w:sz w:val="18"/>
                <w:szCs w:val="18"/>
              </w:rPr>
            </w:pPr>
            <w:r w:rsidRPr="00BE5F7B">
              <w:rPr>
                <w:rFonts w:ascii="Times" w:hAnsi="Times"/>
                <w:sz w:val="18"/>
                <w:szCs w:val="18"/>
              </w:rPr>
              <w:t>Disease state, control state, rescue state</w:t>
            </w:r>
          </w:p>
        </w:tc>
        <w:tc>
          <w:tcPr>
            <w:tcW w:w="0" w:type="auto"/>
            <w:gridSpan w:val="2"/>
            <w:vAlign w:val="center"/>
            <w:hideMark/>
          </w:tcPr>
          <w:p w14:paraId="13457897" w14:textId="77777777" w:rsidR="000C5DE9" w:rsidRPr="00BE5F7B" w:rsidRDefault="000C5DE9" w:rsidP="00DB7E68">
            <w:pPr>
              <w:rPr>
                <w:rFonts w:ascii="Times" w:hAnsi="Times"/>
                <w:sz w:val="18"/>
                <w:szCs w:val="18"/>
              </w:rPr>
            </w:pPr>
            <w:r w:rsidRPr="00BE5F7B">
              <w:rPr>
                <w:rFonts w:ascii="Times" w:hAnsi="Times"/>
                <w:sz w:val="18"/>
                <w:szCs w:val="18"/>
              </w:rPr>
              <w:t>Clustering, similarity, rescue scoring</w:t>
            </w:r>
          </w:p>
        </w:tc>
      </w:tr>
      <w:tr w:rsidR="000C5DE9" w:rsidRPr="00BE5F7B" w14:paraId="56848DEE" w14:textId="77777777" w:rsidTr="00DB7E68">
        <w:trPr>
          <w:tblCellSpacing w:w="15" w:type="dxa"/>
        </w:trPr>
        <w:tc>
          <w:tcPr>
            <w:tcW w:w="0" w:type="auto"/>
            <w:gridSpan w:val="2"/>
            <w:vAlign w:val="center"/>
            <w:hideMark/>
          </w:tcPr>
          <w:p w14:paraId="2B6469B4" w14:textId="77777777" w:rsidR="000C5DE9" w:rsidRPr="00BE5F7B" w:rsidRDefault="000C5DE9" w:rsidP="00DB7E68">
            <w:pPr>
              <w:rPr>
                <w:rFonts w:ascii="Times" w:hAnsi="Times"/>
                <w:sz w:val="18"/>
                <w:szCs w:val="18"/>
              </w:rPr>
            </w:pPr>
            <w:r w:rsidRPr="00BE5F7B">
              <w:rPr>
                <w:rStyle w:val="Strong"/>
                <w:rFonts w:ascii="Times" w:hAnsi="Times"/>
                <w:sz w:val="18"/>
                <w:szCs w:val="18"/>
              </w:rPr>
              <w:t>Perturbation</w:t>
            </w:r>
          </w:p>
        </w:tc>
        <w:tc>
          <w:tcPr>
            <w:tcW w:w="0" w:type="auto"/>
            <w:vAlign w:val="center"/>
            <w:hideMark/>
          </w:tcPr>
          <w:p w14:paraId="4637ECD7" w14:textId="77777777" w:rsidR="000C5DE9" w:rsidRPr="00BE5F7B" w:rsidRDefault="000C5DE9" w:rsidP="00DB7E68">
            <w:pPr>
              <w:rPr>
                <w:rFonts w:ascii="Times" w:hAnsi="Times"/>
                <w:sz w:val="18"/>
                <w:szCs w:val="18"/>
              </w:rPr>
            </w:pPr>
            <w:r w:rsidRPr="00BE5F7B">
              <w:rPr>
                <w:rFonts w:ascii="Times" w:hAnsi="Times"/>
                <w:sz w:val="18"/>
                <w:szCs w:val="18"/>
              </w:rPr>
              <w:t>A deliberate intervention applied to a system</w:t>
            </w:r>
          </w:p>
        </w:tc>
        <w:tc>
          <w:tcPr>
            <w:tcW w:w="0" w:type="auto"/>
            <w:gridSpan w:val="2"/>
            <w:vAlign w:val="center"/>
            <w:hideMark/>
          </w:tcPr>
          <w:p w14:paraId="6A85D4C3" w14:textId="77777777" w:rsidR="000C5DE9" w:rsidRPr="00BE5F7B" w:rsidRDefault="000C5DE9" w:rsidP="00DB7E68">
            <w:pPr>
              <w:rPr>
                <w:rFonts w:ascii="Times" w:hAnsi="Times"/>
                <w:sz w:val="18"/>
                <w:szCs w:val="18"/>
              </w:rPr>
            </w:pPr>
            <w:r w:rsidRPr="00BE5F7B">
              <w:rPr>
                <w:rFonts w:ascii="Times" w:hAnsi="Times"/>
                <w:sz w:val="18"/>
                <w:szCs w:val="18"/>
              </w:rPr>
              <w:t>Gene edit, ASO, drug, drug combination</w:t>
            </w:r>
          </w:p>
        </w:tc>
        <w:tc>
          <w:tcPr>
            <w:tcW w:w="0" w:type="auto"/>
            <w:gridSpan w:val="2"/>
            <w:vAlign w:val="center"/>
            <w:hideMark/>
          </w:tcPr>
          <w:p w14:paraId="2B4022D2" w14:textId="77777777" w:rsidR="000C5DE9" w:rsidRPr="00BE5F7B" w:rsidRDefault="000C5DE9" w:rsidP="00DB7E68">
            <w:pPr>
              <w:rPr>
                <w:rFonts w:ascii="Times" w:hAnsi="Times"/>
                <w:sz w:val="18"/>
                <w:szCs w:val="18"/>
              </w:rPr>
            </w:pPr>
            <w:r w:rsidRPr="00BE5F7B">
              <w:rPr>
                <w:rFonts w:ascii="Times" w:hAnsi="Times"/>
                <w:sz w:val="18"/>
                <w:szCs w:val="18"/>
              </w:rPr>
              <w:t>Causal inference, screening</w:t>
            </w:r>
          </w:p>
        </w:tc>
      </w:tr>
      <w:tr w:rsidR="000C5DE9" w:rsidRPr="00BE5F7B" w14:paraId="4B0A3842" w14:textId="77777777" w:rsidTr="00DB7E68">
        <w:trPr>
          <w:tblCellSpacing w:w="15" w:type="dxa"/>
        </w:trPr>
        <w:tc>
          <w:tcPr>
            <w:tcW w:w="0" w:type="auto"/>
            <w:gridSpan w:val="2"/>
            <w:vAlign w:val="center"/>
            <w:hideMark/>
          </w:tcPr>
          <w:p w14:paraId="3645D3C8" w14:textId="77777777" w:rsidR="000C5DE9" w:rsidRPr="00BE5F7B" w:rsidRDefault="000C5DE9" w:rsidP="00DB7E68">
            <w:pPr>
              <w:rPr>
                <w:rFonts w:ascii="Times" w:hAnsi="Times"/>
                <w:sz w:val="18"/>
                <w:szCs w:val="18"/>
              </w:rPr>
            </w:pPr>
            <w:r w:rsidRPr="00BE5F7B">
              <w:rPr>
                <w:rStyle w:val="Strong"/>
                <w:rFonts w:ascii="Times" w:hAnsi="Times"/>
                <w:sz w:val="18"/>
                <w:szCs w:val="18"/>
              </w:rPr>
              <w:t>Cellular Context</w:t>
            </w:r>
          </w:p>
        </w:tc>
        <w:tc>
          <w:tcPr>
            <w:tcW w:w="0" w:type="auto"/>
            <w:vAlign w:val="center"/>
            <w:hideMark/>
          </w:tcPr>
          <w:p w14:paraId="2FDA5DD9" w14:textId="77777777" w:rsidR="000C5DE9" w:rsidRPr="00BE5F7B" w:rsidRDefault="000C5DE9" w:rsidP="00DB7E68">
            <w:pPr>
              <w:rPr>
                <w:rFonts w:ascii="Times" w:hAnsi="Times"/>
                <w:sz w:val="18"/>
                <w:szCs w:val="18"/>
              </w:rPr>
            </w:pPr>
            <w:r w:rsidRPr="00BE5F7B">
              <w:rPr>
                <w:rFonts w:ascii="Times" w:hAnsi="Times"/>
                <w:sz w:val="18"/>
                <w:szCs w:val="18"/>
              </w:rPr>
              <w:t>The biological setting in which a perturbation is applied</w:t>
            </w:r>
          </w:p>
        </w:tc>
        <w:tc>
          <w:tcPr>
            <w:tcW w:w="0" w:type="auto"/>
            <w:gridSpan w:val="2"/>
            <w:vAlign w:val="center"/>
            <w:hideMark/>
          </w:tcPr>
          <w:p w14:paraId="674F1E87" w14:textId="77777777" w:rsidR="000C5DE9" w:rsidRPr="00BE5F7B" w:rsidRDefault="000C5DE9" w:rsidP="00DB7E68">
            <w:pPr>
              <w:rPr>
                <w:rFonts w:ascii="Times" w:hAnsi="Times"/>
                <w:sz w:val="18"/>
                <w:szCs w:val="18"/>
              </w:rPr>
            </w:pPr>
            <w:r w:rsidRPr="00BE5F7B">
              <w:rPr>
                <w:rFonts w:ascii="Times" w:hAnsi="Times"/>
                <w:sz w:val="18"/>
                <w:szCs w:val="18"/>
              </w:rPr>
              <w:t>Cell type, maturity, co-culture, stress state</w:t>
            </w:r>
          </w:p>
        </w:tc>
        <w:tc>
          <w:tcPr>
            <w:tcW w:w="0" w:type="auto"/>
            <w:gridSpan w:val="2"/>
            <w:vAlign w:val="center"/>
            <w:hideMark/>
          </w:tcPr>
          <w:p w14:paraId="615312EF" w14:textId="77777777" w:rsidR="000C5DE9" w:rsidRPr="00BE5F7B" w:rsidRDefault="000C5DE9" w:rsidP="00DB7E68">
            <w:pPr>
              <w:rPr>
                <w:rFonts w:ascii="Times" w:hAnsi="Times"/>
                <w:sz w:val="18"/>
                <w:szCs w:val="18"/>
              </w:rPr>
            </w:pPr>
            <w:r w:rsidRPr="00BE5F7B">
              <w:rPr>
                <w:rFonts w:ascii="Times" w:hAnsi="Times"/>
                <w:sz w:val="18"/>
                <w:szCs w:val="18"/>
              </w:rPr>
              <w:t>Context dependence, generalization</w:t>
            </w:r>
          </w:p>
        </w:tc>
      </w:tr>
      <w:tr w:rsidR="000C5DE9" w:rsidRPr="00BE5F7B" w14:paraId="5D3419E5" w14:textId="77777777" w:rsidTr="00DB7E68">
        <w:trPr>
          <w:tblCellSpacing w:w="15" w:type="dxa"/>
        </w:trPr>
        <w:tc>
          <w:tcPr>
            <w:tcW w:w="0" w:type="auto"/>
            <w:gridSpan w:val="2"/>
            <w:vAlign w:val="center"/>
            <w:hideMark/>
          </w:tcPr>
          <w:p w14:paraId="621D2938" w14:textId="77777777" w:rsidR="000C5DE9" w:rsidRPr="00BE5F7B" w:rsidRDefault="000C5DE9" w:rsidP="00DB7E68">
            <w:pPr>
              <w:rPr>
                <w:rFonts w:ascii="Times" w:hAnsi="Times"/>
                <w:sz w:val="18"/>
                <w:szCs w:val="18"/>
              </w:rPr>
            </w:pPr>
            <w:r w:rsidRPr="00BE5F7B">
              <w:rPr>
                <w:rStyle w:val="Strong"/>
                <w:rFonts w:ascii="Times" w:hAnsi="Times"/>
                <w:sz w:val="18"/>
                <w:szCs w:val="18"/>
              </w:rPr>
              <w:t>Experimental State</w:t>
            </w:r>
          </w:p>
        </w:tc>
        <w:tc>
          <w:tcPr>
            <w:tcW w:w="0" w:type="auto"/>
            <w:vAlign w:val="center"/>
            <w:hideMark/>
          </w:tcPr>
          <w:p w14:paraId="13C3431B" w14:textId="77777777" w:rsidR="000C5DE9" w:rsidRPr="00BE5F7B" w:rsidRDefault="000C5DE9" w:rsidP="00DB7E68">
            <w:pPr>
              <w:rPr>
                <w:rFonts w:ascii="Times" w:hAnsi="Times"/>
                <w:sz w:val="18"/>
                <w:szCs w:val="18"/>
              </w:rPr>
            </w:pPr>
            <w:r w:rsidRPr="00BE5F7B">
              <w:rPr>
                <w:rFonts w:ascii="Times" w:hAnsi="Times"/>
                <w:sz w:val="18"/>
                <w:szCs w:val="18"/>
              </w:rPr>
              <w:t>A labeled condition of the system</w:t>
            </w:r>
          </w:p>
        </w:tc>
        <w:tc>
          <w:tcPr>
            <w:tcW w:w="0" w:type="auto"/>
            <w:gridSpan w:val="2"/>
            <w:vAlign w:val="center"/>
            <w:hideMark/>
          </w:tcPr>
          <w:p w14:paraId="44F21CA7" w14:textId="77777777" w:rsidR="000C5DE9" w:rsidRPr="00BE5F7B" w:rsidRDefault="000C5DE9" w:rsidP="00DB7E68">
            <w:pPr>
              <w:rPr>
                <w:rFonts w:ascii="Times" w:hAnsi="Times"/>
                <w:sz w:val="18"/>
                <w:szCs w:val="18"/>
              </w:rPr>
            </w:pPr>
            <w:r w:rsidRPr="00BE5F7B">
              <w:rPr>
                <w:rFonts w:ascii="Times" w:hAnsi="Times"/>
                <w:sz w:val="18"/>
                <w:szCs w:val="18"/>
              </w:rPr>
              <w:t>Baseline, disease, treated, rescued</w:t>
            </w:r>
          </w:p>
        </w:tc>
        <w:tc>
          <w:tcPr>
            <w:tcW w:w="0" w:type="auto"/>
            <w:gridSpan w:val="2"/>
            <w:vAlign w:val="center"/>
            <w:hideMark/>
          </w:tcPr>
          <w:p w14:paraId="17421534" w14:textId="77777777" w:rsidR="000C5DE9" w:rsidRPr="00BE5F7B" w:rsidRDefault="000C5DE9" w:rsidP="00DB7E68">
            <w:pPr>
              <w:rPr>
                <w:rFonts w:ascii="Times" w:hAnsi="Times"/>
                <w:sz w:val="18"/>
                <w:szCs w:val="18"/>
              </w:rPr>
            </w:pPr>
            <w:r w:rsidRPr="00BE5F7B">
              <w:rPr>
                <w:rFonts w:ascii="Times" w:hAnsi="Times"/>
                <w:sz w:val="18"/>
                <w:szCs w:val="18"/>
              </w:rPr>
              <w:t>Comparative reasoning</w:t>
            </w:r>
          </w:p>
        </w:tc>
      </w:tr>
      <w:tr w:rsidR="000C5DE9" w:rsidRPr="00BE5F7B" w14:paraId="7860F2DB" w14:textId="77777777" w:rsidTr="00DB7E68">
        <w:trPr>
          <w:tblCellSpacing w:w="15" w:type="dxa"/>
        </w:trPr>
        <w:tc>
          <w:tcPr>
            <w:tcW w:w="0" w:type="auto"/>
            <w:gridSpan w:val="2"/>
            <w:vAlign w:val="center"/>
            <w:hideMark/>
          </w:tcPr>
          <w:p w14:paraId="32D25443" w14:textId="77777777" w:rsidR="000C5DE9" w:rsidRPr="00BE5F7B" w:rsidRDefault="000C5DE9" w:rsidP="00DB7E68">
            <w:pPr>
              <w:rPr>
                <w:rFonts w:ascii="Times" w:hAnsi="Times"/>
                <w:sz w:val="18"/>
                <w:szCs w:val="18"/>
              </w:rPr>
            </w:pPr>
            <w:r w:rsidRPr="00BE5F7B">
              <w:rPr>
                <w:rStyle w:val="Strong"/>
                <w:rFonts w:ascii="Times" w:hAnsi="Times"/>
                <w:sz w:val="18"/>
                <w:szCs w:val="18"/>
              </w:rPr>
              <w:t>Embedding Space</w:t>
            </w:r>
          </w:p>
        </w:tc>
        <w:tc>
          <w:tcPr>
            <w:tcW w:w="0" w:type="auto"/>
            <w:vAlign w:val="center"/>
            <w:hideMark/>
          </w:tcPr>
          <w:p w14:paraId="49F761A9" w14:textId="77777777" w:rsidR="000C5DE9" w:rsidRPr="00BE5F7B" w:rsidRDefault="000C5DE9" w:rsidP="00DB7E68">
            <w:pPr>
              <w:rPr>
                <w:rFonts w:ascii="Times" w:hAnsi="Times"/>
                <w:sz w:val="18"/>
                <w:szCs w:val="18"/>
              </w:rPr>
            </w:pPr>
            <w:r w:rsidRPr="00BE5F7B">
              <w:rPr>
                <w:rFonts w:ascii="Times" w:hAnsi="Times"/>
                <w:sz w:val="18"/>
                <w:szCs w:val="18"/>
              </w:rPr>
              <w:t>A metric space preserving functional relationships</w:t>
            </w:r>
          </w:p>
        </w:tc>
        <w:tc>
          <w:tcPr>
            <w:tcW w:w="0" w:type="auto"/>
            <w:gridSpan w:val="2"/>
            <w:vAlign w:val="center"/>
            <w:hideMark/>
          </w:tcPr>
          <w:p w14:paraId="326A69A3" w14:textId="77777777" w:rsidR="000C5DE9" w:rsidRPr="00BE5F7B" w:rsidRDefault="000C5DE9" w:rsidP="00DB7E68">
            <w:pPr>
              <w:rPr>
                <w:rFonts w:ascii="Times" w:hAnsi="Times"/>
                <w:sz w:val="18"/>
                <w:szCs w:val="18"/>
              </w:rPr>
            </w:pPr>
            <w:r w:rsidRPr="00BE5F7B">
              <w:rPr>
                <w:rFonts w:ascii="Times" w:hAnsi="Times"/>
                <w:sz w:val="18"/>
                <w:szCs w:val="18"/>
              </w:rPr>
              <w:t>Geometry of phenotypes</w:t>
            </w:r>
          </w:p>
        </w:tc>
        <w:tc>
          <w:tcPr>
            <w:tcW w:w="0" w:type="auto"/>
            <w:gridSpan w:val="2"/>
            <w:vAlign w:val="center"/>
            <w:hideMark/>
          </w:tcPr>
          <w:p w14:paraId="37635281" w14:textId="77777777" w:rsidR="000C5DE9" w:rsidRPr="00BE5F7B" w:rsidRDefault="000C5DE9" w:rsidP="00DB7E68">
            <w:pPr>
              <w:rPr>
                <w:rFonts w:ascii="Times" w:hAnsi="Times"/>
                <w:sz w:val="18"/>
                <w:szCs w:val="18"/>
              </w:rPr>
            </w:pPr>
            <w:r w:rsidRPr="00BE5F7B">
              <w:rPr>
                <w:rFonts w:ascii="Times" w:hAnsi="Times"/>
                <w:sz w:val="18"/>
                <w:szCs w:val="18"/>
              </w:rPr>
              <w:t>Clustering, antipodality, neighborhoods</w:t>
            </w:r>
          </w:p>
        </w:tc>
      </w:tr>
      <w:tr w:rsidR="000C5DE9" w:rsidRPr="00BE5F7B" w14:paraId="34F600F2" w14:textId="77777777" w:rsidTr="00DB7E68">
        <w:trPr>
          <w:tblCellSpacing w:w="15" w:type="dxa"/>
        </w:trPr>
        <w:tc>
          <w:tcPr>
            <w:tcW w:w="0" w:type="auto"/>
            <w:gridSpan w:val="2"/>
            <w:vAlign w:val="center"/>
            <w:hideMark/>
          </w:tcPr>
          <w:p w14:paraId="3A51AD27" w14:textId="77777777" w:rsidR="000C5DE9" w:rsidRPr="00BE5F7B" w:rsidRDefault="000C5DE9" w:rsidP="00DB7E68">
            <w:pPr>
              <w:rPr>
                <w:rFonts w:ascii="Times" w:hAnsi="Times"/>
                <w:sz w:val="18"/>
                <w:szCs w:val="18"/>
              </w:rPr>
            </w:pPr>
            <w:r w:rsidRPr="00BE5F7B">
              <w:rPr>
                <w:rStyle w:val="Strong"/>
                <w:rFonts w:ascii="Times" w:hAnsi="Times"/>
                <w:sz w:val="18"/>
                <w:szCs w:val="18"/>
              </w:rPr>
              <w:t>Similarity Metric</w:t>
            </w:r>
          </w:p>
        </w:tc>
        <w:tc>
          <w:tcPr>
            <w:tcW w:w="0" w:type="auto"/>
            <w:vAlign w:val="center"/>
            <w:hideMark/>
          </w:tcPr>
          <w:p w14:paraId="6A6C72BA" w14:textId="77777777" w:rsidR="000C5DE9" w:rsidRPr="00BE5F7B" w:rsidRDefault="000C5DE9" w:rsidP="00DB7E68">
            <w:pPr>
              <w:rPr>
                <w:rFonts w:ascii="Times" w:hAnsi="Times"/>
                <w:sz w:val="18"/>
                <w:szCs w:val="18"/>
              </w:rPr>
            </w:pPr>
            <w:r w:rsidRPr="00BE5F7B">
              <w:rPr>
                <w:rFonts w:ascii="Times" w:hAnsi="Times"/>
                <w:sz w:val="18"/>
                <w:szCs w:val="18"/>
              </w:rPr>
              <w:t>A defined distance or directional measure</w:t>
            </w:r>
          </w:p>
        </w:tc>
        <w:tc>
          <w:tcPr>
            <w:tcW w:w="0" w:type="auto"/>
            <w:gridSpan w:val="2"/>
            <w:vAlign w:val="center"/>
            <w:hideMark/>
          </w:tcPr>
          <w:p w14:paraId="5D7A474C" w14:textId="77777777" w:rsidR="000C5DE9" w:rsidRPr="00BE5F7B" w:rsidRDefault="000C5DE9" w:rsidP="00DB7E68">
            <w:pPr>
              <w:rPr>
                <w:rFonts w:ascii="Times" w:hAnsi="Times"/>
                <w:sz w:val="18"/>
                <w:szCs w:val="18"/>
              </w:rPr>
            </w:pPr>
            <w:r w:rsidRPr="00BE5F7B">
              <w:rPr>
                <w:rFonts w:ascii="Times" w:hAnsi="Times"/>
                <w:sz w:val="18"/>
                <w:szCs w:val="18"/>
              </w:rPr>
              <w:t>Degree and direction of resemblance</w:t>
            </w:r>
          </w:p>
        </w:tc>
        <w:tc>
          <w:tcPr>
            <w:tcW w:w="0" w:type="auto"/>
            <w:gridSpan w:val="2"/>
            <w:vAlign w:val="center"/>
            <w:hideMark/>
          </w:tcPr>
          <w:p w14:paraId="370E26DF" w14:textId="77777777" w:rsidR="000C5DE9" w:rsidRPr="00BE5F7B" w:rsidRDefault="000C5DE9" w:rsidP="00DB7E68">
            <w:pPr>
              <w:rPr>
                <w:rFonts w:ascii="Times" w:hAnsi="Times"/>
                <w:sz w:val="18"/>
                <w:szCs w:val="18"/>
              </w:rPr>
            </w:pPr>
            <w:r w:rsidRPr="00BE5F7B">
              <w:rPr>
                <w:rFonts w:ascii="Times" w:hAnsi="Times"/>
                <w:sz w:val="18"/>
                <w:szCs w:val="18"/>
              </w:rPr>
              <w:t>Ranking, nearest-neighbor inference</w:t>
            </w:r>
          </w:p>
        </w:tc>
      </w:tr>
      <w:tr w:rsidR="000C5DE9" w:rsidRPr="00BE5F7B" w14:paraId="2DB9EA0F" w14:textId="77777777" w:rsidTr="00DB7E68">
        <w:trPr>
          <w:tblCellSpacing w:w="15" w:type="dxa"/>
        </w:trPr>
        <w:tc>
          <w:tcPr>
            <w:tcW w:w="0" w:type="auto"/>
            <w:gridSpan w:val="2"/>
            <w:vAlign w:val="center"/>
            <w:hideMark/>
          </w:tcPr>
          <w:p w14:paraId="5C8F05C6" w14:textId="77777777" w:rsidR="000C5DE9" w:rsidRPr="00BE5F7B" w:rsidRDefault="000C5DE9" w:rsidP="00DB7E68">
            <w:pPr>
              <w:rPr>
                <w:rFonts w:ascii="Times" w:hAnsi="Times"/>
                <w:sz w:val="18"/>
                <w:szCs w:val="18"/>
              </w:rPr>
            </w:pPr>
            <w:r w:rsidRPr="00BE5F7B">
              <w:rPr>
                <w:rStyle w:val="Strong"/>
                <w:rFonts w:ascii="Times" w:hAnsi="Times"/>
                <w:sz w:val="18"/>
                <w:szCs w:val="18"/>
              </w:rPr>
              <w:t>Cluster</w:t>
            </w:r>
          </w:p>
        </w:tc>
        <w:tc>
          <w:tcPr>
            <w:tcW w:w="0" w:type="auto"/>
            <w:vAlign w:val="center"/>
            <w:hideMark/>
          </w:tcPr>
          <w:p w14:paraId="75DD702B" w14:textId="77777777" w:rsidR="000C5DE9" w:rsidRPr="00BE5F7B" w:rsidRDefault="000C5DE9" w:rsidP="00DB7E68">
            <w:pPr>
              <w:rPr>
                <w:rFonts w:ascii="Times" w:hAnsi="Times"/>
                <w:sz w:val="18"/>
                <w:szCs w:val="18"/>
              </w:rPr>
            </w:pPr>
            <w:r w:rsidRPr="00BE5F7B">
              <w:rPr>
                <w:rFonts w:ascii="Times" w:hAnsi="Times"/>
                <w:sz w:val="18"/>
                <w:szCs w:val="18"/>
              </w:rPr>
              <w:t>A stable grouping in embedding space</w:t>
            </w:r>
          </w:p>
        </w:tc>
        <w:tc>
          <w:tcPr>
            <w:tcW w:w="0" w:type="auto"/>
            <w:gridSpan w:val="2"/>
            <w:vAlign w:val="center"/>
            <w:hideMark/>
          </w:tcPr>
          <w:p w14:paraId="4B250965" w14:textId="77777777" w:rsidR="000C5DE9" w:rsidRPr="00BE5F7B" w:rsidRDefault="000C5DE9" w:rsidP="00DB7E68">
            <w:pPr>
              <w:rPr>
                <w:rFonts w:ascii="Times" w:hAnsi="Times"/>
                <w:sz w:val="18"/>
                <w:szCs w:val="18"/>
              </w:rPr>
            </w:pPr>
            <w:r w:rsidRPr="00BE5F7B">
              <w:rPr>
                <w:rFonts w:ascii="Times" w:hAnsi="Times"/>
                <w:sz w:val="18"/>
                <w:szCs w:val="18"/>
              </w:rPr>
              <w:t>Functional convergence</w:t>
            </w:r>
          </w:p>
        </w:tc>
        <w:tc>
          <w:tcPr>
            <w:tcW w:w="0" w:type="auto"/>
            <w:gridSpan w:val="2"/>
            <w:vAlign w:val="center"/>
            <w:hideMark/>
          </w:tcPr>
          <w:p w14:paraId="66E6578F" w14:textId="77777777" w:rsidR="000C5DE9" w:rsidRPr="00BE5F7B" w:rsidRDefault="000C5DE9" w:rsidP="00DB7E68">
            <w:pPr>
              <w:rPr>
                <w:rFonts w:ascii="Times" w:hAnsi="Times"/>
                <w:sz w:val="18"/>
                <w:szCs w:val="18"/>
              </w:rPr>
            </w:pPr>
            <w:r w:rsidRPr="00BE5F7B">
              <w:rPr>
                <w:rFonts w:ascii="Times" w:hAnsi="Times"/>
                <w:sz w:val="18"/>
                <w:szCs w:val="18"/>
              </w:rPr>
              <w:t>Common-node inference</w:t>
            </w:r>
          </w:p>
        </w:tc>
      </w:tr>
      <w:tr w:rsidR="000C5DE9" w:rsidRPr="00BE5F7B" w14:paraId="130A9BF1" w14:textId="77777777" w:rsidTr="00DB7E68">
        <w:trPr>
          <w:tblCellSpacing w:w="15" w:type="dxa"/>
        </w:trPr>
        <w:tc>
          <w:tcPr>
            <w:tcW w:w="0" w:type="auto"/>
            <w:gridSpan w:val="2"/>
            <w:vAlign w:val="center"/>
            <w:hideMark/>
          </w:tcPr>
          <w:p w14:paraId="50550482" w14:textId="77777777" w:rsidR="000C5DE9" w:rsidRPr="00BE5F7B" w:rsidRDefault="000C5DE9" w:rsidP="00DB7E68">
            <w:pPr>
              <w:rPr>
                <w:rFonts w:ascii="Times" w:hAnsi="Times"/>
                <w:sz w:val="18"/>
                <w:szCs w:val="18"/>
              </w:rPr>
            </w:pPr>
            <w:r w:rsidRPr="00BE5F7B">
              <w:rPr>
                <w:rStyle w:val="Strong"/>
                <w:rFonts w:ascii="Times" w:hAnsi="Times"/>
                <w:sz w:val="18"/>
                <w:szCs w:val="18"/>
              </w:rPr>
              <w:t>Hypothesis Object</w:t>
            </w:r>
          </w:p>
        </w:tc>
        <w:tc>
          <w:tcPr>
            <w:tcW w:w="0" w:type="auto"/>
            <w:vAlign w:val="center"/>
            <w:hideMark/>
          </w:tcPr>
          <w:p w14:paraId="689ADEDE" w14:textId="77777777" w:rsidR="000C5DE9" w:rsidRPr="00BE5F7B" w:rsidRDefault="000C5DE9" w:rsidP="00DB7E68">
            <w:pPr>
              <w:rPr>
                <w:rFonts w:ascii="Times" w:hAnsi="Times"/>
                <w:sz w:val="18"/>
                <w:szCs w:val="18"/>
              </w:rPr>
            </w:pPr>
            <w:r w:rsidRPr="00BE5F7B">
              <w:rPr>
                <w:rFonts w:ascii="Times" w:hAnsi="Times"/>
                <w:sz w:val="18"/>
                <w:szCs w:val="18"/>
              </w:rPr>
              <w:t>A structured claim with evidence and falsifiers</w:t>
            </w:r>
          </w:p>
        </w:tc>
        <w:tc>
          <w:tcPr>
            <w:tcW w:w="0" w:type="auto"/>
            <w:gridSpan w:val="2"/>
            <w:vAlign w:val="center"/>
            <w:hideMark/>
          </w:tcPr>
          <w:p w14:paraId="1864DD37" w14:textId="77777777" w:rsidR="000C5DE9" w:rsidRPr="00BE5F7B" w:rsidRDefault="000C5DE9" w:rsidP="00DB7E68">
            <w:pPr>
              <w:rPr>
                <w:rFonts w:ascii="Times" w:hAnsi="Times"/>
                <w:sz w:val="18"/>
                <w:szCs w:val="18"/>
              </w:rPr>
            </w:pPr>
            <w:r w:rsidRPr="00BE5F7B">
              <w:rPr>
                <w:rFonts w:ascii="Times" w:hAnsi="Times"/>
                <w:sz w:val="18"/>
                <w:szCs w:val="18"/>
              </w:rPr>
              <w:t>“X rescues Y via Z”</w:t>
            </w:r>
          </w:p>
        </w:tc>
        <w:tc>
          <w:tcPr>
            <w:tcW w:w="0" w:type="auto"/>
            <w:gridSpan w:val="2"/>
            <w:vAlign w:val="center"/>
            <w:hideMark/>
          </w:tcPr>
          <w:p w14:paraId="70875667" w14:textId="77777777" w:rsidR="000C5DE9" w:rsidRPr="00BE5F7B" w:rsidRDefault="000C5DE9" w:rsidP="00DB7E68">
            <w:pPr>
              <w:rPr>
                <w:rFonts w:ascii="Times" w:hAnsi="Times"/>
                <w:sz w:val="18"/>
                <w:szCs w:val="18"/>
              </w:rPr>
            </w:pPr>
            <w:r w:rsidRPr="00BE5F7B">
              <w:rPr>
                <w:rFonts w:ascii="Times" w:hAnsi="Times"/>
                <w:sz w:val="18"/>
                <w:szCs w:val="18"/>
              </w:rPr>
              <w:t>Scientific reasoning, planning</w:t>
            </w:r>
          </w:p>
        </w:tc>
      </w:tr>
      <w:tr w:rsidR="000C5DE9" w:rsidRPr="00BE5F7B" w14:paraId="5B8FA81E" w14:textId="77777777" w:rsidTr="00DB7E68">
        <w:trPr>
          <w:tblCellSpacing w:w="15" w:type="dxa"/>
        </w:trPr>
        <w:tc>
          <w:tcPr>
            <w:tcW w:w="0" w:type="auto"/>
            <w:vAlign w:val="center"/>
            <w:hideMark/>
          </w:tcPr>
          <w:p w14:paraId="2E29D019" w14:textId="77777777" w:rsidR="000C5DE9" w:rsidRPr="00BE5F7B" w:rsidRDefault="000C5DE9" w:rsidP="00DB7E68">
            <w:pPr>
              <w:rPr>
                <w:rFonts w:ascii="Times" w:hAnsi="Times"/>
                <w:sz w:val="18"/>
                <w:szCs w:val="18"/>
              </w:rPr>
            </w:pPr>
            <w:r w:rsidRPr="00BE5F7B">
              <w:rPr>
                <w:rStyle w:val="Strong"/>
                <w:rFonts w:ascii="Times" w:hAnsi="Times"/>
                <w:sz w:val="18"/>
                <w:szCs w:val="18"/>
              </w:rPr>
              <w:t>Target / Node</w:t>
            </w:r>
          </w:p>
        </w:tc>
        <w:tc>
          <w:tcPr>
            <w:tcW w:w="0" w:type="auto"/>
            <w:gridSpan w:val="3"/>
            <w:vAlign w:val="center"/>
            <w:hideMark/>
          </w:tcPr>
          <w:p w14:paraId="15210B54" w14:textId="77777777" w:rsidR="000C5DE9" w:rsidRPr="00BE5F7B" w:rsidRDefault="000C5DE9" w:rsidP="00DB7E68">
            <w:pPr>
              <w:rPr>
                <w:rFonts w:ascii="Times" w:hAnsi="Times"/>
                <w:sz w:val="18"/>
                <w:szCs w:val="18"/>
              </w:rPr>
            </w:pPr>
            <w:r w:rsidRPr="00BE5F7B">
              <w:rPr>
                <w:rFonts w:ascii="Times" w:hAnsi="Times"/>
                <w:sz w:val="18"/>
                <w:szCs w:val="18"/>
              </w:rPr>
              <w:t>A molecular or pathway-level leverage point</w:t>
            </w:r>
          </w:p>
        </w:tc>
        <w:tc>
          <w:tcPr>
            <w:tcW w:w="0" w:type="auto"/>
            <w:gridSpan w:val="2"/>
            <w:vAlign w:val="center"/>
            <w:hideMark/>
          </w:tcPr>
          <w:p w14:paraId="2FBC4A7E" w14:textId="77777777" w:rsidR="000C5DE9" w:rsidRPr="00BE5F7B" w:rsidRDefault="000C5DE9" w:rsidP="00DB7E68">
            <w:pPr>
              <w:rPr>
                <w:rFonts w:ascii="Times" w:hAnsi="Times"/>
                <w:sz w:val="18"/>
                <w:szCs w:val="18"/>
              </w:rPr>
            </w:pPr>
            <w:r w:rsidRPr="00BE5F7B">
              <w:rPr>
                <w:rFonts w:ascii="Times" w:hAnsi="Times"/>
                <w:sz w:val="18"/>
                <w:szCs w:val="18"/>
              </w:rPr>
              <w:t>Mechanistic anchor</w:t>
            </w:r>
          </w:p>
        </w:tc>
        <w:tc>
          <w:tcPr>
            <w:tcW w:w="0" w:type="auto"/>
            <w:vAlign w:val="center"/>
            <w:hideMark/>
          </w:tcPr>
          <w:p w14:paraId="6582875B" w14:textId="77777777" w:rsidR="000C5DE9" w:rsidRPr="00BE5F7B" w:rsidRDefault="000C5DE9" w:rsidP="00DB7E68">
            <w:pPr>
              <w:rPr>
                <w:rFonts w:ascii="Times" w:hAnsi="Times"/>
                <w:sz w:val="18"/>
                <w:szCs w:val="18"/>
              </w:rPr>
            </w:pPr>
            <w:r w:rsidRPr="00BE5F7B">
              <w:rPr>
                <w:rFonts w:ascii="Times" w:hAnsi="Times"/>
                <w:sz w:val="18"/>
                <w:szCs w:val="18"/>
              </w:rPr>
              <w:t>Translational packaging</w:t>
            </w:r>
          </w:p>
        </w:tc>
      </w:tr>
      <w:tr w:rsidR="000C5DE9" w:rsidRPr="00BE5F7B" w14:paraId="69220EB4" w14:textId="77777777" w:rsidTr="00DB7E68">
        <w:trPr>
          <w:tblCellSpacing w:w="15" w:type="dxa"/>
        </w:trPr>
        <w:tc>
          <w:tcPr>
            <w:tcW w:w="0" w:type="auto"/>
            <w:vAlign w:val="center"/>
            <w:hideMark/>
          </w:tcPr>
          <w:p w14:paraId="31315C9E" w14:textId="77777777" w:rsidR="000C5DE9" w:rsidRPr="00BE5F7B" w:rsidRDefault="000C5DE9" w:rsidP="00DB7E68">
            <w:pPr>
              <w:rPr>
                <w:rFonts w:ascii="Times" w:hAnsi="Times"/>
                <w:sz w:val="18"/>
                <w:szCs w:val="18"/>
              </w:rPr>
            </w:pPr>
            <w:r w:rsidRPr="00BE5F7B">
              <w:rPr>
                <w:rStyle w:val="Strong"/>
                <w:rFonts w:ascii="Times" w:hAnsi="Times"/>
                <w:sz w:val="18"/>
                <w:szCs w:val="18"/>
              </w:rPr>
              <w:t>Drug Signature</w:t>
            </w:r>
          </w:p>
        </w:tc>
        <w:tc>
          <w:tcPr>
            <w:tcW w:w="0" w:type="auto"/>
            <w:gridSpan w:val="3"/>
            <w:vAlign w:val="center"/>
            <w:hideMark/>
          </w:tcPr>
          <w:p w14:paraId="4DBAEB72" w14:textId="77777777" w:rsidR="000C5DE9" w:rsidRPr="00BE5F7B" w:rsidRDefault="000C5DE9" w:rsidP="00DB7E68">
            <w:pPr>
              <w:rPr>
                <w:rFonts w:ascii="Times" w:hAnsi="Times"/>
                <w:sz w:val="18"/>
                <w:szCs w:val="18"/>
              </w:rPr>
            </w:pPr>
            <w:r w:rsidRPr="00BE5F7B">
              <w:rPr>
                <w:rFonts w:ascii="Times" w:hAnsi="Times"/>
                <w:sz w:val="18"/>
                <w:szCs w:val="18"/>
              </w:rPr>
              <w:t>Functional phenotype induced by a compound</w:t>
            </w:r>
          </w:p>
        </w:tc>
        <w:tc>
          <w:tcPr>
            <w:tcW w:w="0" w:type="auto"/>
            <w:gridSpan w:val="2"/>
            <w:vAlign w:val="center"/>
            <w:hideMark/>
          </w:tcPr>
          <w:p w14:paraId="16E74A49" w14:textId="77777777" w:rsidR="000C5DE9" w:rsidRPr="00BE5F7B" w:rsidRDefault="000C5DE9" w:rsidP="00DB7E68">
            <w:pPr>
              <w:rPr>
                <w:rFonts w:ascii="Times" w:hAnsi="Times"/>
                <w:sz w:val="18"/>
                <w:szCs w:val="18"/>
              </w:rPr>
            </w:pPr>
            <w:r w:rsidRPr="00BE5F7B">
              <w:rPr>
                <w:rFonts w:ascii="Times" w:hAnsi="Times"/>
                <w:sz w:val="18"/>
                <w:szCs w:val="18"/>
              </w:rPr>
              <w:t>Polypharmacologic effect</w:t>
            </w:r>
          </w:p>
        </w:tc>
        <w:tc>
          <w:tcPr>
            <w:tcW w:w="0" w:type="auto"/>
            <w:vAlign w:val="center"/>
            <w:hideMark/>
          </w:tcPr>
          <w:p w14:paraId="42198C24" w14:textId="77777777" w:rsidR="000C5DE9" w:rsidRPr="00BE5F7B" w:rsidRDefault="000C5DE9" w:rsidP="00DB7E68">
            <w:pPr>
              <w:rPr>
                <w:rFonts w:ascii="Times" w:hAnsi="Times"/>
                <w:sz w:val="18"/>
                <w:szCs w:val="18"/>
              </w:rPr>
            </w:pPr>
            <w:r w:rsidRPr="00BE5F7B">
              <w:rPr>
                <w:rFonts w:ascii="Times" w:hAnsi="Times"/>
                <w:sz w:val="18"/>
                <w:szCs w:val="18"/>
              </w:rPr>
              <w:t>Repurposing, SAR</w:t>
            </w:r>
          </w:p>
        </w:tc>
      </w:tr>
      <w:tr w:rsidR="000C5DE9" w:rsidRPr="00BE5F7B" w14:paraId="1B50DAD1" w14:textId="77777777" w:rsidTr="00DB7E68">
        <w:trPr>
          <w:tblCellSpacing w:w="15" w:type="dxa"/>
        </w:trPr>
        <w:tc>
          <w:tcPr>
            <w:tcW w:w="0" w:type="auto"/>
            <w:vAlign w:val="center"/>
            <w:hideMark/>
          </w:tcPr>
          <w:p w14:paraId="5A9AF01F" w14:textId="77777777" w:rsidR="000C5DE9" w:rsidRPr="00BE5F7B" w:rsidRDefault="000C5DE9" w:rsidP="00DB7E68">
            <w:pPr>
              <w:rPr>
                <w:rFonts w:ascii="Times" w:hAnsi="Times"/>
                <w:sz w:val="18"/>
                <w:szCs w:val="18"/>
              </w:rPr>
            </w:pPr>
            <w:r w:rsidRPr="00BE5F7B">
              <w:rPr>
                <w:rStyle w:val="Strong"/>
                <w:rFonts w:ascii="Times" w:hAnsi="Times"/>
                <w:sz w:val="18"/>
                <w:szCs w:val="18"/>
              </w:rPr>
              <w:t>Gene Signature</w:t>
            </w:r>
          </w:p>
        </w:tc>
        <w:tc>
          <w:tcPr>
            <w:tcW w:w="0" w:type="auto"/>
            <w:gridSpan w:val="3"/>
            <w:vAlign w:val="center"/>
            <w:hideMark/>
          </w:tcPr>
          <w:p w14:paraId="04FAC236" w14:textId="77777777" w:rsidR="000C5DE9" w:rsidRPr="00BE5F7B" w:rsidRDefault="000C5DE9" w:rsidP="00DB7E68">
            <w:pPr>
              <w:rPr>
                <w:rFonts w:ascii="Times" w:hAnsi="Times"/>
                <w:sz w:val="18"/>
                <w:szCs w:val="18"/>
              </w:rPr>
            </w:pPr>
            <w:r w:rsidRPr="00BE5F7B">
              <w:rPr>
                <w:rFonts w:ascii="Times" w:hAnsi="Times"/>
                <w:sz w:val="18"/>
                <w:szCs w:val="18"/>
              </w:rPr>
              <w:t>Functional phenotype induced by gene perturbation</w:t>
            </w:r>
          </w:p>
        </w:tc>
        <w:tc>
          <w:tcPr>
            <w:tcW w:w="0" w:type="auto"/>
            <w:gridSpan w:val="2"/>
            <w:vAlign w:val="center"/>
            <w:hideMark/>
          </w:tcPr>
          <w:p w14:paraId="22F94924" w14:textId="77777777" w:rsidR="000C5DE9" w:rsidRPr="00BE5F7B" w:rsidRDefault="000C5DE9" w:rsidP="00DB7E68">
            <w:pPr>
              <w:rPr>
                <w:rFonts w:ascii="Times" w:hAnsi="Times"/>
                <w:sz w:val="18"/>
                <w:szCs w:val="18"/>
              </w:rPr>
            </w:pPr>
            <w:r w:rsidRPr="00BE5F7B">
              <w:rPr>
                <w:rFonts w:ascii="Times" w:hAnsi="Times"/>
                <w:sz w:val="18"/>
                <w:szCs w:val="18"/>
              </w:rPr>
              <w:t>Genetic mechanism</w:t>
            </w:r>
          </w:p>
        </w:tc>
        <w:tc>
          <w:tcPr>
            <w:tcW w:w="0" w:type="auto"/>
            <w:vAlign w:val="center"/>
            <w:hideMark/>
          </w:tcPr>
          <w:p w14:paraId="5077B468" w14:textId="77777777" w:rsidR="000C5DE9" w:rsidRPr="00BE5F7B" w:rsidRDefault="000C5DE9" w:rsidP="00DB7E68">
            <w:pPr>
              <w:rPr>
                <w:rFonts w:ascii="Times" w:hAnsi="Times"/>
                <w:sz w:val="18"/>
                <w:szCs w:val="18"/>
              </w:rPr>
            </w:pPr>
            <w:r w:rsidRPr="00BE5F7B">
              <w:rPr>
                <w:rFonts w:ascii="Times" w:hAnsi="Times"/>
                <w:sz w:val="18"/>
                <w:szCs w:val="18"/>
              </w:rPr>
              <w:t>Genotype–phenotype mapping</w:t>
            </w:r>
          </w:p>
        </w:tc>
      </w:tr>
      <w:tr w:rsidR="000C5DE9" w:rsidRPr="00BE5F7B" w14:paraId="5E03BA38" w14:textId="77777777" w:rsidTr="00DB7E68">
        <w:trPr>
          <w:tblCellSpacing w:w="15" w:type="dxa"/>
        </w:trPr>
        <w:tc>
          <w:tcPr>
            <w:tcW w:w="0" w:type="auto"/>
            <w:vAlign w:val="center"/>
            <w:hideMark/>
          </w:tcPr>
          <w:p w14:paraId="07E74006" w14:textId="77777777" w:rsidR="000C5DE9" w:rsidRPr="00BE5F7B" w:rsidRDefault="000C5DE9" w:rsidP="00DB7E68">
            <w:pPr>
              <w:rPr>
                <w:rFonts w:ascii="Times" w:hAnsi="Times"/>
                <w:sz w:val="18"/>
                <w:szCs w:val="18"/>
              </w:rPr>
            </w:pPr>
            <w:r w:rsidRPr="00BE5F7B">
              <w:rPr>
                <w:rStyle w:val="Strong"/>
                <w:rFonts w:ascii="Times" w:hAnsi="Times"/>
                <w:sz w:val="18"/>
                <w:szCs w:val="18"/>
              </w:rPr>
              <w:t>Assay Definition</w:t>
            </w:r>
          </w:p>
        </w:tc>
        <w:tc>
          <w:tcPr>
            <w:tcW w:w="0" w:type="auto"/>
            <w:gridSpan w:val="3"/>
            <w:vAlign w:val="center"/>
            <w:hideMark/>
          </w:tcPr>
          <w:p w14:paraId="4D8FCD38" w14:textId="77777777" w:rsidR="000C5DE9" w:rsidRPr="00BE5F7B" w:rsidRDefault="000C5DE9" w:rsidP="00DB7E68">
            <w:pPr>
              <w:rPr>
                <w:rFonts w:ascii="Times" w:hAnsi="Times"/>
                <w:sz w:val="18"/>
                <w:szCs w:val="18"/>
              </w:rPr>
            </w:pPr>
            <w:r w:rsidRPr="00BE5F7B">
              <w:rPr>
                <w:rFonts w:ascii="Times" w:hAnsi="Times"/>
                <w:sz w:val="18"/>
                <w:szCs w:val="18"/>
              </w:rPr>
              <w:t>A versioned measurement protocol</w:t>
            </w:r>
          </w:p>
        </w:tc>
        <w:tc>
          <w:tcPr>
            <w:tcW w:w="0" w:type="auto"/>
            <w:gridSpan w:val="2"/>
            <w:vAlign w:val="center"/>
            <w:hideMark/>
          </w:tcPr>
          <w:p w14:paraId="20C0A92C" w14:textId="77777777" w:rsidR="000C5DE9" w:rsidRPr="00BE5F7B" w:rsidRDefault="000C5DE9" w:rsidP="00DB7E68">
            <w:pPr>
              <w:rPr>
                <w:rFonts w:ascii="Times" w:hAnsi="Times"/>
                <w:sz w:val="18"/>
                <w:szCs w:val="18"/>
              </w:rPr>
            </w:pPr>
            <w:r w:rsidRPr="00BE5F7B">
              <w:rPr>
                <w:rFonts w:ascii="Times" w:hAnsi="Times"/>
                <w:sz w:val="18"/>
                <w:szCs w:val="18"/>
              </w:rPr>
              <w:t>How data was generated</w:t>
            </w:r>
          </w:p>
        </w:tc>
        <w:tc>
          <w:tcPr>
            <w:tcW w:w="0" w:type="auto"/>
            <w:vAlign w:val="center"/>
            <w:hideMark/>
          </w:tcPr>
          <w:p w14:paraId="1A26CFEF" w14:textId="77777777" w:rsidR="000C5DE9" w:rsidRPr="00BE5F7B" w:rsidRDefault="000C5DE9" w:rsidP="00DB7E68">
            <w:pPr>
              <w:rPr>
                <w:rFonts w:ascii="Times" w:hAnsi="Times"/>
                <w:sz w:val="18"/>
                <w:szCs w:val="18"/>
              </w:rPr>
            </w:pPr>
            <w:r w:rsidRPr="00BE5F7B">
              <w:rPr>
                <w:rFonts w:ascii="Times" w:hAnsi="Times"/>
                <w:sz w:val="18"/>
                <w:szCs w:val="18"/>
              </w:rPr>
              <w:t>Reproducibility</w:t>
            </w:r>
          </w:p>
        </w:tc>
      </w:tr>
      <w:tr w:rsidR="000C5DE9" w:rsidRPr="00BE5F7B" w14:paraId="4C564483" w14:textId="77777777" w:rsidTr="00DB7E68">
        <w:trPr>
          <w:tblCellSpacing w:w="15" w:type="dxa"/>
        </w:trPr>
        <w:tc>
          <w:tcPr>
            <w:tcW w:w="0" w:type="auto"/>
            <w:vAlign w:val="center"/>
            <w:hideMark/>
          </w:tcPr>
          <w:p w14:paraId="500BF19A" w14:textId="77777777" w:rsidR="000C5DE9" w:rsidRPr="00BE5F7B" w:rsidRDefault="000C5DE9" w:rsidP="00DB7E68">
            <w:pPr>
              <w:rPr>
                <w:rFonts w:ascii="Times" w:hAnsi="Times"/>
                <w:sz w:val="18"/>
                <w:szCs w:val="18"/>
              </w:rPr>
            </w:pPr>
            <w:r w:rsidRPr="00BE5F7B">
              <w:rPr>
                <w:rStyle w:val="Strong"/>
                <w:rFonts w:ascii="Times" w:hAnsi="Times"/>
                <w:sz w:val="18"/>
                <w:szCs w:val="18"/>
              </w:rPr>
              <w:t>Quality Flag</w:t>
            </w:r>
          </w:p>
        </w:tc>
        <w:tc>
          <w:tcPr>
            <w:tcW w:w="0" w:type="auto"/>
            <w:gridSpan w:val="3"/>
            <w:vAlign w:val="center"/>
            <w:hideMark/>
          </w:tcPr>
          <w:p w14:paraId="75407310" w14:textId="77777777" w:rsidR="000C5DE9" w:rsidRPr="00BE5F7B" w:rsidRDefault="000C5DE9" w:rsidP="00DB7E68">
            <w:pPr>
              <w:rPr>
                <w:rFonts w:ascii="Times" w:hAnsi="Times"/>
                <w:sz w:val="18"/>
                <w:szCs w:val="18"/>
              </w:rPr>
            </w:pPr>
            <w:r w:rsidRPr="00BE5F7B">
              <w:rPr>
                <w:rFonts w:ascii="Times" w:hAnsi="Times"/>
                <w:sz w:val="18"/>
                <w:szCs w:val="18"/>
              </w:rPr>
              <w:t>An explicit warning or exclusion marker</w:t>
            </w:r>
          </w:p>
        </w:tc>
        <w:tc>
          <w:tcPr>
            <w:tcW w:w="0" w:type="auto"/>
            <w:gridSpan w:val="2"/>
            <w:vAlign w:val="center"/>
            <w:hideMark/>
          </w:tcPr>
          <w:p w14:paraId="448B3003" w14:textId="77777777" w:rsidR="000C5DE9" w:rsidRPr="00BE5F7B" w:rsidRDefault="000C5DE9" w:rsidP="00DB7E68">
            <w:pPr>
              <w:rPr>
                <w:rFonts w:ascii="Times" w:hAnsi="Times"/>
                <w:sz w:val="18"/>
                <w:szCs w:val="18"/>
              </w:rPr>
            </w:pPr>
            <w:r w:rsidRPr="00BE5F7B">
              <w:rPr>
                <w:rFonts w:ascii="Times" w:hAnsi="Times"/>
                <w:sz w:val="18"/>
                <w:szCs w:val="18"/>
              </w:rPr>
              <w:t>Technical or biological artifact</w:t>
            </w:r>
          </w:p>
        </w:tc>
        <w:tc>
          <w:tcPr>
            <w:tcW w:w="0" w:type="auto"/>
            <w:vAlign w:val="center"/>
            <w:hideMark/>
          </w:tcPr>
          <w:p w14:paraId="2ABDBF07" w14:textId="77777777" w:rsidR="000C5DE9" w:rsidRPr="00BE5F7B" w:rsidRDefault="000C5DE9" w:rsidP="00DB7E68">
            <w:pPr>
              <w:rPr>
                <w:rFonts w:ascii="Times" w:hAnsi="Times"/>
                <w:sz w:val="18"/>
                <w:szCs w:val="18"/>
              </w:rPr>
            </w:pPr>
            <w:r w:rsidRPr="00BE5F7B">
              <w:rPr>
                <w:rFonts w:ascii="Times" w:hAnsi="Times"/>
                <w:sz w:val="18"/>
                <w:szCs w:val="18"/>
              </w:rPr>
              <w:t>Data integrity</w:t>
            </w:r>
          </w:p>
        </w:tc>
      </w:tr>
      <w:tr w:rsidR="000C5DE9" w:rsidRPr="00BE5F7B" w14:paraId="47C6DFD0" w14:textId="77777777" w:rsidTr="00DB7E68">
        <w:trPr>
          <w:tblCellSpacing w:w="15" w:type="dxa"/>
        </w:trPr>
        <w:tc>
          <w:tcPr>
            <w:tcW w:w="0" w:type="auto"/>
            <w:vAlign w:val="center"/>
            <w:hideMark/>
          </w:tcPr>
          <w:p w14:paraId="248F2EAE" w14:textId="77777777" w:rsidR="000C5DE9" w:rsidRPr="00BE5F7B" w:rsidRDefault="000C5DE9" w:rsidP="00DB7E68">
            <w:pPr>
              <w:rPr>
                <w:rFonts w:ascii="Times" w:hAnsi="Times"/>
                <w:sz w:val="18"/>
                <w:szCs w:val="18"/>
              </w:rPr>
            </w:pPr>
            <w:r w:rsidRPr="00BE5F7B">
              <w:rPr>
                <w:rStyle w:val="Strong"/>
                <w:rFonts w:ascii="Times" w:hAnsi="Times"/>
                <w:sz w:val="18"/>
                <w:szCs w:val="18"/>
              </w:rPr>
              <w:t>Experiment Plan</w:t>
            </w:r>
          </w:p>
        </w:tc>
        <w:tc>
          <w:tcPr>
            <w:tcW w:w="0" w:type="auto"/>
            <w:gridSpan w:val="3"/>
            <w:vAlign w:val="center"/>
            <w:hideMark/>
          </w:tcPr>
          <w:p w14:paraId="23FEA1EE" w14:textId="77777777" w:rsidR="000C5DE9" w:rsidRPr="00BE5F7B" w:rsidRDefault="000C5DE9" w:rsidP="00DB7E68">
            <w:pPr>
              <w:rPr>
                <w:rFonts w:ascii="Times" w:hAnsi="Times"/>
                <w:sz w:val="18"/>
                <w:szCs w:val="18"/>
              </w:rPr>
            </w:pPr>
            <w:r w:rsidRPr="00BE5F7B">
              <w:rPr>
                <w:rFonts w:ascii="Times" w:hAnsi="Times"/>
                <w:sz w:val="18"/>
                <w:szCs w:val="18"/>
              </w:rPr>
              <w:t>A proposed set of perturbations and conditions</w:t>
            </w:r>
          </w:p>
        </w:tc>
        <w:tc>
          <w:tcPr>
            <w:tcW w:w="0" w:type="auto"/>
            <w:gridSpan w:val="2"/>
            <w:vAlign w:val="center"/>
            <w:hideMark/>
          </w:tcPr>
          <w:p w14:paraId="7A96DD55" w14:textId="77777777" w:rsidR="000C5DE9" w:rsidRPr="00BE5F7B" w:rsidRDefault="000C5DE9" w:rsidP="00DB7E68">
            <w:pPr>
              <w:rPr>
                <w:rFonts w:ascii="Times" w:hAnsi="Times"/>
                <w:sz w:val="18"/>
                <w:szCs w:val="18"/>
              </w:rPr>
            </w:pPr>
            <w:r w:rsidRPr="00BE5F7B">
              <w:rPr>
                <w:rFonts w:ascii="Times" w:hAnsi="Times"/>
                <w:sz w:val="18"/>
                <w:szCs w:val="18"/>
              </w:rPr>
              <w:t>Next wet-lab work</w:t>
            </w:r>
          </w:p>
        </w:tc>
        <w:tc>
          <w:tcPr>
            <w:tcW w:w="0" w:type="auto"/>
            <w:vAlign w:val="center"/>
            <w:hideMark/>
          </w:tcPr>
          <w:p w14:paraId="08B5F6BA" w14:textId="77777777" w:rsidR="000C5DE9" w:rsidRPr="00BE5F7B" w:rsidRDefault="000C5DE9" w:rsidP="00DB7E68">
            <w:pPr>
              <w:rPr>
                <w:rFonts w:ascii="Times" w:hAnsi="Times"/>
                <w:sz w:val="18"/>
                <w:szCs w:val="18"/>
              </w:rPr>
            </w:pPr>
            <w:r w:rsidRPr="00BE5F7B">
              <w:rPr>
                <w:rFonts w:ascii="Times" w:hAnsi="Times"/>
                <w:sz w:val="18"/>
                <w:szCs w:val="18"/>
              </w:rPr>
              <w:t>Orchestration</w:t>
            </w:r>
          </w:p>
        </w:tc>
      </w:tr>
      <w:tr w:rsidR="000C5DE9" w:rsidRPr="00BE5F7B" w14:paraId="3FD5D0B5" w14:textId="77777777" w:rsidTr="00DB7E68">
        <w:trPr>
          <w:tblCellSpacing w:w="15" w:type="dxa"/>
        </w:trPr>
        <w:tc>
          <w:tcPr>
            <w:tcW w:w="0" w:type="auto"/>
            <w:vAlign w:val="center"/>
            <w:hideMark/>
          </w:tcPr>
          <w:p w14:paraId="338508C7" w14:textId="77777777" w:rsidR="000C5DE9" w:rsidRPr="00BE5F7B" w:rsidRDefault="000C5DE9" w:rsidP="00DB7E68">
            <w:pPr>
              <w:rPr>
                <w:rFonts w:ascii="Times" w:hAnsi="Times"/>
                <w:sz w:val="18"/>
                <w:szCs w:val="18"/>
              </w:rPr>
            </w:pPr>
            <w:r w:rsidRPr="00BE5F7B">
              <w:rPr>
                <w:rStyle w:val="Strong"/>
                <w:rFonts w:ascii="Times" w:hAnsi="Times"/>
                <w:sz w:val="18"/>
                <w:szCs w:val="18"/>
              </w:rPr>
              <w:lastRenderedPageBreak/>
              <w:t>Decision Gate</w:t>
            </w:r>
          </w:p>
        </w:tc>
        <w:tc>
          <w:tcPr>
            <w:tcW w:w="0" w:type="auto"/>
            <w:gridSpan w:val="3"/>
            <w:vAlign w:val="center"/>
            <w:hideMark/>
          </w:tcPr>
          <w:p w14:paraId="11AE8872" w14:textId="77777777" w:rsidR="000C5DE9" w:rsidRPr="00BE5F7B" w:rsidRDefault="000C5DE9" w:rsidP="00DB7E68">
            <w:pPr>
              <w:rPr>
                <w:rFonts w:ascii="Times" w:hAnsi="Times"/>
                <w:sz w:val="18"/>
                <w:szCs w:val="18"/>
              </w:rPr>
            </w:pPr>
            <w:r w:rsidRPr="00BE5F7B">
              <w:rPr>
                <w:rFonts w:ascii="Times" w:hAnsi="Times"/>
                <w:sz w:val="18"/>
                <w:szCs w:val="18"/>
              </w:rPr>
              <w:t>A formal go / pivot / stop checkpoint</w:t>
            </w:r>
          </w:p>
        </w:tc>
        <w:tc>
          <w:tcPr>
            <w:tcW w:w="0" w:type="auto"/>
            <w:gridSpan w:val="2"/>
            <w:vAlign w:val="center"/>
            <w:hideMark/>
          </w:tcPr>
          <w:p w14:paraId="6FB54232" w14:textId="77777777" w:rsidR="000C5DE9" w:rsidRPr="00BE5F7B" w:rsidRDefault="000C5DE9" w:rsidP="00DB7E68">
            <w:pPr>
              <w:rPr>
                <w:rFonts w:ascii="Times" w:hAnsi="Times"/>
                <w:sz w:val="18"/>
                <w:szCs w:val="18"/>
              </w:rPr>
            </w:pPr>
            <w:r w:rsidRPr="00BE5F7B">
              <w:rPr>
                <w:rFonts w:ascii="Times" w:hAnsi="Times"/>
                <w:sz w:val="18"/>
                <w:szCs w:val="18"/>
              </w:rPr>
              <w:t>Capital allocation moment</w:t>
            </w:r>
          </w:p>
        </w:tc>
        <w:tc>
          <w:tcPr>
            <w:tcW w:w="0" w:type="auto"/>
            <w:vAlign w:val="center"/>
            <w:hideMark/>
          </w:tcPr>
          <w:p w14:paraId="17B96EA1" w14:textId="77777777" w:rsidR="000C5DE9" w:rsidRPr="00BE5F7B" w:rsidRDefault="000C5DE9" w:rsidP="00DB7E68">
            <w:pPr>
              <w:rPr>
                <w:rFonts w:ascii="Times" w:hAnsi="Times"/>
                <w:sz w:val="18"/>
                <w:szCs w:val="18"/>
              </w:rPr>
            </w:pPr>
            <w:r w:rsidRPr="00BE5F7B">
              <w:rPr>
                <w:rFonts w:ascii="Times" w:hAnsi="Times"/>
                <w:sz w:val="18"/>
                <w:szCs w:val="18"/>
              </w:rPr>
              <w:t>Portfolio discipline</w:t>
            </w:r>
          </w:p>
        </w:tc>
      </w:tr>
    </w:tbl>
    <w:p w14:paraId="08B48EC4" w14:textId="77777777" w:rsidR="000C5DE9" w:rsidRDefault="003B2BA8" w:rsidP="000C5DE9">
      <w:pPr>
        <w:rPr>
          <w:rFonts w:ascii="Times" w:hAnsi="Times"/>
          <w:sz w:val="27"/>
          <w:szCs w:val="27"/>
        </w:rPr>
      </w:pPr>
      <w:r w:rsidRPr="003B2BA8">
        <w:rPr>
          <w:noProof/>
          <w14:ligatures w14:val="standardContextual"/>
        </w:rPr>
        <w:pict w14:anchorId="0C97C288">
          <v:rect id="_x0000_i1049" alt="" style="width:468pt;height:.05pt;mso-width-percent:0;mso-height-percent:0;mso-width-percent:0;mso-height-percent:0" o:hralign="center" o:hrstd="t" o:hr="t" fillcolor="#a0a0a0" stroked="f"/>
        </w:pict>
      </w:r>
    </w:p>
    <w:p w14:paraId="11D5B4F8" w14:textId="77777777" w:rsidR="000C5DE9" w:rsidRDefault="000C5DE9" w:rsidP="000C5DE9">
      <w:pPr>
        <w:pStyle w:val="Heading2"/>
        <w:rPr>
          <w:rFonts w:ascii="Times" w:hAnsi="Times"/>
          <w:color w:val="000000"/>
          <w:sz w:val="36"/>
          <w:szCs w:val="36"/>
        </w:rPr>
      </w:pPr>
      <w:r>
        <w:rPr>
          <w:rFonts w:ascii="Times" w:hAnsi="Times"/>
          <w:color w:val="000000"/>
        </w:rPr>
        <w:t>13.4 How primitives compose into higher-level reasoning</w:t>
      </w:r>
    </w:p>
    <w:p w14:paraId="4E8C57AC" w14:textId="77777777" w:rsidR="000C5DE9" w:rsidRDefault="000C5DE9" w:rsidP="000C5DE9">
      <w:pPr>
        <w:pStyle w:val="NormalWeb"/>
        <w:rPr>
          <w:rFonts w:ascii="Times" w:hAnsi="Times"/>
          <w:color w:val="000000"/>
          <w:sz w:val="27"/>
          <w:szCs w:val="27"/>
        </w:rPr>
      </w:pPr>
      <w:r>
        <w:rPr>
          <w:rFonts w:ascii="Times" w:hAnsi="Times"/>
          <w:color w:val="000000"/>
          <w:sz w:val="27"/>
          <w:szCs w:val="27"/>
        </w:rPr>
        <w:t>Sapphire does not hard-code workflows. Instead, it </w:t>
      </w:r>
      <w:r>
        <w:rPr>
          <w:rStyle w:val="Strong"/>
          <w:rFonts w:ascii="Times" w:hAnsi="Times"/>
          <w:color w:val="000000"/>
          <w:sz w:val="27"/>
          <w:szCs w:val="27"/>
        </w:rPr>
        <w:t>composes primitives</w:t>
      </w:r>
      <w:r>
        <w:rPr>
          <w:rFonts w:ascii="Times" w:hAnsi="Times"/>
          <w:color w:val="000000"/>
          <w:sz w:val="27"/>
          <w:szCs w:val="27"/>
        </w:rPr>
        <w:t> dynamically.</w:t>
      </w:r>
    </w:p>
    <w:p w14:paraId="790C498E" w14:textId="77777777" w:rsidR="000C5DE9" w:rsidRDefault="000C5DE9" w:rsidP="000C5DE9">
      <w:pPr>
        <w:pStyle w:val="NormalWeb"/>
        <w:rPr>
          <w:rFonts w:ascii="Times" w:hAnsi="Times"/>
          <w:color w:val="000000"/>
          <w:sz w:val="27"/>
          <w:szCs w:val="27"/>
        </w:rPr>
      </w:pPr>
      <w:r>
        <w:rPr>
          <w:rFonts w:ascii="Times" w:hAnsi="Times"/>
          <w:color w:val="000000"/>
          <w:sz w:val="27"/>
          <w:szCs w:val="27"/>
        </w:rPr>
        <w:t>Examples:</w:t>
      </w:r>
    </w:p>
    <w:p w14:paraId="676ED840" w14:textId="77777777" w:rsidR="000C5DE9" w:rsidRDefault="000C5DE9" w:rsidP="000C5DE9">
      <w:pPr>
        <w:numPr>
          <w:ilvl w:val="0"/>
          <w:numId w:val="131"/>
        </w:numPr>
        <w:spacing w:before="100" w:beforeAutospacing="1" w:after="100" w:afterAutospacing="1"/>
        <w:rPr>
          <w:rFonts w:ascii="Times" w:hAnsi="Times"/>
          <w:color w:val="000000"/>
          <w:sz w:val="27"/>
          <w:szCs w:val="27"/>
        </w:rPr>
      </w:pPr>
      <w:r>
        <w:rPr>
          <w:rStyle w:val="Strong"/>
          <w:rFonts w:ascii="Times" w:hAnsi="Times"/>
          <w:color w:val="000000"/>
          <w:sz w:val="27"/>
          <w:szCs w:val="27"/>
        </w:rPr>
        <w:t>Rescue analysis</w:t>
      </w:r>
    </w:p>
    <w:p w14:paraId="226AFF45"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Inputs: Disease Phenotype Vector + Drug Signature</w:t>
      </w:r>
    </w:p>
    <w:p w14:paraId="7DCFC2BE"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Function: Similarity + Directionality</w:t>
      </w:r>
    </w:p>
    <w:p w14:paraId="266EFA92"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Output: Rescue score + Hypothesis Object</w:t>
      </w:r>
    </w:p>
    <w:p w14:paraId="0A8F7D26" w14:textId="77777777" w:rsidR="000C5DE9" w:rsidRDefault="000C5DE9" w:rsidP="000C5DE9">
      <w:pPr>
        <w:numPr>
          <w:ilvl w:val="0"/>
          <w:numId w:val="131"/>
        </w:numPr>
        <w:spacing w:before="100" w:beforeAutospacing="1" w:after="100" w:afterAutospacing="1"/>
        <w:rPr>
          <w:rFonts w:ascii="Times" w:hAnsi="Times"/>
          <w:color w:val="000000"/>
          <w:sz w:val="27"/>
          <w:szCs w:val="27"/>
        </w:rPr>
      </w:pPr>
      <w:r>
        <w:rPr>
          <w:rStyle w:val="Strong"/>
          <w:rFonts w:ascii="Times" w:hAnsi="Times"/>
          <w:color w:val="000000"/>
          <w:sz w:val="27"/>
          <w:szCs w:val="27"/>
        </w:rPr>
        <w:t>Common-node inference</w:t>
      </w:r>
    </w:p>
    <w:p w14:paraId="3DC0C092"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Inputs: Clustered Gene Signatures</w:t>
      </w:r>
    </w:p>
    <w:p w14:paraId="26A8697F"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Function: Intersection + Enrichment</w:t>
      </w:r>
    </w:p>
    <w:p w14:paraId="25E3F96A"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Output: Target / Node candidates</w:t>
      </w:r>
    </w:p>
    <w:p w14:paraId="35E42DE7" w14:textId="77777777" w:rsidR="000C5DE9" w:rsidRDefault="000C5DE9" w:rsidP="000C5DE9">
      <w:pPr>
        <w:numPr>
          <w:ilvl w:val="0"/>
          <w:numId w:val="131"/>
        </w:numPr>
        <w:spacing w:before="100" w:beforeAutospacing="1" w:after="100" w:afterAutospacing="1"/>
        <w:rPr>
          <w:rFonts w:ascii="Times" w:hAnsi="Times"/>
          <w:color w:val="000000"/>
          <w:sz w:val="27"/>
          <w:szCs w:val="27"/>
        </w:rPr>
      </w:pPr>
      <w:r>
        <w:rPr>
          <w:rStyle w:val="Strong"/>
          <w:rFonts w:ascii="Times" w:hAnsi="Times"/>
          <w:color w:val="000000"/>
          <w:sz w:val="27"/>
          <w:szCs w:val="27"/>
        </w:rPr>
        <w:t>New TA feasibility test</w:t>
      </w:r>
    </w:p>
    <w:p w14:paraId="0DC1BAF5"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Inputs: Anchor Perturbations + Cellular Contexts</w:t>
      </w:r>
    </w:p>
    <w:p w14:paraId="5C2DF9C8"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Function: Signal detection + Variance decomposition</w:t>
      </w:r>
    </w:p>
    <w:p w14:paraId="6AD45102" w14:textId="77777777" w:rsidR="000C5DE9" w:rsidRDefault="000C5DE9" w:rsidP="000C5DE9">
      <w:pPr>
        <w:numPr>
          <w:ilvl w:val="1"/>
          <w:numId w:val="131"/>
        </w:numPr>
        <w:spacing w:before="100" w:beforeAutospacing="1" w:after="100" w:afterAutospacing="1"/>
        <w:rPr>
          <w:rFonts w:ascii="Times" w:hAnsi="Times"/>
          <w:color w:val="000000"/>
          <w:sz w:val="27"/>
          <w:szCs w:val="27"/>
        </w:rPr>
      </w:pPr>
      <w:r>
        <w:rPr>
          <w:rFonts w:ascii="Times" w:hAnsi="Times"/>
          <w:color w:val="000000"/>
          <w:sz w:val="27"/>
          <w:szCs w:val="27"/>
        </w:rPr>
        <w:t>Output: Decision Gate (Go / No-Go)</w:t>
      </w:r>
    </w:p>
    <w:p w14:paraId="6E34B462"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composability is what allows Sapphire to generalize across programs without rewriting logic.</w:t>
      </w:r>
    </w:p>
    <w:p w14:paraId="76F8FAC6" w14:textId="77777777" w:rsidR="000C5DE9" w:rsidRDefault="003B2BA8" w:rsidP="000C5DE9">
      <w:pPr>
        <w:rPr>
          <w:rFonts w:ascii="Times" w:hAnsi="Times"/>
          <w:sz w:val="27"/>
          <w:szCs w:val="27"/>
        </w:rPr>
      </w:pPr>
      <w:r w:rsidRPr="003B2BA8">
        <w:rPr>
          <w:noProof/>
          <w14:ligatures w14:val="standardContextual"/>
        </w:rPr>
        <w:pict w14:anchorId="5F7A90B6">
          <v:rect id="_x0000_i1048" alt="" style="width:468pt;height:.05pt;mso-width-percent:0;mso-height-percent:0;mso-width-percent:0;mso-height-percent:0" o:hralign="center" o:hrstd="t" o:hr="t" fillcolor="#a0a0a0" stroked="f"/>
        </w:pict>
      </w:r>
    </w:p>
    <w:p w14:paraId="48B982C7" w14:textId="77777777" w:rsidR="000C5DE9" w:rsidRDefault="000C5DE9" w:rsidP="000C5DE9">
      <w:pPr>
        <w:pStyle w:val="Heading2"/>
        <w:rPr>
          <w:rFonts w:ascii="Times" w:hAnsi="Times"/>
          <w:color w:val="000000"/>
          <w:sz w:val="36"/>
          <w:szCs w:val="36"/>
        </w:rPr>
      </w:pPr>
      <w:r>
        <w:rPr>
          <w:rFonts w:ascii="Times" w:hAnsi="Times"/>
          <w:color w:val="000000"/>
        </w:rPr>
        <w:t>13.5 Function–primitive mapping</w:t>
      </w:r>
    </w:p>
    <w:p w14:paraId="0FDAE815" w14:textId="77777777" w:rsidR="000C5DE9" w:rsidRDefault="000C5DE9" w:rsidP="000C5DE9">
      <w:pPr>
        <w:pStyle w:val="NormalWeb"/>
        <w:rPr>
          <w:rFonts w:ascii="Times" w:hAnsi="Times"/>
          <w:color w:val="000000"/>
          <w:sz w:val="27"/>
          <w:szCs w:val="27"/>
        </w:rPr>
      </w:pPr>
      <w:r>
        <w:rPr>
          <w:rFonts w:ascii="Times" w:hAnsi="Times"/>
          <w:color w:val="000000"/>
          <w:sz w:val="27"/>
          <w:szCs w:val="27"/>
        </w:rPr>
        <w:t>The table below shows how Sapphire’s </w:t>
      </w:r>
      <w:r>
        <w:rPr>
          <w:rStyle w:val="Strong"/>
          <w:rFonts w:ascii="Times" w:hAnsi="Times"/>
          <w:color w:val="000000"/>
          <w:sz w:val="27"/>
          <w:szCs w:val="27"/>
        </w:rPr>
        <w:t>core functions</w:t>
      </w:r>
      <w:r>
        <w:rPr>
          <w:rFonts w:ascii="Times" w:hAnsi="Times"/>
          <w:color w:val="000000"/>
          <w:sz w:val="27"/>
          <w:szCs w:val="27"/>
        </w:rPr>
        <w:t> are implemented via primitives.</w:t>
      </w:r>
    </w:p>
    <w:p w14:paraId="5C0634A9" w14:textId="77777777" w:rsidR="000C5DE9" w:rsidRDefault="003B2BA8" w:rsidP="000C5DE9">
      <w:pPr>
        <w:rPr>
          <w:rFonts w:ascii="Times" w:hAnsi="Times"/>
          <w:sz w:val="27"/>
          <w:szCs w:val="27"/>
        </w:rPr>
      </w:pPr>
      <w:r w:rsidRPr="003B2BA8">
        <w:rPr>
          <w:noProof/>
          <w14:ligatures w14:val="standardContextual"/>
        </w:rPr>
        <w:pict w14:anchorId="749AE37D">
          <v:rect id="_x0000_i1047" alt="" style="width:468pt;height:.05pt;mso-width-percent:0;mso-height-percent:0;mso-width-percent:0;mso-height-percent:0" o:hralign="center" o:hrstd="t" o:hr="t" fillcolor="#a0a0a0" stroked="f"/>
        </w:pict>
      </w:r>
    </w:p>
    <w:p w14:paraId="751F18B9" w14:textId="77777777" w:rsidR="000C5DE9" w:rsidRDefault="000C5DE9" w:rsidP="000C5DE9">
      <w:pPr>
        <w:pStyle w:val="Heading3"/>
        <w:rPr>
          <w:rFonts w:ascii="Times" w:hAnsi="Times"/>
          <w:color w:val="000000"/>
          <w:sz w:val="27"/>
          <w:szCs w:val="27"/>
        </w:rPr>
      </w:pPr>
      <w:r>
        <w:rPr>
          <w:rFonts w:ascii="Times" w:hAnsi="Times"/>
          <w:color w:val="000000"/>
        </w:rPr>
        <w:t>Table 13.2 — Sapphire Functions Mapped to Primitives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3115"/>
        <w:gridCol w:w="1930"/>
      </w:tblGrid>
      <w:tr w:rsidR="000C5DE9" w14:paraId="3AF4A595" w14:textId="77777777" w:rsidTr="00DB7E68">
        <w:trPr>
          <w:tblHeader/>
          <w:tblCellSpacing w:w="15" w:type="dxa"/>
        </w:trPr>
        <w:tc>
          <w:tcPr>
            <w:tcW w:w="0" w:type="auto"/>
            <w:vAlign w:val="center"/>
            <w:hideMark/>
          </w:tcPr>
          <w:p w14:paraId="45046F89"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Core Function</w:t>
            </w:r>
          </w:p>
        </w:tc>
        <w:tc>
          <w:tcPr>
            <w:tcW w:w="0" w:type="auto"/>
            <w:vAlign w:val="center"/>
            <w:hideMark/>
          </w:tcPr>
          <w:p w14:paraId="5637BE0C"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Primary Primitives Involved</w:t>
            </w:r>
          </w:p>
        </w:tc>
        <w:tc>
          <w:tcPr>
            <w:tcW w:w="0" w:type="auto"/>
            <w:vAlign w:val="center"/>
            <w:hideMark/>
          </w:tcPr>
          <w:p w14:paraId="3382C60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Outcome</w:t>
            </w:r>
          </w:p>
        </w:tc>
      </w:tr>
      <w:tr w:rsidR="000C5DE9" w14:paraId="1344FEF2" w14:textId="77777777" w:rsidTr="00DB7E68">
        <w:trPr>
          <w:tblCellSpacing w:w="15" w:type="dxa"/>
        </w:trPr>
        <w:tc>
          <w:tcPr>
            <w:tcW w:w="0" w:type="auto"/>
            <w:vAlign w:val="center"/>
            <w:hideMark/>
          </w:tcPr>
          <w:p w14:paraId="56811C32" w14:textId="77777777" w:rsidR="000C5DE9" w:rsidRPr="00BE5F7B" w:rsidRDefault="000C5DE9" w:rsidP="00DB7E68">
            <w:pPr>
              <w:rPr>
                <w:rFonts w:ascii="Times" w:hAnsi="Times"/>
                <w:sz w:val="18"/>
                <w:szCs w:val="18"/>
              </w:rPr>
            </w:pPr>
            <w:r w:rsidRPr="00BE5F7B">
              <w:rPr>
                <w:rFonts w:ascii="Times" w:hAnsi="Times"/>
                <w:sz w:val="18"/>
                <w:szCs w:val="18"/>
              </w:rPr>
              <w:t>Represent</w:t>
            </w:r>
          </w:p>
        </w:tc>
        <w:tc>
          <w:tcPr>
            <w:tcW w:w="0" w:type="auto"/>
            <w:vAlign w:val="center"/>
            <w:hideMark/>
          </w:tcPr>
          <w:p w14:paraId="3223868D" w14:textId="77777777" w:rsidR="000C5DE9" w:rsidRPr="00BE5F7B" w:rsidRDefault="000C5DE9" w:rsidP="00DB7E68">
            <w:pPr>
              <w:rPr>
                <w:rFonts w:ascii="Times" w:hAnsi="Times"/>
                <w:sz w:val="18"/>
                <w:szCs w:val="18"/>
              </w:rPr>
            </w:pPr>
            <w:r w:rsidRPr="00BE5F7B">
              <w:rPr>
                <w:rFonts w:ascii="Times" w:hAnsi="Times"/>
                <w:sz w:val="18"/>
                <w:szCs w:val="18"/>
              </w:rPr>
              <w:t>Phenotype Vector, Perturbation, Context</w:t>
            </w:r>
          </w:p>
        </w:tc>
        <w:tc>
          <w:tcPr>
            <w:tcW w:w="0" w:type="auto"/>
            <w:vAlign w:val="center"/>
            <w:hideMark/>
          </w:tcPr>
          <w:p w14:paraId="17EDA7A4" w14:textId="77777777" w:rsidR="000C5DE9" w:rsidRPr="00BE5F7B" w:rsidRDefault="000C5DE9" w:rsidP="00DB7E68">
            <w:pPr>
              <w:rPr>
                <w:rFonts w:ascii="Times" w:hAnsi="Times"/>
                <w:sz w:val="18"/>
                <w:szCs w:val="18"/>
              </w:rPr>
            </w:pPr>
            <w:r w:rsidRPr="00BE5F7B">
              <w:rPr>
                <w:rFonts w:ascii="Times" w:hAnsi="Times"/>
                <w:sz w:val="18"/>
                <w:szCs w:val="18"/>
              </w:rPr>
              <w:t>Computable biology</w:t>
            </w:r>
          </w:p>
        </w:tc>
      </w:tr>
      <w:tr w:rsidR="000C5DE9" w14:paraId="25D24199" w14:textId="77777777" w:rsidTr="00DB7E68">
        <w:trPr>
          <w:tblCellSpacing w:w="15" w:type="dxa"/>
        </w:trPr>
        <w:tc>
          <w:tcPr>
            <w:tcW w:w="0" w:type="auto"/>
            <w:vAlign w:val="center"/>
            <w:hideMark/>
          </w:tcPr>
          <w:p w14:paraId="58F53E83" w14:textId="77777777" w:rsidR="000C5DE9" w:rsidRPr="00BE5F7B" w:rsidRDefault="000C5DE9" w:rsidP="00DB7E68">
            <w:pPr>
              <w:rPr>
                <w:rFonts w:ascii="Times" w:hAnsi="Times"/>
                <w:sz w:val="18"/>
                <w:szCs w:val="18"/>
              </w:rPr>
            </w:pPr>
            <w:r w:rsidRPr="00BE5F7B">
              <w:rPr>
                <w:rFonts w:ascii="Times" w:hAnsi="Times"/>
                <w:sz w:val="18"/>
                <w:szCs w:val="18"/>
              </w:rPr>
              <w:lastRenderedPageBreak/>
              <w:t>Compare</w:t>
            </w:r>
          </w:p>
        </w:tc>
        <w:tc>
          <w:tcPr>
            <w:tcW w:w="0" w:type="auto"/>
            <w:vAlign w:val="center"/>
            <w:hideMark/>
          </w:tcPr>
          <w:p w14:paraId="536C150F" w14:textId="77777777" w:rsidR="000C5DE9" w:rsidRPr="00BE5F7B" w:rsidRDefault="000C5DE9" w:rsidP="00DB7E68">
            <w:pPr>
              <w:rPr>
                <w:rFonts w:ascii="Times" w:hAnsi="Times"/>
                <w:sz w:val="18"/>
                <w:szCs w:val="18"/>
              </w:rPr>
            </w:pPr>
            <w:r w:rsidRPr="00BE5F7B">
              <w:rPr>
                <w:rFonts w:ascii="Times" w:hAnsi="Times"/>
                <w:sz w:val="18"/>
                <w:szCs w:val="18"/>
              </w:rPr>
              <w:t>Similarity Metric, Embedding Space</w:t>
            </w:r>
          </w:p>
        </w:tc>
        <w:tc>
          <w:tcPr>
            <w:tcW w:w="0" w:type="auto"/>
            <w:vAlign w:val="center"/>
            <w:hideMark/>
          </w:tcPr>
          <w:p w14:paraId="7470C8BF" w14:textId="77777777" w:rsidR="000C5DE9" w:rsidRPr="00BE5F7B" w:rsidRDefault="000C5DE9" w:rsidP="00DB7E68">
            <w:pPr>
              <w:rPr>
                <w:rFonts w:ascii="Times" w:hAnsi="Times"/>
                <w:sz w:val="18"/>
                <w:szCs w:val="18"/>
              </w:rPr>
            </w:pPr>
            <w:r w:rsidRPr="00BE5F7B">
              <w:rPr>
                <w:rFonts w:ascii="Times" w:hAnsi="Times"/>
                <w:sz w:val="18"/>
                <w:szCs w:val="18"/>
              </w:rPr>
              <w:t>Quantitative relationships</w:t>
            </w:r>
          </w:p>
        </w:tc>
      </w:tr>
      <w:tr w:rsidR="000C5DE9" w14:paraId="733784A8" w14:textId="77777777" w:rsidTr="00DB7E68">
        <w:trPr>
          <w:tblCellSpacing w:w="15" w:type="dxa"/>
        </w:trPr>
        <w:tc>
          <w:tcPr>
            <w:tcW w:w="0" w:type="auto"/>
            <w:vAlign w:val="center"/>
            <w:hideMark/>
          </w:tcPr>
          <w:p w14:paraId="0E2B47F4" w14:textId="77777777" w:rsidR="000C5DE9" w:rsidRPr="00BE5F7B" w:rsidRDefault="000C5DE9" w:rsidP="00DB7E68">
            <w:pPr>
              <w:rPr>
                <w:rFonts w:ascii="Times" w:hAnsi="Times"/>
                <w:sz w:val="18"/>
                <w:szCs w:val="18"/>
              </w:rPr>
            </w:pPr>
            <w:r w:rsidRPr="00BE5F7B">
              <w:rPr>
                <w:rFonts w:ascii="Times" w:hAnsi="Times"/>
                <w:sz w:val="18"/>
                <w:szCs w:val="18"/>
              </w:rPr>
              <w:t>Infer</w:t>
            </w:r>
          </w:p>
        </w:tc>
        <w:tc>
          <w:tcPr>
            <w:tcW w:w="0" w:type="auto"/>
            <w:vAlign w:val="center"/>
            <w:hideMark/>
          </w:tcPr>
          <w:p w14:paraId="2D74060D" w14:textId="77777777" w:rsidR="000C5DE9" w:rsidRPr="00BE5F7B" w:rsidRDefault="000C5DE9" w:rsidP="00DB7E68">
            <w:pPr>
              <w:rPr>
                <w:rFonts w:ascii="Times" w:hAnsi="Times"/>
                <w:sz w:val="18"/>
                <w:szCs w:val="18"/>
              </w:rPr>
            </w:pPr>
            <w:r w:rsidRPr="00BE5F7B">
              <w:rPr>
                <w:rFonts w:ascii="Times" w:hAnsi="Times"/>
                <w:sz w:val="18"/>
                <w:szCs w:val="18"/>
              </w:rPr>
              <w:t>Cluster, Hypothesis Object, Node</w:t>
            </w:r>
          </w:p>
        </w:tc>
        <w:tc>
          <w:tcPr>
            <w:tcW w:w="0" w:type="auto"/>
            <w:vAlign w:val="center"/>
            <w:hideMark/>
          </w:tcPr>
          <w:p w14:paraId="5718F338" w14:textId="77777777" w:rsidR="000C5DE9" w:rsidRPr="00BE5F7B" w:rsidRDefault="000C5DE9" w:rsidP="00DB7E68">
            <w:pPr>
              <w:rPr>
                <w:rFonts w:ascii="Times" w:hAnsi="Times"/>
                <w:sz w:val="18"/>
                <w:szCs w:val="18"/>
              </w:rPr>
            </w:pPr>
            <w:r w:rsidRPr="00BE5F7B">
              <w:rPr>
                <w:rFonts w:ascii="Times" w:hAnsi="Times"/>
                <w:sz w:val="18"/>
                <w:szCs w:val="18"/>
              </w:rPr>
              <w:t>Mechanistic insight</w:t>
            </w:r>
          </w:p>
        </w:tc>
      </w:tr>
      <w:tr w:rsidR="000C5DE9" w14:paraId="6C7E7960" w14:textId="77777777" w:rsidTr="00DB7E68">
        <w:trPr>
          <w:tblCellSpacing w:w="15" w:type="dxa"/>
        </w:trPr>
        <w:tc>
          <w:tcPr>
            <w:tcW w:w="0" w:type="auto"/>
            <w:vAlign w:val="center"/>
            <w:hideMark/>
          </w:tcPr>
          <w:p w14:paraId="33E90EA7" w14:textId="77777777" w:rsidR="000C5DE9" w:rsidRPr="00BE5F7B" w:rsidRDefault="000C5DE9" w:rsidP="00DB7E68">
            <w:pPr>
              <w:rPr>
                <w:rFonts w:ascii="Times" w:hAnsi="Times"/>
                <w:sz w:val="18"/>
                <w:szCs w:val="18"/>
              </w:rPr>
            </w:pPr>
            <w:r w:rsidRPr="00BE5F7B">
              <w:rPr>
                <w:rFonts w:ascii="Times" w:hAnsi="Times"/>
                <w:sz w:val="18"/>
                <w:szCs w:val="18"/>
              </w:rPr>
              <w:t>Remember</w:t>
            </w:r>
          </w:p>
        </w:tc>
        <w:tc>
          <w:tcPr>
            <w:tcW w:w="0" w:type="auto"/>
            <w:vAlign w:val="center"/>
            <w:hideMark/>
          </w:tcPr>
          <w:p w14:paraId="0EE3EC9F" w14:textId="77777777" w:rsidR="000C5DE9" w:rsidRPr="00BE5F7B" w:rsidRDefault="000C5DE9" w:rsidP="00DB7E68">
            <w:pPr>
              <w:rPr>
                <w:rFonts w:ascii="Times" w:hAnsi="Times"/>
                <w:sz w:val="18"/>
                <w:szCs w:val="18"/>
              </w:rPr>
            </w:pPr>
            <w:r w:rsidRPr="00BE5F7B">
              <w:rPr>
                <w:rFonts w:ascii="Times" w:hAnsi="Times"/>
                <w:sz w:val="18"/>
                <w:szCs w:val="18"/>
              </w:rPr>
              <w:t>Versioned objects, Provenance metadata</w:t>
            </w:r>
          </w:p>
        </w:tc>
        <w:tc>
          <w:tcPr>
            <w:tcW w:w="0" w:type="auto"/>
            <w:vAlign w:val="center"/>
            <w:hideMark/>
          </w:tcPr>
          <w:p w14:paraId="58F93BF8" w14:textId="77777777" w:rsidR="000C5DE9" w:rsidRPr="00BE5F7B" w:rsidRDefault="000C5DE9" w:rsidP="00DB7E68">
            <w:pPr>
              <w:rPr>
                <w:rFonts w:ascii="Times" w:hAnsi="Times"/>
                <w:sz w:val="18"/>
                <w:szCs w:val="18"/>
              </w:rPr>
            </w:pPr>
            <w:r w:rsidRPr="00BE5F7B">
              <w:rPr>
                <w:rFonts w:ascii="Times" w:hAnsi="Times"/>
                <w:sz w:val="18"/>
                <w:szCs w:val="18"/>
              </w:rPr>
              <w:t>Institutional memory</w:t>
            </w:r>
          </w:p>
        </w:tc>
      </w:tr>
      <w:tr w:rsidR="000C5DE9" w14:paraId="0B36A68E" w14:textId="77777777" w:rsidTr="00DB7E68">
        <w:trPr>
          <w:tblCellSpacing w:w="15" w:type="dxa"/>
        </w:trPr>
        <w:tc>
          <w:tcPr>
            <w:tcW w:w="0" w:type="auto"/>
            <w:vAlign w:val="center"/>
            <w:hideMark/>
          </w:tcPr>
          <w:p w14:paraId="4B034160" w14:textId="77777777" w:rsidR="000C5DE9" w:rsidRPr="00BE5F7B" w:rsidRDefault="000C5DE9" w:rsidP="00DB7E68">
            <w:pPr>
              <w:rPr>
                <w:rFonts w:ascii="Times" w:hAnsi="Times"/>
                <w:sz w:val="18"/>
                <w:szCs w:val="18"/>
              </w:rPr>
            </w:pPr>
            <w:r w:rsidRPr="00BE5F7B">
              <w:rPr>
                <w:rFonts w:ascii="Times" w:hAnsi="Times"/>
                <w:sz w:val="18"/>
                <w:szCs w:val="18"/>
              </w:rPr>
              <w:t>Propose</w:t>
            </w:r>
          </w:p>
        </w:tc>
        <w:tc>
          <w:tcPr>
            <w:tcW w:w="0" w:type="auto"/>
            <w:vAlign w:val="center"/>
            <w:hideMark/>
          </w:tcPr>
          <w:p w14:paraId="56EFD01F" w14:textId="77777777" w:rsidR="000C5DE9" w:rsidRPr="00BE5F7B" w:rsidRDefault="000C5DE9" w:rsidP="00DB7E68">
            <w:pPr>
              <w:rPr>
                <w:rFonts w:ascii="Times" w:hAnsi="Times"/>
                <w:sz w:val="18"/>
                <w:szCs w:val="18"/>
              </w:rPr>
            </w:pPr>
            <w:r w:rsidRPr="00BE5F7B">
              <w:rPr>
                <w:rFonts w:ascii="Times" w:hAnsi="Times"/>
                <w:sz w:val="18"/>
                <w:szCs w:val="18"/>
              </w:rPr>
              <w:t>Hypothesis Object, Experiment Plan</w:t>
            </w:r>
          </w:p>
        </w:tc>
        <w:tc>
          <w:tcPr>
            <w:tcW w:w="0" w:type="auto"/>
            <w:vAlign w:val="center"/>
            <w:hideMark/>
          </w:tcPr>
          <w:p w14:paraId="491023B5" w14:textId="77777777" w:rsidR="000C5DE9" w:rsidRPr="00BE5F7B" w:rsidRDefault="000C5DE9" w:rsidP="00DB7E68">
            <w:pPr>
              <w:rPr>
                <w:rFonts w:ascii="Times" w:hAnsi="Times"/>
                <w:sz w:val="18"/>
                <w:szCs w:val="18"/>
              </w:rPr>
            </w:pPr>
            <w:r w:rsidRPr="00BE5F7B">
              <w:rPr>
                <w:rFonts w:ascii="Times" w:hAnsi="Times"/>
                <w:sz w:val="18"/>
                <w:szCs w:val="18"/>
              </w:rPr>
              <w:t>Next-step clarity</w:t>
            </w:r>
          </w:p>
        </w:tc>
      </w:tr>
      <w:tr w:rsidR="000C5DE9" w14:paraId="6FD6E758" w14:textId="77777777" w:rsidTr="00DB7E68">
        <w:trPr>
          <w:tblCellSpacing w:w="15" w:type="dxa"/>
        </w:trPr>
        <w:tc>
          <w:tcPr>
            <w:tcW w:w="0" w:type="auto"/>
            <w:vAlign w:val="center"/>
            <w:hideMark/>
          </w:tcPr>
          <w:p w14:paraId="4AA05A38" w14:textId="77777777" w:rsidR="000C5DE9" w:rsidRPr="00BE5F7B" w:rsidRDefault="000C5DE9" w:rsidP="00DB7E68">
            <w:pPr>
              <w:rPr>
                <w:rFonts w:ascii="Times" w:hAnsi="Times"/>
                <w:sz w:val="18"/>
                <w:szCs w:val="18"/>
              </w:rPr>
            </w:pPr>
            <w:r w:rsidRPr="00BE5F7B">
              <w:rPr>
                <w:rFonts w:ascii="Times" w:hAnsi="Times"/>
                <w:sz w:val="18"/>
                <w:szCs w:val="18"/>
              </w:rPr>
              <w:t>Orchestrate</w:t>
            </w:r>
          </w:p>
        </w:tc>
        <w:tc>
          <w:tcPr>
            <w:tcW w:w="0" w:type="auto"/>
            <w:vAlign w:val="center"/>
            <w:hideMark/>
          </w:tcPr>
          <w:p w14:paraId="04B1FEDF" w14:textId="77777777" w:rsidR="000C5DE9" w:rsidRPr="00BE5F7B" w:rsidRDefault="000C5DE9" w:rsidP="00DB7E68">
            <w:pPr>
              <w:rPr>
                <w:rFonts w:ascii="Times" w:hAnsi="Times"/>
                <w:sz w:val="18"/>
                <w:szCs w:val="18"/>
              </w:rPr>
            </w:pPr>
            <w:r w:rsidRPr="00BE5F7B">
              <w:rPr>
                <w:rFonts w:ascii="Times" w:hAnsi="Times"/>
                <w:sz w:val="18"/>
                <w:szCs w:val="18"/>
              </w:rPr>
              <w:t>Experiment Plan, Decision Gate</w:t>
            </w:r>
          </w:p>
        </w:tc>
        <w:tc>
          <w:tcPr>
            <w:tcW w:w="0" w:type="auto"/>
            <w:vAlign w:val="center"/>
            <w:hideMark/>
          </w:tcPr>
          <w:p w14:paraId="3B8B7366" w14:textId="77777777" w:rsidR="000C5DE9" w:rsidRPr="00BE5F7B" w:rsidRDefault="000C5DE9" w:rsidP="00DB7E68">
            <w:pPr>
              <w:rPr>
                <w:rFonts w:ascii="Times" w:hAnsi="Times"/>
                <w:sz w:val="18"/>
                <w:szCs w:val="18"/>
              </w:rPr>
            </w:pPr>
            <w:r w:rsidRPr="00BE5F7B">
              <w:rPr>
                <w:rFonts w:ascii="Times" w:hAnsi="Times"/>
                <w:sz w:val="18"/>
                <w:szCs w:val="18"/>
              </w:rPr>
              <w:t>Closed-loop execution</w:t>
            </w:r>
          </w:p>
        </w:tc>
      </w:tr>
      <w:tr w:rsidR="000C5DE9" w14:paraId="2CA7CB1C" w14:textId="77777777" w:rsidTr="00DB7E68">
        <w:trPr>
          <w:tblCellSpacing w:w="15" w:type="dxa"/>
        </w:trPr>
        <w:tc>
          <w:tcPr>
            <w:tcW w:w="0" w:type="auto"/>
            <w:vAlign w:val="center"/>
            <w:hideMark/>
          </w:tcPr>
          <w:p w14:paraId="22760C43" w14:textId="77777777" w:rsidR="000C5DE9" w:rsidRPr="00BE5F7B" w:rsidRDefault="000C5DE9" w:rsidP="00DB7E68">
            <w:pPr>
              <w:rPr>
                <w:rFonts w:ascii="Times" w:hAnsi="Times"/>
                <w:sz w:val="18"/>
                <w:szCs w:val="18"/>
              </w:rPr>
            </w:pPr>
            <w:r w:rsidRPr="00BE5F7B">
              <w:rPr>
                <w:rFonts w:ascii="Times" w:hAnsi="Times"/>
                <w:sz w:val="18"/>
                <w:szCs w:val="18"/>
              </w:rPr>
              <w:t>Govern</w:t>
            </w:r>
          </w:p>
        </w:tc>
        <w:tc>
          <w:tcPr>
            <w:tcW w:w="0" w:type="auto"/>
            <w:vAlign w:val="center"/>
            <w:hideMark/>
          </w:tcPr>
          <w:p w14:paraId="25C13265" w14:textId="77777777" w:rsidR="000C5DE9" w:rsidRPr="00BE5F7B" w:rsidRDefault="000C5DE9" w:rsidP="00DB7E68">
            <w:pPr>
              <w:rPr>
                <w:rFonts w:ascii="Times" w:hAnsi="Times"/>
                <w:sz w:val="18"/>
                <w:szCs w:val="18"/>
              </w:rPr>
            </w:pPr>
            <w:r w:rsidRPr="00BE5F7B">
              <w:rPr>
                <w:rFonts w:ascii="Times" w:hAnsi="Times"/>
                <w:sz w:val="18"/>
                <w:szCs w:val="18"/>
              </w:rPr>
              <w:t>Quality Flag, Assay Definition, Audit trail</w:t>
            </w:r>
          </w:p>
        </w:tc>
        <w:tc>
          <w:tcPr>
            <w:tcW w:w="0" w:type="auto"/>
            <w:vAlign w:val="center"/>
            <w:hideMark/>
          </w:tcPr>
          <w:p w14:paraId="7FB70E2D" w14:textId="77777777" w:rsidR="000C5DE9" w:rsidRPr="00BE5F7B" w:rsidRDefault="000C5DE9" w:rsidP="00DB7E68">
            <w:pPr>
              <w:rPr>
                <w:rFonts w:ascii="Times" w:hAnsi="Times"/>
                <w:sz w:val="18"/>
                <w:szCs w:val="18"/>
              </w:rPr>
            </w:pPr>
            <w:r w:rsidRPr="00BE5F7B">
              <w:rPr>
                <w:rFonts w:ascii="Times" w:hAnsi="Times"/>
                <w:sz w:val="18"/>
                <w:szCs w:val="18"/>
              </w:rPr>
              <w:t>Trust and compliance</w:t>
            </w:r>
          </w:p>
        </w:tc>
      </w:tr>
    </w:tbl>
    <w:p w14:paraId="3C27C744" w14:textId="77777777" w:rsidR="000C5DE9" w:rsidRDefault="003B2BA8" w:rsidP="000C5DE9">
      <w:pPr>
        <w:rPr>
          <w:rFonts w:ascii="Times" w:hAnsi="Times"/>
          <w:sz w:val="27"/>
          <w:szCs w:val="27"/>
        </w:rPr>
      </w:pPr>
      <w:r w:rsidRPr="003B2BA8">
        <w:rPr>
          <w:noProof/>
          <w14:ligatures w14:val="standardContextual"/>
        </w:rPr>
        <w:pict w14:anchorId="1987DA11">
          <v:rect id="_x0000_i1046" alt="" style="width:468pt;height:.05pt;mso-width-percent:0;mso-height-percent:0;mso-width-percent:0;mso-height-percent:0" o:hralign="center" o:hrstd="t" o:hr="t" fillcolor="#a0a0a0" stroked="f"/>
        </w:pict>
      </w:r>
    </w:p>
    <w:p w14:paraId="5D144A3A" w14:textId="77777777" w:rsidR="000C5DE9" w:rsidRDefault="000C5DE9" w:rsidP="000C5DE9">
      <w:pPr>
        <w:pStyle w:val="Heading2"/>
        <w:rPr>
          <w:rFonts w:ascii="Times" w:hAnsi="Times"/>
          <w:color w:val="000000"/>
          <w:sz w:val="36"/>
          <w:szCs w:val="36"/>
        </w:rPr>
      </w:pPr>
      <w:r>
        <w:rPr>
          <w:rFonts w:ascii="Times" w:hAnsi="Times"/>
          <w:color w:val="000000"/>
        </w:rPr>
        <w:t>13.6 Why Sapphire is an operating system, not an application</w:t>
      </w:r>
    </w:p>
    <w:p w14:paraId="6E707AB2" w14:textId="77777777" w:rsidR="000C5DE9" w:rsidRDefault="000C5DE9" w:rsidP="000C5DE9">
      <w:pPr>
        <w:pStyle w:val="NormalWeb"/>
        <w:rPr>
          <w:rFonts w:ascii="Times" w:hAnsi="Times"/>
          <w:color w:val="000000"/>
          <w:sz w:val="27"/>
          <w:szCs w:val="27"/>
        </w:rPr>
      </w:pPr>
      <w:r>
        <w:rPr>
          <w:rFonts w:ascii="Times" w:hAnsi="Times"/>
          <w:color w:val="000000"/>
          <w:sz w:val="27"/>
          <w:szCs w:val="27"/>
        </w:rPr>
        <w:t>Sapphire qualifies as an operating system because it:</w:t>
      </w:r>
    </w:p>
    <w:p w14:paraId="6C1FE085" w14:textId="77777777" w:rsidR="000C5DE9" w:rsidRDefault="000C5DE9" w:rsidP="000C5DE9">
      <w:pPr>
        <w:numPr>
          <w:ilvl w:val="0"/>
          <w:numId w:val="132"/>
        </w:numPr>
        <w:spacing w:before="100" w:beforeAutospacing="1" w:after="100" w:afterAutospacing="1"/>
        <w:rPr>
          <w:rFonts w:ascii="Times" w:hAnsi="Times"/>
          <w:color w:val="000000"/>
          <w:sz w:val="27"/>
          <w:szCs w:val="27"/>
        </w:rPr>
      </w:pPr>
      <w:r>
        <w:rPr>
          <w:rFonts w:ascii="Times" w:hAnsi="Times"/>
          <w:color w:val="000000"/>
          <w:sz w:val="27"/>
          <w:szCs w:val="27"/>
        </w:rPr>
        <w:t>Defines </w:t>
      </w:r>
      <w:r>
        <w:rPr>
          <w:rStyle w:val="Strong"/>
          <w:rFonts w:ascii="Times" w:hAnsi="Times"/>
          <w:color w:val="000000"/>
          <w:sz w:val="27"/>
          <w:szCs w:val="27"/>
        </w:rPr>
        <w:t>canonical objects</w:t>
      </w:r>
      <w:r>
        <w:rPr>
          <w:rFonts w:ascii="Times" w:hAnsi="Times"/>
          <w:color w:val="000000"/>
          <w:sz w:val="27"/>
          <w:szCs w:val="27"/>
        </w:rPr>
        <w:t> (primitives)</w:t>
      </w:r>
    </w:p>
    <w:p w14:paraId="1DF530B3" w14:textId="77777777" w:rsidR="000C5DE9" w:rsidRDefault="000C5DE9" w:rsidP="000C5DE9">
      <w:pPr>
        <w:numPr>
          <w:ilvl w:val="0"/>
          <w:numId w:val="132"/>
        </w:numPr>
        <w:spacing w:before="100" w:beforeAutospacing="1" w:after="100" w:afterAutospacing="1"/>
        <w:rPr>
          <w:rFonts w:ascii="Times" w:hAnsi="Times"/>
          <w:color w:val="000000"/>
          <w:sz w:val="27"/>
          <w:szCs w:val="27"/>
        </w:rPr>
      </w:pPr>
      <w:r>
        <w:rPr>
          <w:rFonts w:ascii="Times" w:hAnsi="Times"/>
          <w:color w:val="000000"/>
          <w:sz w:val="27"/>
          <w:szCs w:val="27"/>
        </w:rPr>
        <w:t>Enforces </w:t>
      </w:r>
      <w:r>
        <w:rPr>
          <w:rStyle w:val="Strong"/>
          <w:rFonts w:ascii="Times" w:hAnsi="Times"/>
          <w:color w:val="000000"/>
          <w:sz w:val="27"/>
          <w:szCs w:val="27"/>
        </w:rPr>
        <w:t>rules of interaction</w:t>
      </w:r>
      <w:r>
        <w:rPr>
          <w:rFonts w:ascii="Times" w:hAnsi="Times"/>
          <w:color w:val="000000"/>
          <w:sz w:val="27"/>
          <w:szCs w:val="27"/>
        </w:rPr>
        <w:t> between them</w:t>
      </w:r>
    </w:p>
    <w:p w14:paraId="625A0988" w14:textId="77777777" w:rsidR="000C5DE9" w:rsidRDefault="000C5DE9" w:rsidP="000C5DE9">
      <w:pPr>
        <w:numPr>
          <w:ilvl w:val="0"/>
          <w:numId w:val="132"/>
        </w:numPr>
        <w:spacing w:before="100" w:beforeAutospacing="1" w:after="100" w:afterAutospacing="1"/>
        <w:rPr>
          <w:rFonts w:ascii="Times" w:hAnsi="Times"/>
          <w:color w:val="000000"/>
          <w:sz w:val="27"/>
          <w:szCs w:val="27"/>
        </w:rPr>
      </w:pPr>
      <w:r>
        <w:rPr>
          <w:rFonts w:ascii="Times" w:hAnsi="Times"/>
          <w:color w:val="000000"/>
          <w:sz w:val="27"/>
          <w:szCs w:val="27"/>
        </w:rPr>
        <w:t>Separates </w:t>
      </w:r>
      <w:r>
        <w:rPr>
          <w:rStyle w:val="Strong"/>
          <w:rFonts w:ascii="Times" w:hAnsi="Times"/>
          <w:color w:val="000000"/>
          <w:sz w:val="27"/>
          <w:szCs w:val="27"/>
        </w:rPr>
        <w:t>mechanism from execution</w:t>
      </w:r>
    </w:p>
    <w:p w14:paraId="332CA3B0" w14:textId="77777777" w:rsidR="000C5DE9" w:rsidRDefault="000C5DE9" w:rsidP="000C5DE9">
      <w:pPr>
        <w:numPr>
          <w:ilvl w:val="0"/>
          <w:numId w:val="132"/>
        </w:numPr>
        <w:spacing w:before="100" w:beforeAutospacing="1" w:after="100" w:afterAutospacing="1"/>
        <w:rPr>
          <w:rFonts w:ascii="Times" w:hAnsi="Times"/>
          <w:color w:val="000000"/>
          <w:sz w:val="27"/>
          <w:szCs w:val="27"/>
        </w:rPr>
      </w:pPr>
      <w:r>
        <w:rPr>
          <w:rFonts w:ascii="Times" w:hAnsi="Times"/>
          <w:color w:val="000000"/>
          <w:sz w:val="27"/>
          <w:szCs w:val="27"/>
        </w:rPr>
        <w:t>Allows </w:t>
      </w:r>
      <w:r>
        <w:rPr>
          <w:rStyle w:val="Strong"/>
          <w:rFonts w:ascii="Times" w:hAnsi="Times"/>
          <w:color w:val="000000"/>
          <w:sz w:val="27"/>
          <w:szCs w:val="27"/>
        </w:rPr>
        <w:t>multiple programs</w:t>
      </w:r>
      <w:r>
        <w:rPr>
          <w:rFonts w:ascii="Times" w:hAnsi="Times"/>
          <w:color w:val="000000"/>
          <w:sz w:val="27"/>
          <w:szCs w:val="27"/>
        </w:rPr>
        <w:t> to run concurrently without interference</w:t>
      </w:r>
    </w:p>
    <w:p w14:paraId="52906563" w14:textId="77777777" w:rsidR="000C5DE9" w:rsidRDefault="000C5DE9" w:rsidP="000C5DE9">
      <w:pPr>
        <w:numPr>
          <w:ilvl w:val="0"/>
          <w:numId w:val="132"/>
        </w:numPr>
        <w:spacing w:before="100" w:beforeAutospacing="1" w:after="100" w:afterAutospacing="1"/>
        <w:rPr>
          <w:rFonts w:ascii="Times" w:hAnsi="Times"/>
          <w:color w:val="000000"/>
          <w:sz w:val="27"/>
          <w:szCs w:val="27"/>
        </w:rPr>
      </w:pPr>
      <w:r>
        <w:rPr>
          <w:rFonts w:ascii="Times" w:hAnsi="Times"/>
          <w:color w:val="000000"/>
          <w:sz w:val="27"/>
          <w:szCs w:val="27"/>
        </w:rPr>
        <w:t>Preserves </w:t>
      </w:r>
      <w:r>
        <w:rPr>
          <w:rStyle w:val="Strong"/>
          <w:rFonts w:ascii="Times" w:hAnsi="Times"/>
          <w:color w:val="000000"/>
          <w:sz w:val="27"/>
          <w:szCs w:val="27"/>
        </w:rPr>
        <w:t>state and memory</w:t>
      </w:r>
      <w:r>
        <w:rPr>
          <w:rFonts w:ascii="Times" w:hAnsi="Times"/>
          <w:color w:val="000000"/>
          <w:sz w:val="27"/>
          <w:szCs w:val="27"/>
        </w:rPr>
        <w:t> across runs</w:t>
      </w:r>
    </w:p>
    <w:p w14:paraId="088E67A0" w14:textId="77777777" w:rsidR="000C5DE9" w:rsidRDefault="000C5DE9" w:rsidP="000C5DE9">
      <w:pPr>
        <w:pStyle w:val="NormalWeb"/>
        <w:rPr>
          <w:rFonts w:ascii="Times" w:hAnsi="Times"/>
          <w:color w:val="000000"/>
          <w:sz w:val="27"/>
          <w:szCs w:val="27"/>
        </w:rPr>
      </w:pPr>
      <w:r>
        <w:rPr>
          <w:rFonts w:ascii="Times" w:hAnsi="Times"/>
          <w:color w:val="000000"/>
          <w:sz w:val="27"/>
          <w:szCs w:val="27"/>
        </w:rPr>
        <w:t>Individual analyses, dashboards, or ML models are </w:t>
      </w:r>
      <w:r>
        <w:rPr>
          <w:rStyle w:val="Emphasis"/>
          <w:rFonts w:ascii="Times" w:hAnsi="Times"/>
          <w:color w:val="000000"/>
          <w:sz w:val="27"/>
          <w:szCs w:val="27"/>
        </w:rPr>
        <w:t>applications</w:t>
      </w:r>
      <w:r>
        <w:rPr>
          <w:rFonts w:ascii="Times" w:hAnsi="Times"/>
          <w:color w:val="000000"/>
          <w:sz w:val="27"/>
          <w:szCs w:val="27"/>
        </w:rPr>
        <w:t> running on Sapphire—not Sapphire itself.</w:t>
      </w:r>
    </w:p>
    <w:p w14:paraId="5A2A24BD" w14:textId="77777777" w:rsidR="000C5DE9" w:rsidRDefault="003B2BA8" w:rsidP="000C5DE9">
      <w:pPr>
        <w:rPr>
          <w:rFonts w:ascii="Times" w:hAnsi="Times"/>
          <w:sz w:val="27"/>
          <w:szCs w:val="27"/>
        </w:rPr>
      </w:pPr>
      <w:r w:rsidRPr="003B2BA8">
        <w:rPr>
          <w:noProof/>
          <w14:ligatures w14:val="standardContextual"/>
        </w:rPr>
        <w:pict w14:anchorId="257E226A">
          <v:rect id="_x0000_i1045" alt="" style="width:468pt;height:.05pt;mso-width-percent:0;mso-height-percent:0;mso-width-percent:0;mso-height-percent:0" o:hralign="center" o:hrstd="t" o:hr="t" fillcolor="#a0a0a0" stroked="f"/>
        </w:pict>
      </w:r>
    </w:p>
    <w:p w14:paraId="1DD048AB" w14:textId="77777777" w:rsidR="000C5DE9" w:rsidRDefault="000C5DE9" w:rsidP="000C5DE9">
      <w:pPr>
        <w:pStyle w:val="Heading2"/>
        <w:rPr>
          <w:rFonts w:ascii="Times" w:hAnsi="Times"/>
          <w:color w:val="000000"/>
          <w:sz w:val="36"/>
          <w:szCs w:val="36"/>
        </w:rPr>
      </w:pPr>
      <w:r>
        <w:rPr>
          <w:rFonts w:ascii="Times" w:hAnsi="Times"/>
          <w:color w:val="000000"/>
        </w:rPr>
        <w:t>13.7 Implications for scale and partnership</w:t>
      </w:r>
    </w:p>
    <w:p w14:paraId="5A809213" w14:textId="77777777" w:rsidR="000C5DE9" w:rsidRDefault="000C5DE9" w:rsidP="000C5DE9">
      <w:pPr>
        <w:pStyle w:val="NormalWeb"/>
        <w:rPr>
          <w:rFonts w:ascii="Times" w:hAnsi="Times"/>
          <w:color w:val="000000"/>
          <w:sz w:val="27"/>
          <w:szCs w:val="27"/>
        </w:rPr>
      </w:pPr>
      <w:r>
        <w:rPr>
          <w:rFonts w:ascii="Times" w:hAnsi="Times"/>
          <w:color w:val="000000"/>
          <w:sz w:val="27"/>
          <w:szCs w:val="27"/>
        </w:rPr>
        <w:t>Because Sapphire’s primitives are stable and auditable:</w:t>
      </w:r>
    </w:p>
    <w:p w14:paraId="1170C776" w14:textId="77777777" w:rsidR="000C5DE9" w:rsidRDefault="000C5DE9" w:rsidP="000C5DE9">
      <w:pPr>
        <w:numPr>
          <w:ilvl w:val="0"/>
          <w:numId w:val="133"/>
        </w:numPr>
        <w:spacing w:before="100" w:beforeAutospacing="1" w:after="100" w:afterAutospacing="1"/>
        <w:rPr>
          <w:rFonts w:ascii="Times" w:hAnsi="Times"/>
          <w:color w:val="000000"/>
          <w:sz w:val="27"/>
          <w:szCs w:val="27"/>
        </w:rPr>
      </w:pPr>
      <w:r>
        <w:rPr>
          <w:rFonts w:ascii="Times" w:hAnsi="Times"/>
          <w:color w:val="000000"/>
          <w:sz w:val="27"/>
          <w:szCs w:val="27"/>
        </w:rPr>
        <w:t>New data modalities can be added without breaking prior results</w:t>
      </w:r>
    </w:p>
    <w:p w14:paraId="2EA0A434" w14:textId="77777777" w:rsidR="000C5DE9" w:rsidRDefault="000C5DE9" w:rsidP="000C5DE9">
      <w:pPr>
        <w:numPr>
          <w:ilvl w:val="0"/>
          <w:numId w:val="133"/>
        </w:numPr>
        <w:spacing w:before="100" w:beforeAutospacing="1" w:after="100" w:afterAutospacing="1"/>
        <w:rPr>
          <w:rFonts w:ascii="Times" w:hAnsi="Times"/>
          <w:color w:val="000000"/>
          <w:sz w:val="27"/>
          <w:szCs w:val="27"/>
        </w:rPr>
      </w:pPr>
      <w:r>
        <w:rPr>
          <w:rFonts w:ascii="Times" w:hAnsi="Times"/>
          <w:color w:val="000000"/>
          <w:sz w:val="27"/>
          <w:szCs w:val="27"/>
        </w:rPr>
        <w:t>Partners can interact at defined abstraction layers</w:t>
      </w:r>
    </w:p>
    <w:p w14:paraId="63C82A6B" w14:textId="77777777" w:rsidR="000C5DE9" w:rsidRDefault="000C5DE9" w:rsidP="000C5DE9">
      <w:pPr>
        <w:numPr>
          <w:ilvl w:val="0"/>
          <w:numId w:val="133"/>
        </w:numPr>
        <w:spacing w:before="100" w:beforeAutospacing="1" w:after="100" w:afterAutospacing="1"/>
        <w:rPr>
          <w:rFonts w:ascii="Times" w:hAnsi="Times"/>
          <w:color w:val="000000"/>
          <w:sz w:val="27"/>
          <w:szCs w:val="27"/>
        </w:rPr>
      </w:pPr>
      <w:r>
        <w:rPr>
          <w:rFonts w:ascii="Times" w:hAnsi="Times"/>
          <w:color w:val="000000"/>
          <w:sz w:val="27"/>
          <w:szCs w:val="27"/>
        </w:rPr>
        <w:t>Internal teams can reason consistently across programs</w:t>
      </w:r>
    </w:p>
    <w:p w14:paraId="1110284F" w14:textId="77777777" w:rsidR="000C5DE9" w:rsidRDefault="000C5DE9" w:rsidP="000C5DE9">
      <w:pPr>
        <w:numPr>
          <w:ilvl w:val="0"/>
          <w:numId w:val="133"/>
        </w:numPr>
        <w:spacing w:before="100" w:beforeAutospacing="1" w:after="100" w:afterAutospacing="1"/>
        <w:rPr>
          <w:rFonts w:ascii="Times" w:hAnsi="Times"/>
          <w:color w:val="000000"/>
          <w:sz w:val="27"/>
          <w:szCs w:val="27"/>
        </w:rPr>
      </w:pPr>
      <w:r>
        <w:rPr>
          <w:rFonts w:ascii="Times" w:hAnsi="Times"/>
          <w:color w:val="000000"/>
          <w:sz w:val="27"/>
          <w:szCs w:val="27"/>
        </w:rPr>
        <w:t>Platform value compounds rather than resets</w:t>
      </w:r>
    </w:p>
    <w:p w14:paraId="33E72595"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is what allows Quiver to evolve from a discovery engine into a </w:t>
      </w:r>
      <w:r>
        <w:rPr>
          <w:rStyle w:val="Strong"/>
          <w:rFonts w:ascii="Times" w:hAnsi="Times"/>
          <w:color w:val="000000"/>
          <w:sz w:val="27"/>
          <w:szCs w:val="27"/>
        </w:rPr>
        <w:t>generalizable CNS operating platform</w:t>
      </w:r>
      <w:r>
        <w:rPr>
          <w:rFonts w:ascii="Times" w:hAnsi="Times"/>
          <w:color w:val="000000"/>
          <w:sz w:val="27"/>
          <w:szCs w:val="27"/>
        </w:rPr>
        <w:t>.</w:t>
      </w:r>
    </w:p>
    <w:p w14:paraId="45999886" w14:textId="77777777" w:rsidR="000C5DE9" w:rsidRDefault="003B2BA8" w:rsidP="000C5DE9">
      <w:pPr>
        <w:rPr>
          <w:rFonts w:ascii="Times" w:hAnsi="Times"/>
          <w:sz w:val="27"/>
          <w:szCs w:val="27"/>
        </w:rPr>
      </w:pPr>
      <w:r w:rsidRPr="003B2BA8">
        <w:rPr>
          <w:noProof/>
          <w14:ligatures w14:val="standardContextual"/>
        </w:rPr>
        <w:pict w14:anchorId="37CA2B28">
          <v:rect id="_x0000_i1044" alt="" style="width:468pt;height:.05pt;mso-width-percent:0;mso-height-percent:0;mso-width-percent:0;mso-height-percent:0" o:hralign="center" o:hrstd="t" o:hr="t" fillcolor="#a0a0a0" stroked="f"/>
        </w:pict>
      </w:r>
    </w:p>
    <w:p w14:paraId="307D2CE4" w14:textId="77777777" w:rsidR="000C5DE9" w:rsidRDefault="000C5DE9" w:rsidP="000C5DE9">
      <w:pPr>
        <w:pStyle w:val="Heading2"/>
        <w:rPr>
          <w:rFonts w:ascii="Times" w:hAnsi="Times"/>
          <w:color w:val="000000"/>
          <w:sz w:val="36"/>
          <w:szCs w:val="36"/>
        </w:rPr>
      </w:pPr>
      <w:r>
        <w:rPr>
          <w:rFonts w:ascii="Times" w:hAnsi="Times"/>
          <w:color w:val="000000"/>
        </w:rPr>
        <w:lastRenderedPageBreak/>
        <w:t>13.8 Bridge to the remaining chapters</w:t>
      </w:r>
    </w:p>
    <w:p w14:paraId="4D2FE2FF" w14:textId="77777777" w:rsidR="000C5DE9" w:rsidRDefault="000C5DE9" w:rsidP="000C5DE9">
      <w:pPr>
        <w:pStyle w:val="NormalWeb"/>
        <w:rPr>
          <w:rFonts w:ascii="Times" w:hAnsi="Times"/>
          <w:color w:val="000000"/>
          <w:sz w:val="27"/>
          <w:szCs w:val="27"/>
        </w:rPr>
      </w:pPr>
      <w:r>
        <w:rPr>
          <w:rFonts w:ascii="Times" w:hAnsi="Times"/>
          <w:color w:val="000000"/>
          <w:sz w:val="27"/>
          <w:szCs w:val="27"/>
        </w:rPr>
        <w:t>With Sapphire’s functions and primitives now explicit, the remaining chapters focus on </w:t>
      </w:r>
      <w:r>
        <w:rPr>
          <w:rStyle w:val="Strong"/>
          <w:rFonts w:ascii="Times" w:hAnsi="Times"/>
          <w:color w:val="000000"/>
          <w:sz w:val="27"/>
          <w:szCs w:val="27"/>
        </w:rPr>
        <w:t>leverage</w:t>
      </w:r>
      <w:r>
        <w:rPr>
          <w:rFonts w:ascii="Times" w:hAnsi="Times"/>
          <w:color w:val="000000"/>
          <w:sz w:val="27"/>
          <w:szCs w:val="27"/>
        </w:rPr>
        <w:t>:</w:t>
      </w:r>
    </w:p>
    <w:p w14:paraId="41242502" w14:textId="77777777" w:rsidR="000C5DE9" w:rsidRDefault="000C5DE9" w:rsidP="000C5DE9">
      <w:pPr>
        <w:numPr>
          <w:ilvl w:val="0"/>
          <w:numId w:val="134"/>
        </w:numPr>
        <w:spacing w:before="100" w:beforeAutospacing="1" w:after="100" w:afterAutospacing="1"/>
        <w:rPr>
          <w:rFonts w:ascii="Times" w:hAnsi="Times"/>
          <w:color w:val="000000"/>
          <w:sz w:val="27"/>
          <w:szCs w:val="27"/>
        </w:rPr>
      </w:pPr>
      <w:r>
        <w:rPr>
          <w:rFonts w:ascii="Times" w:hAnsi="Times"/>
          <w:color w:val="000000"/>
          <w:sz w:val="27"/>
          <w:szCs w:val="27"/>
        </w:rPr>
        <w:t>How expanding the data layer increases precision (Chapter 14)</w:t>
      </w:r>
    </w:p>
    <w:p w14:paraId="22AC856F" w14:textId="77777777" w:rsidR="000C5DE9" w:rsidRDefault="000C5DE9" w:rsidP="000C5DE9">
      <w:pPr>
        <w:numPr>
          <w:ilvl w:val="0"/>
          <w:numId w:val="134"/>
        </w:numPr>
        <w:spacing w:before="100" w:beforeAutospacing="1" w:after="100" w:afterAutospacing="1"/>
        <w:rPr>
          <w:rFonts w:ascii="Times" w:hAnsi="Times"/>
          <w:color w:val="000000"/>
          <w:sz w:val="27"/>
          <w:szCs w:val="27"/>
        </w:rPr>
      </w:pPr>
      <w:r>
        <w:rPr>
          <w:rFonts w:ascii="Times" w:hAnsi="Times"/>
          <w:color w:val="000000"/>
          <w:sz w:val="27"/>
          <w:szCs w:val="27"/>
        </w:rPr>
        <w:t>How economic value compounds over time (Chapter 15)</w:t>
      </w:r>
    </w:p>
    <w:p w14:paraId="4F87C6A5" w14:textId="77777777" w:rsidR="000C5DE9" w:rsidRDefault="000C5DE9" w:rsidP="000C5DE9">
      <w:pPr>
        <w:numPr>
          <w:ilvl w:val="0"/>
          <w:numId w:val="134"/>
        </w:numPr>
        <w:spacing w:before="100" w:beforeAutospacing="1" w:after="100" w:afterAutospacing="1"/>
        <w:rPr>
          <w:rFonts w:ascii="Times" w:hAnsi="Times"/>
          <w:color w:val="000000"/>
          <w:sz w:val="27"/>
          <w:szCs w:val="27"/>
        </w:rPr>
      </w:pPr>
      <w:r>
        <w:rPr>
          <w:rFonts w:ascii="Times" w:hAnsi="Times"/>
          <w:color w:val="000000"/>
          <w:sz w:val="27"/>
          <w:szCs w:val="27"/>
        </w:rPr>
        <w:t>How different strategic partners extract value (Chapter 16)</w:t>
      </w:r>
    </w:p>
    <w:p w14:paraId="26DC812F" w14:textId="77777777" w:rsidR="000C5DE9" w:rsidRDefault="000C5DE9" w:rsidP="000C5DE9">
      <w:pPr>
        <w:numPr>
          <w:ilvl w:val="0"/>
          <w:numId w:val="134"/>
        </w:numPr>
        <w:spacing w:before="100" w:beforeAutospacing="1" w:after="100" w:afterAutospacing="1"/>
        <w:rPr>
          <w:rFonts w:ascii="Times" w:hAnsi="Times"/>
          <w:color w:val="000000"/>
          <w:sz w:val="27"/>
          <w:szCs w:val="27"/>
        </w:rPr>
      </w:pPr>
      <w:r>
        <w:rPr>
          <w:rFonts w:ascii="Times" w:hAnsi="Times"/>
          <w:color w:val="000000"/>
          <w:sz w:val="27"/>
          <w:szCs w:val="27"/>
        </w:rPr>
        <w:t>How Quiver navigates the platform–asset tradeoff (Chapter 17)</w:t>
      </w:r>
    </w:p>
    <w:p w14:paraId="7454A85C" w14:textId="77777777" w:rsidR="000C5DE9" w:rsidRDefault="003B2BA8" w:rsidP="000C5DE9">
      <w:pPr>
        <w:spacing w:after="0"/>
        <w:rPr>
          <w:rFonts w:ascii="Times" w:hAnsi="Times"/>
          <w:sz w:val="27"/>
          <w:szCs w:val="27"/>
        </w:rPr>
      </w:pPr>
      <w:r w:rsidRPr="003B2BA8">
        <w:rPr>
          <w:noProof/>
          <w14:ligatures w14:val="standardContextual"/>
        </w:rPr>
        <w:pict w14:anchorId="5287EB27">
          <v:rect id="_x0000_i1043" alt="" style="width:468pt;height:.05pt;mso-width-percent:0;mso-height-percent:0;mso-width-percent:0;mso-height-percent:0" o:hralign="center" o:hrstd="t" o:hr="t" fillcolor="#a0a0a0" stroked="f"/>
        </w:pict>
      </w:r>
    </w:p>
    <w:p w14:paraId="6ECBCBC7"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Next:</w:t>
      </w:r>
      <w:r>
        <w:rPr>
          <w:rFonts w:ascii="Times" w:hAnsi="Times"/>
          <w:color w:val="000000"/>
          <w:sz w:val="27"/>
          <w:szCs w:val="27"/>
        </w:rPr>
        <w:t> Chapter 14 — </w:t>
      </w:r>
      <w:r>
        <w:rPr>
          <w:rStyle w:val="Emphasis"/>
          <w:rFonts w:ascii="Times" w:hAnsi="Times"/>
          <w:color w:val="000000"/>
          <w:sz w:val="27"/>
          <w:szCs w:val="27"/>
        </w:rPr>
        <w:t>Enhancing the Data Layer to Improve Precision and Expand Therapeutic Reach</w:t>
      </w:r>
    </w:p>
    <w:p w14:paraId="1B5582F6" w14:textId="77777777" w:rsidR="000C5DE9" w:rsidRDefault="000C5DE9" w:rsidP="000C5DE9">
      <w:pPr>
        <w:pStyle w:val="Heading1"/>
        <w:rPr>
          <w:rFonts w:ascii="Times" w:hAnsi="Times"/>
          <w:color w:val="000000"/>
        </w:rPr>
      </w:pPr>
      <w:r>
        <w:rPr>
          <w:rFonts w:ascii="Times" w:hAnsi="Times"/>
          <w:color w:val="000000"/>
        </w:rPr>
        <w:t>Chapter 14</w:t>
      </w:r>
    </w:p>
    <w:p w14:paraId="3A8DDFF9" w14:textId="77777777" w:rsidR="000C5DE9" w:rsidRDefault="000C5DE9" w:rsidP="000C5DE9">
      <w:pPr>
        <w:pStyle w:val="Heading2"/>
        <w:rPr>
          <w:rFonts w:ascii="Times" w:hAnsi="Times"/>
          <w:color w:val="000000"/>
        </w:rPr>
      </w:pPr>
      <w:r>
        <w:rPr>
          <w:rFonts w:ascii="Times" w:hAnsi="Times"/>
          <w:color w:val="000000"/>
        </w:rPr>
        <w:t>Enhancing the Data Layer to Improve Precision and Expand Therapeutic Reach</w:t>
      </w:r>
    </w:p>
    <w:p w14:paraId="6FD62DAB" w14:textId="77777777" w:rsidR="000C5DE9" w:rsidRDefault="000C5DE9" w:rsidP="000C5DE9">
      <w:pPr>
        <w:pStyle w:val="NormalWeb"/>
        <w:rPr>
          <w:rFonts w:ascii="Times" w:hAnsi="Times"/>
          <w:color w:val="000000"/>
          <w:sz w:val="27"/>
          <w:szCs w:val="27"/>
        </w:rPr>
      </w:pPr>
      <w:r>
        <w:rPr>
          <w:rFonts w:ascii="Times" w:hAnsi="Times"/>
          <w:color w:val="000000"/>
          <w:sz w:val="27"/>
          <w:szCs w:val="27"/>
        </w:rPr>
        <w:t>The Quiver–Sapphire system compounds in value as it expands along the right “dimensions” of data and computation. These dimensions determine: (i) how precisely Sapphire can match </w:t>
      </w:r>
      <w:r>
        <w:rPr>
          <w:rStyle w:val="Strong"/>
          <w:rFonts w:ascii="Times" w:hAnsi="Times"/>
          <w:color w:val="000000"/>
          <w:sz w:val="27"/>
          <w:szCs w:val="27"/>
        </w:rPr>
        <w:t>genes ↔ phenotypes ↔ drugs/targets</w:t>
      </w:r>
      <w:r>
        <w:rPr>
          <w:rFonts w:ascii="Times" w:hAnsi="Times"/>
          <w:color w:val="000000"/>
          <w:sz w:val="27"/>
          <w:szCs w:val="27"/>
        </w:rPr>
        <w:t>, (ii) how broadly the platform generalizes across therapeutic areas, (iii) how reliably “hits” become </w:t>
      </w:r>
      <w:r>
        <w:rPr>
          <w:rStyle w:val="Strong"/>
          <w:rFonts w:ascii="Times" w:hAnsi="Times"/>
          <w:color w:val="000000"/>
          <w:sz w:val="27"/>
          <w:szCs w:val="27"/>
        </w:rPr>
        <w:t>credible leads</w:t>
      </w:r>
      <w:r>
        <w:rPr>
          <w:rFonts w:ascii="Times" w:hAnsi="Times"/>
          <w:color w:val="000000"/>
          <w:sz w:val="27"/>
          <w:szCs w:val="27"/>
        </w:rPr>
        <w:t>, and (iv) how convincingly Quiver can demonstrate value to pharma partners.</w:t>
      </w:r>
    </w:p>
    <w:p w14:paraId="06A2EDA3"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chapter enumerates the full set of expansion dimensions and specifies </w:t>
      </w:r>
      <w:r>
        <w:rPr>
          <w:rStyle w:val="Strong"/>
          <w:rFonts w:ascii="Times" w:hAnsi="Times"/>
          <w:color w:val="000000"/>
          <w:sz w:val="27"/>
          <w:szCs w:val="27"/>
        </w:rPr>
        <w:t>how each can be expanded</w:t>
      </w:r>
      <w:r>
        <w:rPr>
          <w:rFonts w:ascii="Times" w:hAnsi="Times"/>
          <w:color w:val="000000"/>
          <w:sz w:val="27"/>
          <w:szCs w:val="27"/>
        </w:rPr>
        <w:t>—experimentally and computationally.</w:t>
      </w:r>
    </w:p>
    <w:p w14:paraId="33834B13" w14:textId="77777777" w:rsidR="000C5DE9" w:rsidRDefault="003B2BA8" w:rsidP="000C5DE9">
      <w:pPr>
        <w:rPr>
          <w:rFonts w:ascii="Times" w:hAnsi="Times"/>
          <w:sz w:val="27"/>
          <w:szCs w:val="27"/>
        </w:rPr>
      </w:pPr>
      <w:r w:rsidRPr="003B2BA8">
        <w:rPr>
          <w:noProof/>
          <w14:ligatures w14:val="standardContextual"/>
        </w:rPr>
        <w:pict w14:anchorId="0B8561DD">
          <v:rect id="_x0000_i1042" alt="" style="width:468pt;height:.05pt;mso-width-percent:0;mso-height-percent:0;mso-width-percent:0;mso-height-percent:0" o:hralign="center" o:hrstd="t" o:hr="t" fillcolor="#a0a0a0" stroked="f"/>
        </w:pict>
      </w:r>
    </w:p>
    <w:p w14:paraId="4EE3EEF8" w14:textId="77777777" w:rsidR="000C5DE9" w:rsidRDefault="000C5DE9" w:rsidP="000C5DE9">
      <w:pPr>
        <w:pStyle w:val="Heading2"/>
        <w:rPr>
          <w:rFonts w:ascii="Times" w:hAnsi="Times"/>
          <w:color w:val="000000"/>
          <w:sz w:val="36"/>
          <w:szCs w:val="36"/>
        </w:rPr>
      </w:pPr>
      <w:r>
        <w:rPr>
          <w:rFonts w:ascii="Times" w:hAnsi="Times"/>
          <w:color w:val="000000"/>
        </w:rPr>
        <w:t>14.1 The compounding logic</w:t>
      </w:r>
    </w:p>
    <w:p w14:paraId="19537C7C" w14:textId="77777777" w:rsidR="000C5DE9" w:rsidRDefault="000C5DE9" w:rsidP="000C5DE9">
      <w:pPr>
        <w:pStyle w:val="NormalWeb"/>
        <w:rPr>
          <w:rFonts w:ascii="Times" w:hAnsi="Times"/>
          <w:color w:val="000000"/>
          <w:sz w:val="27"/>
          <w:szCs w:val="27"/>
        </w:rPr>
      </w:pPr>
      <w:r>
        <w:rPr>
          <w:rFonts w:ascii="Times" w:hAnsi="Times"/>
          <w:color w:val="000000"/>
          <w:sz w:val="27"/>
          <w:szCs w:val="27"/>
        </w:rPr>
        <w:t>Sapphire’s predictive power improves as Quiver increases:</w:t>
      </w:r>
    </w:p>
    <w:p w14:paraId="32DB531A" w14:textId="77777777" w:rsidR="000C5DE9" w:rsidRDefault="000C5DE9" w:rsidP="000C5DE9">
      <w:pPr>
        <w:numPr>
          <w:ilvl w:val="0"/>
          <w:numId w:val="135"/>
        </w:numPr>
        <w:spacing w:before="100" w:beforeAutospacing="1" w:after="100" w:afterAutospacing="1"/>
        <w:rPr>
          <w:rFonts w:ascii="Times" w:hAnsi="Times"/>
          <w:color w:val="000000"/>
          <w:sz w:val="27"/>
          <w:szCs w:val="27"/>
        </w:rPr>
      </w:pPr>
      <w:r>
        <w:rPr>
          <w:rStyle w:val="Strong"/>
          <w:rFonts w:ascii="Times" w:hAnsi="Times"/>
          <w:color w:val="000000"/>
          <w:sz w:val="27"/>
          <w:szCs w:val="27"/>
        </w:rPr>
        <w:t>Coverage</w:t>
      </w:r>
      <w:r>
        <w:rPr>
          <w:rFonts w:ascii="Times" w:hAnsi="Times"/>
          <w:color w:val="000000"/>
          <w:sz w:val="27"/>
          <w:szCs w:val="27"/>
        </w:rPr>
        <w:t> (more genes, drugs, contexts, assays)</w:t>
      </w:r>
    </w:p>
    <w:p w14:paraId="230FCCD0" w14:textId="77777777" w:rsidR="000C5DE9" w:rsidRDefault="000C5DE9" w:rsidP="000C5DE9">
      <w:pPr>
        <w:numPr>
          <w:ilvl w:val="0"/>
          <w:numId w:val="135"/>
        </w:numPr>
        <w:spacing w:before="100" w:beforeAutospacing="1" w:after="100" w:afterAutospacing="1"/>
        <w:rPr>
          <w:rFonts w:ascii="Times" w:hAnsi="Times"/>
          <w:color w:val="000000"/>
          <w:sz w:val="27"/>
          <w:szCs w:val="27"/>
        </w:rPr>
      </w:pPr>
      <w:r>
        <w:rPr>
          <w:rStyle w:val="Strong"/>
          <w:rFonts w:ascii="Times" w:hAnsi="Times"/>
          <w:color w:val="000000"/>
          <w:sz w:val="27"/>
          <w:szCs w:val="27"/>
        </w:rPr>
        <w:t>Resolution</w:t>
      </w:r>
      <w:r>
        <w:rPr>
          <w:rFonts w:ascii="Times" w:hAnsi="Times"/>
          <w:color w:val="000000"/>
          <w:sz w:val="27"/>
          <w:szCs w:val="27"/>
        </w:rPr>
        <w:t> (richer phenotypes, multi-stage, multi-cell-type)</w:t>
      </w:r>
    </w:p>
    <w:p w14:paraId="3030FC2A" w14:textId="77777777" w:rsidR="000C5DE9" w:rsidRDefault="000C5DE9" w:rsidP="000C5DE9">
      <w:pPr>
        <w:numPr>
          <w:ilvl w:val="0"/>
          <w:numId w:val="135"/>
        </w:numPr>
        <w:spacing w:before="100" w:beforeAutospacing="1" w:after="100" w:afterAutospacing="1"/>
        <w:rPr>
          <w:rFonts w:ascii="Times" w:hAnsi="Times"/>
          <w:color w:val="000000"/>
          <w:sz w:val="27"/>
          <w:szCs w:val="27"/>
        </w:rPr>
      </w:pPr>
      <w:r>
        <w:rPr>
          <w:rStyle w:val="Strong"/>
          <w:rFonts w:ascii="Times" w:hAnsi="Times"/>
          <w:color w:val="000000"/>
          <w:sz w:val="27"/>
          <w:szCs w:val="27"/>
        </w:rPr>
        <w:t>Causal identifiability</w:t>
      </w:r>
      <w:r>
        <w:rPr>
          <w:rFonts w:ascii="Times" w:hAnsi="Times"/>
          <w:color w:val="000000"/>
          <w:sz w:val="27"/>
          <w:szCs w:val="27"/>
        </w:rPr>
        <w:t> (allelic series, perturbation kinetics, orthogonal validations)</w:t>
      </w:r>
    </w:p>
    <w:p w14:paraId="62469E5D" w14:textId="77777777" w:rsidR="000C5DE9" w:rsidRDefault="000C5DE9" w:rsidP="000C5DE9">
      <w:pPr>
        <w:numPr>
          <w:ilvl w:val="0"/>
          <w:numId w:val="135"/>
        </w:numPr>
        <w:spacing w:before="100" w:beforeAutospacing="1" w:after="100" w:afterAutospacing="1"/>
        <w:rPr>
          <w:rFonts w:ascii="Times" w:hAnsi="Times"/>
          <w:color w:val="000000"/>
          <w:sz w:val="27"/>
          <w:szCs w:val="27"/>
        </w:rPr>
      </w:pPr>
      <w:r>
        <w:rPr>
          <w:rStyle w:val="Strong"/>
          <w:rFonts w:ascii="Times" w:hAnsi="Times"/>
          <w:color w:val="000000"/>
          <w:sz w:val="27"/>
          <w:szCs w:val="27"/>
        </w:rPr>
        <w:t>Cross-modal alignment</w:t>
      </w:r>
      <w:r>
        <w:rPr>
          <w:rFonts w:ascii="Times" w:hAnsi="Times"/>
          <w:color w:val="000000"/>
          <w:sz w:val="27"/>
          <w:szCs w:val="27"/>
        </w:rPr>
        <w:t> (linking function, transcriptomics, chemistry, pathways)</w:t>
      </w:r>
    </w:p>
    <w:p w14:paraId="4A363E16" w14:textId="77777777" w:rsidR="000C5DE9" w:rsidRDefault="000C5DE9" w:rsidP="000C5DE9">
      <w:pPr>
        <w:numPr>
          <w:ilvl w:val="0"/>
          <w:numId w:val="135"/>
        </w:numPr>
        <w:spacing w:before="100" w:beforeAutospacing="1" w:after="100" w:afterAutospacing="1"/>
        <w:rPr>
          <w:rFonts w:ascii="Times" w:hAnsi="Times"/>
          <w:color w:val="000000"/>
          <w:sz w:val="27"/>
          <w:szCs w:val="27"/>
        </w:rPr>
      </w:pPr>
      <w:r>
        <w:rPr>
          <w:rStyle w:val="Strong"/>
          <w:rFonts w:ascii="Times" w:hAnsi="Times"/>
          <w:color w:val="000000"/>
          <w:sz w:val="27"/>
          <w:szCs w:val="27"/>
        </w:rPr>
        <w:lastRenderedPageBreak/>
        <w:t>Generalizability</w:t>
      </w:r>
      <w:r>
        <w:rPr>
          <w:rFonts w:ascii="Times" w:hAnsi="Times"/>
          <w:color w:val="000000"/>
          <w:sz w:val="27"/>
          <w:szCs w:val="27"/>
        </w:rPr>
        <w:t> (out-of-distribution performance across new diseases)</w:t>
      </w:r>
    </w:p>
    <w:p w14:paraId="1DF8A5D7" w14:textId="77777777" w:rsidR="000C5DE9" w:rsidRDefault="000C5DE9" w:rsidP="000C5DE9">
      <w:pPr>
        <w:pStyle w:val="NormalWeb"/>
        <w:rPr>
          <w:rFonts w:ascii="Times" w:hAnsi="Times"/>
          <w:color w:val="000000"/>
          <w:sz w:val="27"/>
          <w:szCs w:val="27"/>
        </w:rPr>
      </w:pPr>
      <w:r>
        <w:rPr>
          <w:rFonts w:ascii="Times" w:hAnsi="Times"/>
          <w:color w:val="000000"/>
          <w:sz w:val="27"/>
          <w:szCs w:val="27"/>
        </w:rPr>
        <w:t>Importantly, the system should not expand indiscriminately. Each dimension is valuable only insofar as it strengthens one of four outcomes:</w:t>
      </w:r>
    </w:p>
    <w:p w14:paraId="66FEE665" w14:textId="77777777" w:rsidR="000C5DE9" w:rsidRDefault="000C5DE9" w:rsidP="000C5DE9">
      <w:pPr>
        <w:numPr>
          <w:ilvl w:val="0"/>
          <w:numId w:val="136"/>
        </w:numPr>
        <w:spacing w:before="100" w:beforeAutospacing="1" w:after="100" w:afterAutospacing="1"/>
        <w:rPr>
          <w:rFonts w:ascii="Times" w:hAnsi="Times"/>
          <w:color w:val="000000"/>
          <w:sz w:val="27"/>
          <w:szCs w:val="27"/>
        </w:rPr>
      </w:pPr>
      <w:r>
        <w:rPr>
          <w:rFonts w:ascii="Times" w:hAnsi="Times"/>
          <w:color w:val="000000"/>
          <w:sz w:val="27"/>
          <w:szCs w:val="27"/>
        </w:rPr>
        <w:t>drug–target matching precision, 2) therapeutic-area breadth, 3) hit quality, 4) pharma-grade evidence packages.</w:t>
      </w:r>
    </w:p>
    <w:p w14:paraId="5BD9A0DC" w14:textId="77777777" w:rsidR="000C5DE9" w:rsidRDefault="003B2BA8" w:rsidP="000C5DE9">
      <w:pPr>
        <w:spacing w:after="0"/>
        <w:rPr>
          <w:rFonts w:ascii="Times" w:hAnsi="Times"/>
          <w:sz w:val="27"/>
          <w:szCs w:val="27"/>
        </w:rPr>
      </w:pPr>
      <w:r w:rsidRPr="003B2BA8">
        <w:rPr>
          <w:noProof/>
          <w14:ligatures w14:val="standardContextual"/>
        </w:rPr>
        <w:pict w14:anchorId="7F12F190">
          <v:rect id="_x0000_i1041" alt="" style="width:468pt;height:.05pt;mso-width-percent:0;mso-height-percent:0;mso-width-percent:0;mso-height-percent:0" o:hralign="center" o:hrstd="t" o:hr="t" fillcolor="#a0a0a0" stroked="f"/>
        </w:pict>
      </w:r>
    </w:p>
    <w:p w14:paraId="46FCEE8A" w14:textId="77777777" w:rsidR="000C5DE9" w:rsidRDefault="000C5DE9" w:rsidP="000C5DE9">
      <w:pPr>
        <w:pStyle w:val="Heading2"/>
        <w:rPr>
          <w:rFonts w:ascii="Times" w:hAnsi="Times"/>
          <w:color w:val="000000"/>
          <w:sz w:val="36"/>
          <w:szCs w:val="36"/>
        </w:rPr>
      </w:pPr>
      <w:r>
        <w:rPr>
          <w:rFonts w:ascii="Times" w:hAnsi="Times"/>
          <w:color w:val="000000"/>
        </w:rPr>
        <w:t>14.2 Dimension table: what to expand and how</w:t>
      </w:r>
    </w:p>
    <w:p w14:paraId="7057FD12" w14:textId="77777777" w:rsidR="000C5DE9" w:rsidRPr="00BE5F7B" w:rsidRDefault="000C5DE9" w:rsidP="000C5DE9">
      <w:pPr>
        <w:pStyle w:val="Heading3"/>
        <w:rPr>
          <w:rFonts w:ascii="Times" w:hAnsi="Times"/>
          <w:color w:val="000000"/>
          <w:sz w:val="18"/>
          <w:szCs w:val="18"/>
        </w:rPr>
      </w:pPr>
      <w:r w:rsidRPr="00BE5F7B">
        <w:rPr>
          <w:rFonts w:ascii="Times" w:hAnsi="Times"/>
          <w:color w:val="000000"/>
          <w:sz w:val="18"/>
          <w:szCs w:val="18"/>
        </w:rPr>
        <w:t>Table 14.1 — Data + Computational Dimensions to Expand 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686"/>
        <w:gridCol w:w="2793"/>
        <w:gridCol w:w="1910"/>
        <w:gridCol w:w="1581"/>
      </w:tblGrid>
      <w:tr w:rsidR="000C5DE9" w:rsidRPr="00BE5F7B" w14:paraId="3F7573E9" w14:textId="77777777" w:rsidTr="00DB7E68">
        <w:trPr>
          <w:tblHeader/>
          <w:tblCellSpacing w:w="15" w:type="dxa"/>
        </w:trPr>
        <w:tc>
          <w:tcPr>
            <w:tcW w:w="0" w:type="auto"/>
            <w:vAlign w:val="center"/>
            <w:hideMark/>
          </w:tcPr>
          <w:p w14:paraId="7A948CA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Dimension</w:t>
            </w:r>
          </w:p>
        </w:tc>
        <w:tc>
          <w:tcPr>
            <w:tcW w:w="0" w:type="auto"/>
            <w:vAlign w:val="center"/>
            <w:hideMark/>
          </w:tcPr>
          <w:p w14:paraId="2FE5D3B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What it is</w:t>
            </w:r>
          </w:p>
        </w:tc>
        <w:tc>
          <w:tcPr>
            <w:tcW w:w="0" w:type="auto"/>
            <w:vAlign w:val="center"/>
            <w:hideMark/>
          </w:tcPr>
          <w:p w14:paraId="1EF6F71C"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Why it matters (precision / breadth / hit quality / pharma value)</w:t>
            </w:r>
          </w:p>
        </w:tc>
        <w:tc>
          <w:tcPr>
            <w:tcW w:w="0" w:type="auto"/>
            <w:vAlign w:val="center"/>
            <w:hideMark/>
          </w:tcPr>
          <w:p w14:paraId="03729D6E"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How to expand experimentally</w:t>
            </w:r>
          </w:p>
        </w:tc>
        <w:tc>
          <w:tcPr>
            <w:tcW w:w="0" w:type="auto"/>
            <w:vAlign w:val="center"/>
            <w:hideMark/>
          </w:tcPr>
          <w:p w14:paraId="5F0E3789"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How to expand computationally</w:t>
            </w:r>
          </w:p>
        </w:tc>
      </w:tr>
      <w:tr w:rsidR="000C5DE9" w:rsidRPr="00BE5F7B" w14:paraId="2CC94385" w14:textId="77777777" w:rsidTr="00DB7E68">
        <w:trPr>
          <w:tblCellSpacing w:w="15" w:type="dxa"/>
        </w:trPr>
        <w:tc>
          <w:tcPr>
            <w:tcW w:w="0" w:type="auto"/>
            <w:vAlign w:val="center"/>
            <w:hideMark/>
          </w:tcPr>
          <w:p w14:paraId="17EC9620" w14:textId="77777777" w:rsidR="000C5DE9" w:rsidRPr="00BE5F7B" w:rsidRDefault="000C5DE9" w:rsidP="00DB7E68">
            <w:pPr>
              <w:rPr>
                <w:rFonts w:ascii="Times" w:hAnsi="Times"/>
                <w:sz w:val="18"/>
                <w:szCs w:val="18"/>
              </w:rPr>
            </w:pPr>
            <w:r w:rsidRPr="00BE5F7B">
              <w:rPr>
                <w:rStyle w:val="Strong"/>
                <w:rFonts w:ascii="Times" w:hAnsi="Times"/>
                <w:sz w:val="18"/>
                <w:szCs w:val="18"/>
              </w:rPr>
              <w:t>Gene perturbation coverage</w:t>
            </w:r>
          </w:p>
        </w:tc>
        <w:tc>
          <w:tcPr>
            <w:tcW w:w="0" w:type="auto"/>
            <w:vAlign w:val="center"/>
            <w:hideMark/>
          </w:tcPr>
          <w:p w14:paraId="6A48135A" w14:textId="77777777" w:rsidR="000C5DE9" w:rsidRPr="00BE5F7B" w:rsidRDefault="000C5DE9" w:rsidP="00DB7E68">
            <w:pPr>
              <w:rPr>
                <w:rFonts w:ascii="Times" w:hAnsi="Times"/>
                <w:sz w:val="18"/>
                <w:szCs w:val="18"/>
              </w:rPr>
            </w:pPr>
            <w:r w:rsidRPr="00BE5F7B">
              <w:rPr>
                <w:rFonts w:ascii="Times" w:hAnsi="Times"/>
                <w:sz w:val="18"/>
                <w:szCs w:val="18"/>
              </w:rPr>
              <w:t>Number/diversity of genes perturbed with oEP signatures</w:t>
            </w:r>
          </w:p>
        </w:tc>
        <w:tc>
          <w:tcPr>
            <w:tcW w:w="0" w:type="auto"/>
            <w:vAlign w:val="center"/>
            <w:hideMark/>
          </w:tcPr>
          <w:p w14:paraId="6A1B59B5" w14:textId="77777777" w:rsidR="000C5DE9" w:rsidRPr="00BE5F7B" w:rsidRDefault="000C5DE9" w:rsidP="00DB7E68">
            <w:pPr>
              <w:rPr>
                <w:rFonts w:ascii="Times" w:hAnsi="Times"/>
                <w:sz w:val="18"/>
                <w:szCs w:val="18"/>
              </w:rPr>
            </w:pPr>
            <w:r w:rsidRPr="00BE5F7B">
              <w:rPr>
                <w:rFonts w:ascii="Times" w:hAnsi="Times"/>
                <w:sz w:val="18"/>
                <w:szCs w:val="18"/>
              </w:rPr>
              <w:t>Increases target hypothesis recall; enables Common-Nodes; improves mapping from gene→phenotype→drug</w:t>
            </w:r>
          </w:p>
        </w:tc>
        <w:tc>
          <w:tcPr>
            <w:tcW w:w="0" w:type="auto"/>
            <w:vAlign w:val="center"/>
            <w:hideMark/>
          </w:tcPr>
          <w:p w14:paraId="364D51D1" w14:textId="77777777" w:rsidR="000C5DE9" w:rsidRPr="00BE5F7B" w:rsidRDefault="000C5DE9" w:rsidP="00DB7E68">
            <w:pPr>
              <w:rPr>
                <w:rFonts w:ascii="Times" w:hAnsi="Times"/>
                <w:sz w:val="18"/>
                <w:szCs w:val="18"/>
              </w:rPr>
            </w:pPr>
            <w:r w:rsidRPr="00BE5F7B">
              <w:rPr>
                <w:rFonts w:ascii="Times" w:hAnsi="Times"/>
                <w:sz w:val="18"/>
                <w:szCs w:val="18"/>
              </w:rPr>
              <w:t>Scale CRISPRn KO; add CRISPRi/a; prioritize disease gene sets by TA</w:t>
            </w:r>
          </w:p>
        </w:tc>
        <w:tc>
          <w:tcPr>
            <w:tcW w:w="0" w:type="auto"/>
            <w:vAlign w:val="center"/>
            <w:hideMark/>
          </w:tcPr>
          <w:p w14:paraId="4F488954" w14:textId="77777777" w:rsidR="000C5DE9" w:rsidRPr="00BE5F7B" w:rsidRDefault="000C5DE9" w:rsidP="00DB7E68">
            <w:pPr>
              <w:rPr>
                <w:rFonts w:ascii="Times" w:hAnsi="Times"/>
                <w:sz w:val="18"/>
                <w:szCs w:val="18"/>
              </w:rPr>
            </w:pPr>
            <w:r w:rsidRPr="00BE5F7B">
              <w:rPr>
                <w:rFonts w:ascii="Times" w:hAnsi="Times"/>
                <w:sz w:val="18"/>
                <w:szCs w:val="18"/>
              </w:rPr>
              <w:t>Active-learning target selection; uncertainty-driven experiment scheduling</w:t>
            </w:r>
          </w:p>
        </w:tc>
      </w:tr>
      <w:tr w:rsidR="000C5DE9" w:rsidRPr="00BE5F7B" w14:paraId="216C0B54" w14:textId="77777777" w:rsidTr="00DB7E68">
        <w:trPr>
          <w:tblCellSpacing w:w="15" w:type="dxa"/>
        </w:trPr>
        <w:tc>
          <w:tcPr>
            <w:tcW w:w="0" w:type="auto"/>
            <w:vAlign w:val="center"/>
            <w:hideMark/>
          </w:tcPr>
          <w:p w14:paraId="402FFD4A" w14:textId="77777777" w:rsidR="000C5DE9" w:rsidRPr="00BE5F7B" w:rsidRDefault="000C5DE9" w:rsidP="00DB7E68">
            <w:pPr>
              <w:rPr>
                <w:rFonts w:ascii="Times" w:hAnsi="Times"/>
                <w:sz w:val="18"/>
                <w:szCs w:val="18"/>
              </w:rPr>
            </w:pPr>
            <w:r w:rsidRPr="00BE5F7B">
              <w:rPr>
                <w:rStyle w:val="Strong"/>
                <w:rFonts w:ascii="Times" w:hAnsi="Times"/>
                <w:sz w:val="18"/>
                <w:szCs w:val="18"/>
              </w:rPr>
              <w:t>Allelic series depth</w:t>
            </w:r>
          </w:p>
        </w:tc>
        <w:tc>
          <w:tcPr>
            <w:tcW w:w="0" w:type="auto"/>
            <w:vAlign w:val="center"/>
            <w:hideMark/>
          </w:tcPr>
          <w:p w14:paraId="0C14CDA9" w14:textId="77777777" w:rsidR="000C5DE9" w:rsidRPr="00BE5F7B" w:rsidRDefault="000C5DE9" w:rsidP="00DB7E68">
            <w:pPr>
              <w:rPr>
                <w:rFonts w:ascii="Times" w:hAnsi="Times"/>
                <w:sz w:val="18"/>
                <w:szCs w:val="18"/>
              </w:rPr>
            </w:pPr>
            <w:r w:rsidRPr="00BE5F7B">
              <w:rPr>
                <w:rFonts w:ascii="Times" w:hAnsi="Times"/>
                <w:sz w:val="18"/>
                <w:szCs w:val="18"/>
              </w:rPr>
              <w:t>Multiple alleles per gene (LOF, hypomorph, GOF, domain variants)</w:t>
            </w:r>
          </w:p>
        </w:tc>
        <w:tc>
          <w:tcPr>
            <w:tcW w:w="0" w:type="auto"/>
            <w:vAlign w:val="center"/>
            <w:hideMark/>
          </w:tcPr>
          <w:p w14:paraId="152294B4" w14:textId="77777777" w:rsidR="000C5DE9" w:rsidRPr="00BE5F7B" w:rsidRDefault="000C5DE9" w:rsidP="00DB7E68">
            <w:pPr>
              <w:rPr>
                <w:rFonts w:ascii="Times" w:hAnsi="Times"/>
                <w:sz w:val="18"/>
                <w:szCs w:val="18"/>
              </w:rPr>
            </w:pPr>
            <w:r w:rsidRPr="00BE5F7B">
              <w:rPr>
                <w:rFonts w:ascii="Times" w:hAnsi="Times"/>
                <w:sz w:val="18"/>
                <w:szCs w:val="18"/>
              </w:rPr>
              <w:t>Disambiguates mechanism; improves causal inference; predicts patient heterogeneity</w:t>
            </w:r>
          </w:p>
        </w:tc>
        <w:tc>
          <w:tcPr>
            <w:tcW w:w="0" w:type="auto"/>
            <w:vAlign w:val="center"/>
            <w:hideMark/>
          </w:tcPr>
          <w:p w14:paraId="6AAF7BBB" w14:textId="77777777" w:rsidR="000C5DE9" w:rsidRPr="00BE5F7B" w:rsidRDefault="000C5DE9" w:rsidP="00DB7E68">
            <w:pPr>
              <w:rPr>
                <w:rFonts w:ascii="Times" w:hAnsi="Times"/>
                <w:sz w:val="18"/>
                <w:szCs w:val="18"/>
              </w:rPr>
            </w:pPr>
            <w:r w:rsidRPr="00BE5F7B">
              <w:rPr>
                <w:rFonts w:ascii="Times" w:hAnsi="Times"/>
                <w:sz w:val="18"/>
                <w:szCs w:val="18"/>
              </w:rPr>
              <w:t>Engineer allelic panels; patient variant knock-ins; dosage titration</w:t>
            </w:r>
          </w:p>
        </w:tc>
        <w:tc>
          <w:tcPr>
            <w:tcW w:w="0" w:type="auto"/>
            <w:vAlign w:val="center"/>
            <w:hideMark/>
          </w:tcPr>
          <w:p w14:paraId="692A9391" w14:textId="77777777" w:rsidR="000C5DE9" w:rsidRPr="00BE5F7B" w:rsidRDefault="000C5DE9" w:rsidP="00DB7E68">
            <w:pPr>
              <w:rPr>
                <w:rFonts w:ascii="Times" w:hAnsi="Times"/>
                <w:sz w:val="18"/>
                <w:szCs w:val="18"/>
              </w:rPr>
            </w:pPr>
            <w:r w:rsidRPr="00BE5F7B">
              <w:rPr>
                <w:rFonts w:ascii="Times" w:hAnsi="Times"/>
                <w:sz w:val="18"/>
                <w:szCs w:val="18"/>
              </w:rPr>
              <w:t>Genotype–phenotype dose models; allele-aware embeddings</w:t>
            </w:r>
          </w:p>
        </w:tc>
      </w:tr>
      <w:tr w:rsidR="000C5DE9" w:rsidRPr="00BE5F7B" w14:paraId="67AEA29D" w14:textId="77777777" w:rsidTr="00DB7E68">
        <w:trPr>
          <w:tblCellSpacing w:w="15" w:type="dxa"/>
        </w:trPr>
        <w:tc>
          <w:tcPr>
            <w:tcW w:w="0" w:type="auto"/>
            <w:vAlign w:val="center"/>
            <w:hideMark/>
          </w:tcPr>
          <w:p w14:paraId="48FB4D56" w14:textId="77777777" w:rsidR="000C5DE9" w:rsidRPr="00BE5F7B" w:rsidRDefault="000C5DE9" w:rsidP="00DB7E68">
            <w:pPr>
              <w:rPr>
                <w:rFonts w:ascii="Times" w:hAnsi="Times"/>
                <w:sz w:val="18"/>
                <w:szCs w:val="18"/>
              </w:rPr>
            </w:pPr>
            <w:r w:rsidRPr="00BE5F7B">
              <w:rPr>
                <w:rStyle w:val="Strong"/>
                <w:rFonts w:ascii="Times" w:hAnsi="Times"/>
                <w:sz w:val="18"/>
                <w:szCs w:val="18"/>
              </w:rPr>
              <w:t>Cell type breadth</w:t>
            </w:r>
          </w:p>
        </w:tc>
        <w:tc>
          <w:tcPr>
            <w:tcW w:w="0" w:type="auto"/>
            <w:vAlign w:val="center"/>
            <w:hideMark/>
          </w:tcPr>
          <w:p w14:paraId="6BD2C271" w14:textId="77777777" w:rsidR="000C5DE9" w:rsidRPr="00BE5F7B" w:rsidRDefault="000C5DE9" w:rsidP="00DB7E68">
            <w:pPr>
              <w:rPr>
                <w:rFonts w:ascii="Times" w:hAnsi="Times"/>
                <w:sz w:val="18"/>
                <w:szCs w:val="18"/>
              </w:rPr>
            </w:pPr>
            <w:r w:rsidRPr="00BE5F7B">
              <w:rPr>
                <w:rFonts w:ascii="Times" w:hAnsi="Times"/>
                <w:sz w:val="18"/>
                <w:szCs w:val="18"/>
              </w:rPr>
              <w:t>Excitatory, inhibitory, sensory, glia; neuromodulatory types</w:t>
            </w:r>
          </w:p>
        </w:tc>
        <w:tc>
          <w:tcPr>
            <w:tcW w:w="0" w:type="auto"/>
            <w:vAlign w:val="center"/>
            <w:hideMark/>
          </w:tcPr>
          <w:p w14:paraId="0F7A5FF7" w14:textId="77777777" w:rsidR="000C5DE9" w:rsidRPr="00BE5F7B" w:rsidRDefault="000C5DE9" w:rsidP="00DB7E68">
            <w:pPr>
              <w:rPr>
                <w:rFonts w:ascii="Times" w:hAnsi="Times"/>
                <w:sz w:val="18"/>
                <w:szCs w:val="18"/>
              </w:rPr>
            </w:pPr>
            <w:r w:rsidRPr="00BE5F7B">
              <w:rPr>
                <w:rFonts w:ascii="Times" w:hAnsi="Times"/>
                <w:sz w:val="18"/>
                <w:szCs w:val="18"/>
              </w:rPr>
              <w:t>Unlocks neuropsychiatry/neurodegeneration; prevents false negatives due to wrong context</w:t>
            </w:r>
          </w:p>
        </w:tc>
        <w:tc>
          <w:tcPr>
            <w:tcW w:w="0" w:type="auto"/>
            <w:vAlign w:val="center"/>
            <w:hideMark/>
          </w:tcPr>
          <w:p w14:paraId="64C04465" w14:textId="77777777" w:rsidR="000C5DE9" w:rsidRPr="00BE5F7B" w:rsidRDefault="000C5DE9" w:rsidP="00DB7E68">
            <w:pPr>
              <w:rPr>
                <w:rFonts w:ascii="Times" w:hAnsi="Times"/>
                <w:sz w:val="18"/>
                <w:szCs w:val="18"/>
              </w:rPr>
            </w:pPr>
            <w:r w:rsidRPr="00BE5F7B">
              <w:rPr>
                <w:rFonts w:ascii="Times" w:hAnsi="Times"/>
                <w:sz w:val="18"/>
                <w:szCs w:val="18"/>
              </w:rPr>
              <w:t>Add iPSC-derived interneurons, DA neurons, astrocytes, oligodendrocytes; co-cultures</w:t>
            </w:r>
          </w:p>
        </w:tc>
        <w:tc>
          <w:tcPr>
            <w:tcW w:w="0" w:type="auto"/>
            <w:vAlign w:val="center"/>
            <w:hideMark/>
          </w:tcPr>
          <w:p w14:paraId="3F0CC356" w14:textId="77777777" w:rsidR="000C5DE9" w:rsidRPr="00BE5F7B" w:rsidRDefault="000C5DE9" w:rsidP="00DB7E68">
            <w:pPr>
              <w:rPr>
                <w:rFonts w:ascii="Times" w:hAnsi="Times"/>
                <w:sz w:val="18"/>
                <w:szCs w:val="18"/>
              </w:rPr>
            </w:pPr>
            <w:r w:rsidRPr="00BE5F7B">
              <w:rPr>
                <w:rFonts w:ascii="Times" w:hAnsi="Times"/>
                <w:sz w:val="18"/>
                <w:szCs w:val="18"/>
              </w:rPr>
              <w:t>Context-conditioned models; cell-type transfer learning; multi-context embeddings</w:t>
            </w:r>
          </w:p>
        </w:tc>
      </w:tr>
      <w:tr w:rsidR="000C5DE9" w:rsidRPr="00BE5F7B" w14:paraId="14D32C44" w14:textId="77777777" w:rsidTr="00DB7E68">
        <w:trPr>
          <w:tblCellSpacing w:w="15" w:type="dxa"/>
        </w:trPr>
        <w:tc>
          <w:tcPr>
            <w:tcW w:w="0" w:type="auto"/>
            <w:vAlign w:val="center"/>
            <w:hideMark/>
          </w:tcPr>
          <w:p w14:paraId="31A16236" w14:textId="77777777" w:rsidR="000C5DE9" w:rsidRPr="00BE5F7B" w:rsidRDefault="000C5DE9" w:rsidP="00DB7E68">
            <w:pPr>
              <w:rPr>
                <w:rFonts w:ascii="Times" w:hAnsi="Times"/>
                <w:sz w:val="18"/>
                <w:szCs w:val="18"/>
              </w:rPr>
            </w:pPr>
            <w:r w:rsidRPr="00BE5F7B">
              <w:rPr>
                <w:rStyle w:val="Strong"/>
                <w:rFonts w:ascii="Times" w:hAnsi="Times"/>
                <w:sz w:val="18"/>
                <w:szCs w:val="18"/>
              </w:rPr>
              <w:t>Developmental stage axis</w:t>
            </w:r>
          </w:p>
        </w:tc>
        <w:tc>
          <w:tcPr>
            <w:tcW w:w="0" w:type="auto"/>
            <w:vAlign w:val="center"/>
            <w:hideMark/>
          </w:tcPr>
          <w:p w14:paraId="17419127" w14:textId="77777777" w:rsidR="000C5DE9" w:rsidRPr="00BE5F7B" w:rsidRDefault="000C5DE9" w:rsidP="00DB7E68">
            <w:pPr>
              <w:rPr>
                <w:rFonts w:ascii="Times" w:hAnsi="Times"/>
                <w:sz w:val="18"/>
                <w:szCs w:val="18"/>
              </w:rPr>
            </w:pPr>
            <w:r w:rsidRPr="00BE5F7B">
              <w:rPr>
                <w:rFonts w:ascii="Times" w:hAnsi="Times"/>
                <w:sz w:val="18"/>
                <w:szCs w:val="18"/>
              </w:rPr>
              <w:t>Phenotypes measured at multiple maturation stages</w:t>
            </w:r>
          </w:p>
        </w:tc>
        <w:tc>
          <w:tcPr>
            <w:tcW w:w="0" w:type="auto"/>
            <w:vAlign w:val="center"/>
            <w:hideMark/>
          </w:tcPr>
          <w:p w14:paraId="496A4F59" w14:textId="77777777" w:rsidR="000C5DE9" w:rsidRPr="00BE5F7B" w:rsidRDefault="000C5DE9" w:rsidP="00DB7E68">
            <w:pPr>
              <w:rPr>
                <w:rFonts w:ascii="Times" w:hAnsi="Times"/>
                <w:sz w:val="18"/>
                <w:szCs w:val="18"/>
              </w:rPr>
            </w:pPr>
            <w:r w:rsidRPr="00BE5F7B">
              <w:rPr>
                <w:rFonts w:ascii="Times" w:hAnsi="Times"/>
                <w:sz w:val="18"/>
                <w:szCs w:val="18"/>
              </w:rPr>
              <w:t>Captures neurodevelopmental trajectories; improves interpretation vs compensation</w:t>
            </w:r>
          </w:p>
        </w:tc>
        <w:tc>
          <w:tcPr>
            <w:tcW w:w="0" w:type="auto"/>
            <w:vAlign w:val="center"/>
            <w:hideMark/>
          </w:tcPr>
          <w:p w14:paraId="0E72DC6E" w14:textId="77777777" w:rsidR="000C5DE9" w:rsidRPr="00BE5F7B" w:rsidRDefault="000C5DE9" w:rsidP="00DB7E68">
            <w:pPr>
              <w:rPr>
                <w:rFonts w:ascii="Times" w:hAnsi="Times"/>
                <w:sz w:val="18"/>
                <w:szCs w:val="18"/>
              </w:rPr>
            </w:pPr>
            <w:r w:rsidRPr="00BE5F7B">
              <w:rPr>
                <w:rFonts w:ascii="Times" w:hAnsi="Times"/>
                <w:sz w:val="18"/>
                <w:szCs w:val="18"/>
              </w:rPr>
              <w:t>Timecourse assays (e.g., D14/D28/D56); maturation manipulations</w:t>
            </w:r>
          </w:p>
        </w:tc>
        <w:tc>
          <w:tcPr>
            <w:tcW w:w="0" w:type="auto"/>
            <w:vAlign w:val="center"/>
            <w:hideMark/>
          </w:tcPr>
          <w:p w14:paraId="677F2C4B" w14:textId="77777777" w:rsidR="000C5DE9" w:rsidRPr="00BE5F7B" w:rsidRDefault="000C5DE9" w:rsidP="00DB7E68">
            <w:pPr>
              <w:rPr>
                <w:rFonts w:ascii="Times" w:hAnsi="Times"/>
                <w:sz w:val="18"/>
                <w:szCs w:val="18"/>
              </w:rPr>
            </w:pPr>
            <w:r w:rsidRPr="00BE5F7B">
              <w:rPr>
                <w:rFonts w:ascii="Times" w:hAnsi="Times"/>
                <w:sz w:val="18"/>
                <w:szCs w:val="18"/>
              </w:rPr>
              <w:t>Trajectory inference; longitudinal embeddings; stage-aware rescue scoring</w:t>
            </w:r>
          </w:p>
        </w:tc>
      </w:tr>
      <w:tr w:rsidR="000C5DE9" w:rsidRPr="00BE5F7B" w14:paraId="319BF94B" w14:textId="77777777" w:rsidTr="00DB7E68">
        <w:trPr>
          <w:tblCellSpacing w:w="15" w:type="dxa"/>
        </w:trPr>
        <w:tc>
          <w:tcPr>
            <w:tcW w:w="0" w:type="auto"/>
            <w:vAlign w:val="center"/>
            <w:hideMark/>
          </w:tcPr>
          <w:p w14:paraId="0455D937" w14:textId="77777777" w:rsidR="000C5DE9" w:rsidRPr="00BE5F7B" w:rsidRDefault="000C5DE9" w:rsidP="00DB7E68">
            <w:pPr>
              <w:rPr>
                <w:rFonts w:ascii="Times" w:hAnsi="Times"/>
                <w:sz w:val="18"/>
                <w:szCs w:val="18"/>
              </w:rPr>
            </w:pPr>
            <w:r w:rsidRPr="00BE5F7B">
              <w:rPr>
                <w:rStyle w:val="Strong"/>
                <w:rFonts w:ascii="Times" w:hAnsi="Times"/>
                <w:sz w:val="18"/>
                <w:szCs w:val="18"/>
              </w:rPr>
              <w:t>Assay modality breadth</w:t>
            </w:r>
          </w:p>
        </w:tc>
        <w:tc>
          <w:tcPr>
            <w:tcW w:w="0" w:type="auto"/>
            <w:vAlign w:val="center"/>
            <w:hideMark/>
          </w:tcPr>
          <w:p w14:paraId="6C7AC268" w14:textId="77777777" w:rsidR="000C5DE9" w:rsidRPr="00BE5F7B" w:rsidRDefault="000C5DE9" w:rsidP="00DB7E68">
            <w:pPr>
              <w:rPr>
                <w:rFonts w:ascii="Times" w:hAnsi="Times"/>
                <w:sz w:val="18"/>
                <w:szCs w:val="18"/>
              </w:rPr>
            </w:pPr>
            <w:r w:rsidRPr="00BE5F7B">
              <w:rPr>
                <w:rFonts w:ascii="Times" w:hAnsi="Times"/>
                <w:sz w:val="18"/>
                <w:szCs w:val="18"/>
              </w:rPr>
              <w:t>oEP + synaptic/network + slice + organoid + in vivo humanized</w:t>
            </w:r>
          </w:p>
        </w:tc>
        <w:tc>
          <w:tcPr>
            <w:tcW w:w="0" w:type="auto"/>
            <w:vAlign w:val="center"/>
            <w:hideMark/>
          </w:tcPr>
          <w:p w14:paraId="3C810F29" w14:textId="77777777" w:rsidR="000C5DE9" w:rsidRPr="00BE5F7B" w:rsidRDefault="000C5DE9" w:rsidP="00DB7E68">
            <w:pPr>
              <w:rPr>
                <w:rFonts w:ascii="Times" w:hAnsi="Times"/>
                <w:sz w:val="18"/>
                <w:szCs w:val="18"/>
              </w:rPr>
            </w:pPr>
            <w:r w:rsidRPr="00BE5F7B">
              <w:rPr>
                <w:rFonts w:ascii="Times" w:hAnsi="Times"/>
                <w:sz w:val="18"/>
                <w:szCs w:val="18"/>
              </w:rPr>
              <w:t>Broadens TA reach; validates network-level rescue; strengthens pharma credibility</w:t>
            </w:r>
          </w:p>
        </w:tc>
        <w:tc>
          <w:tcPr>
            <w:tcW w:w="0" w:type="auto"/>
            <w:vAlign w:val="center"/>
            <w:hideMark/>
          </w:tcPr>
          <w:p w14:paraId="3E2F69A4" w14:textId="77777777" w:rsidR="000C5DE9" w:rsidRPr="00BE5F7B" w:rsidRDefault="000C5DE9" w:rsidP="00DB7E68">
            <w:pPr>
              <w:rPr>
                <w:rFonts w:ascii="Times" w:hAnsi="Times"/>
                <w:sz w:val="18"/>
                <w:szCs w:val="18"/>
              </w:rPr>
            </w:pPr>
            <w:r w:rsidRPr="00BE5F7B">
              <w:rPr>
                <w:rFonts w:ascii="Times" w:hAnsi="Times"/>
                <w:sz w:val="18"/>
                <w:szCs w:val="18"/>
              </w:rPr>
              <w:t>Add synaptic protocols, plasticity assays; slice/organoid pipelines; chimeric rodent studies</w:t>
            </w:r>
          </w:p>
        </w:tc>
        <w:tc>
          <w:tcPr>
            <w:tcW w:w="0" w:type="auto"/>
            <w:vAlign w:val="center"/>
            <w:hideMark/>
          </w:tcPr>
          <w:p w14:paraId="3BF498F0" w14:textId="77777777" w:rsidR="000C5DE9" w:rsidRPr="00BE5F7B" w:rsidRDefault="000C5DE9" w:rsidP="00DB7E68">
            <w:pPr>
              <w:rPr>
                <w:rFonts w:ascii="Times" w:hAnsi="Times"/>
                <w:sz w:val="18"/>
                <w:szCs w:val="18"/>
              </w:rPr>
            </w:pPr>
            <w:r w:rsidRPr="00BE5F7B">
              <w:rPr>
                <w:rFonts w:ascii="Times" w:hAnsi="Times"/>
                <w:sz w:val="18"/>
                <w:szCs w:val="18"/>
              </w:rPr>
              <w:t>Multi-view learning; hierarchical phenotype models bridging in vitro→in vivo</w:t>
            </w:r>
          </w:p>
        </w:tc>
      </w:tr>
      <w:tr w:rsidR="000C5DE9" w:rsidRPr="00BE5F7B" w14:paraId="1902F97F" w14:textId="77777777" w:rsidTr="00DB7E68">
        <w:trPr>
          <w:tblCellSpacing w:w="15" w:type="dxa"/>
        </w:trPr>
        <w:tc>
          <w:tcPr>
            <w:tcW w:w="0" w:type="auto"/>
            <w:vAlign w:val="center"/>
            <w:hideMark/>
          </w:tcPr>
          <w:p w14:paraId="47B77E60" w14:textId="77777777" w:rsidR="000C5DE9" w:rsidRPr="00BE5F7B" w:rsidRDefault="000C5DE9" w:rsidP="00DB7E68">
            <w:pPr>
              <w:rPr>
                <w:rFonts w:ascii="Times" w:hAnsi="Times"/>
                <w:sz w:val="18"/>
                <w:szCs w:val="18"/>
              </w:rPr>
            </w:pPr>
            <w:r w:rsidRPr="00BE5F7B">
              <w:rPr>
                <w:rStyle w:val="Strong"/>
                <w:rFonts w:ascii="Times" w:hAnsi="Times"/>
                <w:sz w:val="18"/>
                <w:szCs w:val="18"/>
              </w:rPr>
              <w:t>Stimulation protocol richness</w:t>
            </w:r>
          </w:p>
        </w:tc>
        <w:tc>
          <w:tcPr>
            <w:tcW w:w="0" w:type="auto"/>
            <w:vAlign w:val="center"/>
            <w:hideMark/>
          </w:tcPr>
          <w:p w14:paraId="6577F154" w14:textId="77777777" w:rsidR="000C5DE9" w:rsidRPr="00BE5F7B" w:rsidRDefault="000C5DE9" w:rsidP="00DB7E68">
            <w:pPr>
              <w:rPr>
                <w:rFonts w:ascii="Times" w:hAnsi="Times"/>
                <w:sz w:val="18"/>
                <w:szCs w:val="18"/>
              </w:rPr>
            </w:pPr>
            <w:r w:rsidRPr="00BE5F7B">
              <w:rPr>
                <w:rFonts w:ascii="Times" w:hAnsi="Times"/>
                <w:sz w:val="18"/>
                <w:szCs w:val="18"/>
              </w:rPr>
              <w:t>More stimulus paradigms (frequency sweeps, adaptation, bursts, synaptic drive)</w:t>
            </w:r>
          </w:p>
        </w:tc>
        <w:tc>
          <w:tcPr>
            <w:tcW w:w="0" w:type="auto"/>
            <w:vAlign w:val="center"/>
            <w:hideMark/>
          </w:tcPr>
          <w:p w14:paraId="45721628" w14:textId="77777777" w:rsidR="000C5DE9" w:rsidRPr="00BE5F7B" w:rsidRDefault="000C5DE9" w:rsidP="00DB7E68">
            <w:pPr>
              <w:rPr>
                <w:rFonts w:ascii="Times" w:hAnsi="Times"/>
                <w:sz w:val="18"/>
                <w:szCs w:val="18"/>
              </w:rPr>
            </w:pPr>
            <w:r w:rsidRPr="00BE5F7B">
              <w:rPr>
                <w:rFonts w:ascii="Times" w:hAnsi="Times"/>
                <w:sz w:val="18"/>
                <w:szCs w:val="18"/>
              </w:rPr>
              <w:t>Improves phenotype resolution; separates suppression from true rescue</w:t>
            </w:r>
          </w:p>
        </w:tc>
        <w:tc>
          <w:tcPr>
            <w:tcW w:w="0" w:type="auto"/>
            <w:vAlign w:val="center"/>
            <w:hideMark/>
          </w:tcPr>
          <w:p w14:paraId="44C8D2EC" w14:textId="77777777" w:rsidR="000C5DE9" w:rsidRPr="00BE5F7B" w:rsidRDefault="000C5DE9" w:rsidP="00DB7E68">
            <w:pPr>
              <w:rPr>
                <w:rFonts w:ascii="Times" w:hAnsi="Times"/>
                <w:sz w:val="18"/>
                <w:szCs w:val="18"/>
              </w:rPr>
            </w:pPr>
            <w:r w:rsidRPr="00BE5F7B">
              <w:rPr>
                <w:rFonts w:ascii="Times" w:hAnsi="Times"/>
                <w:sz w:val="18"/>
                <w:szCs w:val="18"/>
              </w:rPr>
              <w:t>Standardized protocol library; protocol optimization per cell type</w:t>
            </w:r>
          </w:p>
        </w:tc>
        <w:tc>
          <w:tcPr>
            <w:tcW w:w="0" w:type="auto"/>
            <w:vAlign w:val="center"/>
            <w:hideMark/>
          </w:tcPr>
          <w:p w14:paraId="67509221" w14:textId="77777777" w:rsidR="000C5DE9" w:rsidRPr="00BE5F7B" w:rsidRDefault="000C5DE9" w:rsidP="00DB7E68">
            <w:pPr>
              <w:rPr>
                <w:rFonts w:ascii="Times" w:hAnsi="Times"/>
                <w:sz w:val="18"/>
                <w:szCs w:val="18"/>
              </w:rPr>
            </w:pPr>
            <w:r w:rsidRPr="00BE5F7B">
              <w:rPr>
                <w:rFonts w:ascii="Times" w:hAnsi="Times"/>
                <w:sz w:val="18"/>
                <w:szCs w:val="18"/>
              </w:rPr>
              <w:t>Protocol-aware feature encoders; meta-learning across protocols</w:t>
            </w:r>
          </w:p>
        </w:tc>
      </w:tr>
      <w:tr w:rsidR="000C5DE9" w:rsidRPr="00BE5F7B" w14:paraId="4C8F7378" w14:textId="77777777" w:rsidTr="00DB7E68">
        <w:trPr>
          <w:tblCellSpacing w:w="15" w:type="dxa"/>
        </w:trPr>
        <w:tc>
          <w:tcPr>
            <w:tcW w:w="0" w:type="auto"/>
            <w:vAlign w:val="center"/>
            <w:hideMark/>
          </w:tcPr>
          <w:p w14:paraId="222A3A21" w14:textId="77777777" w:rsidR="000C5DE9" w:rsidRPr="00BE5F7B" w:rsidRDefault="000C5DE9" w:rsidP="00DB7E68">
            <w:pPr>
              <w:rPr>
                <w:rFonts w:ascii="Times" w:hAnsi="Times"/>
                <w:sz w:val="18"/>
                <w:szCs w:val="18"/>
              </w:rPr>
            </w:pPr>
            <w:r w:rsidRPr="00BE5F7B">
              <w:rPr>
                <w:rStyle w:val="Strong"/>
                <w:rFonts w:ascii="Times" w:hAnsi="Times"/>
                <w:sz w:val="18"/>
                <w:szCs w:val="18"/>
              </w:rPr>
              <w:t>Drug space breadth</w:t>
            </w:r>
          </w:p>
        </w:tc>
        <w:tc>
          <w:tcPr>
            <w:tcW w:w="0" w:type="auto"/>
            <w:vAlign w:val="center"/>
            <w:hideMark/>
          </w:tcPr>
          <w:p w14:paraId="4904D848" w14:textId="77777777" w:rsidR="000C5DE9" w:rsidRPr="00BE5F7B" w:rsidRDefault="000C5DE9" w:rsidP="00DB7E68">
            <w:pPr>
              <w:rPr>
                <w:rFonts w:ascii="Times" w:hAnsi="Times"/>
                <w:sz w:val="18"/>
                <w:szCs w:val="18"/>
              </w:rPr>
            </w:pPr>
            <w:r w:rsidRPr="00BE5F7B">
              <w:rPr>
                <w:rFonts w:ascii="Times" w:hAnsi="Times"/>
                <w:sz w:val="18"/>
                <w:szCs w:val="18"/>
              </w:rPr>
              <w:t xml:space="preserve">More compounds with functional </w:t>
            </w:r>
            <w:r w:rsidRPr="00BE5F7B">
              <w:rPr>
                <w:rFonts w:ascii="Times" w:hAnsi="Times"/>
                <w:sz w:val="18"/>
                <w:szCs w:val="18"/>
              </w:rPr>
              <w:lastRenderedPageBreak/>
              <w:t>signatures, incl. BBB safe drugs</w:t>
            </w:r>
          </w:p>
        </w:tc>
        <w:tc>
          <w:tcPr>
            <w:tcW w:w="0" w:type="auto"/>
            <w:vAlign w:val="center"/>
            <w:hideMark/>
          </w:tcPr>
          <w:p w14:paraId="59EA2942" w14:textId="77777777" w:rsidR="000C5DE9" w:rsidRPr="00BE5F7B" w:rsidRDefault="000C5DE9" w:rsidP="00DB7E68">
            <w:pPr>
              <w:rPr>
                <w:rFonts w:ascii="Times" w:hAnsi="Times"/>
                <w:sz w:val="18"/>
                <w:szCs w:val="18"/>
              </w:rPr>
            </w:pPr>
            <w:r w:rsidRPr="00BE5F7B">
              <w:rPr>
                <w:rFonts w:ascii="Times" w:hAnsi="Times"/>
                <w:sz w:val="18"/>
                <w:szCs w:val="18"/>
              </w:rPr>
              <w:lastRenderedPageBreak/>
              <w:t>Increases repurposing and MoA inference; improves lead quality</w:t>
            </w:r>
          </w:p>
        </w:tc>
        <w:tc>
          <w:tcPr>
            <w:tcW w:w="0" w:type="auto"/>
            <w:vAlign w:val="center"/>
            <w:hideMark/>
          </w:tcPr>
          <w:p w14:paraId="073DA06C" w14:textId="77777777" w:rsidR="000C5DE9" w:rsidRPr="00BE5F7B" w:rsidRDefault="000C5DE9" w:rsidP="00DB7E68">
            <w:pPr>
              <w:rPr>
                <w:rFonts w:ascii="Times" w:hAnsi="Times"/>
                <w:sz w:val="18"/>
                <w:szCs w:val="18"/>
              </w:rPr>
            </w:pPr>
            <w:r w:rsidRPr="00BE5F7B">
              <w:rPr>
                <w:rFonts w:ascii="Times" w:hAnsi="Times"/>
                <w:sz w:val="18"/>
                <w:szCs w:val="18"/>
              </w:rPr>
              <w:t xml:space="preserve">Expand DFP libraries; focus on approved/late-stage CNS-penetrant </w:t>
            </w:r>
            <w:r w:rsidRPr="00BE5F7B">
              <w:rPr>
                <w:rFonts w:ascii="Times" w:hAnsi="Times"/>
                <w:sz w:val="18"/>
                <w:szCs w:val="18"/>
              </w:rPr>
              <w:lastRenderedPageBreak/>
              <w:t>drugs; combination matrices</w:t>
            </w:r>
          </w:p>
        </w:tc>
        <w:tc>
          <w:tcPr>
            <w:tcW w:w="0" w:type="auto"/>
            <w:vAlign w:val="center"/>
            <w:hideMark/>
          </w:tcPr>
          <w:p w14:paraId="624001BC" w14:textId="77777777" w:rsidR="000C5DE9" w:rsidRPr="00BE5F7B" w:rsidRDefault="000C5DE9" w:rsidP="00DB7E68">
            <w:pPr>
              <w:rPr>
                <w:rFonts w:ascii="Times" w:hAnsi="Times"/>
                <w:sz w:val="18"/>
                <w:szCs w:val="18"/>
              </w:rPr>
            </w:pPr>
            <w:r w:rsidRPr="00BE5F7B">
              <w:rPr>
                <w:rFonts w:ascii="Times" w:hAnsi="Times"/>
                <w:sz w:val="18"/>
                <w:szCs w:val="18"/>
              </w:rPr>
              <w:lastRenderedPageBreak/>
              <w:t xml:space="preserve">Chemoinformatic expansion; scaffold hopping; virtual </w:t>
            </w:r>
            <w:r w:rsidRPr="00BE5F7B">
              <w:rPr>
                <w:rFonts w:ascii="Times" w:hAnsi="Times"/>
                <w:sz w:val="18"/>
                <w:szCs w:val="18"/>
              </w:rPr>
              <w:lastRenderedPageBreak/>
              <w:t>fingerprint prediction</w:t>
            </w:r>
          </w:p>
        </w:tc>
      </w:tr>
      <w:tr w:rsidR="000C5DE9" w:rsidRPr="00BE5F7B" w14:paraId="5B3ADF56" w14:textId="77777777" w:rsidTr="00DB7E68">
        <w:trPr>
          <w:tblCellSpacing w:w="15" w:type="dxa"/>
        </w:trPr>
        <w:tc>
          <w:tcPr>
            <w:tcW w:w="0" w:type="auto"/>
            <w:vAlign w:val="center"/>
            <w:hideMark/>
          </w:tcPr>
          <w:p w14:paraId="364DAB32" w14:textId="77777777" w:rsidR="000C5DE9" w:rsidRPr="00BE5F7B" w:rsidRDefault="000C5DE9" w:rsidP="00DB7E68">
            <w:pPr>
              <w:rPr>
                <w:rFonts w:ascii="Times" w:hAnsi="Times"/>
                <w:sz w:val="18"/>
                <w:szCs w:val="18"/>
              </w:rPr>
            </w:pPr>
            <w:r w:rsidRPr="00BE5F7B">
              <w:rPr>
                <w:rStyle w:val="Strong"/>
                <w:rFonts w:ascii="Times" w:hAnsi="Times"/>
                <w:sz w:val="18"/>
                <w:szCs w:val="18"/>
              </w:rPr>
              <w:lastRenderedPageBreak/>
              <w:t>Dose–response and kinetics</w:t>
            </w:r>
          </w:p>
        </w:tc>
        <w:tc>
          <w:tcPr>
            <w:tcW w:w="0" w:type="auto"/>
            <w:vAlign w:val="center"/>
            <w:hideMark/>
          </w:tcPr>
          <w:p w14:paraId="5CAD6684" w14:textId="77777777" w:rsidR="000C5DE9" w:rsidRPr="00BE5F7B" w:rsidRDefault="000C5DE9" w:rsidP="00DB7E68">
            <w:pPr>
              <w:rPr>
                <w:rFonts w:ascii="Times" w:hAnsi="Times"/>
                <w:sz w:val="18"/>
                <w:szCs w:val="18"/>
              </w:rPr>
            </w:pPr>
            <w:r w:rsidRPr="00BE5F7B">
              <w:rPr>
                <w:rFonts w:ascii="Times" w:hAnsi="Times"/>
                <w:sz w:val="18"/>
                <w:szCs w:val="18"/>
              </w:rPr>
              <w:t>Multi-dose, timecourse response profiles</w:t>
            </w:r>
          </w:p>
        </w:tc>
        <w:tc>
          <w:tcPr>
            <w:tcW w:w="0" w:type="auto"/>
            <w:vAlign w:val="center"/>
            <w:hideMark/>
          </w:tcPr>
          <w:p w14:paraId="0342CF7E" w14:textId="77777777" w:rsidR="000C5DE9" w:rsidRPr="00BE5F7B" w:rsidRDefault="000C5DE9" w:rsidP="00DB7E68">
            <w:pPr>
              <w:rPr>
                <w:rFonts w:ascii="Times" w:hAnsi="Times"/>
                <w:sz w:val="18"/>
                <w:szCs w:val="18"/>
              </w:rPr>
            </w:pPr>
            <w:r w:rsidRPr="00BE5F7B">
              <w:rPr>
                <w:rFonts w:ascii="Times" w:hAnsi="Times"/>
                <w:sz w:val="18"/>
                <w:szCs w:val="18"/>
              </w:rPr>
              <w:t>Distinguishes efficacy from toxicity; improves series ranking and translational plausibility</w:t>
            </w:r>
          </w:p>
        </w:tc>
        <w:tc>
          <w:tcPr>
            <w:tcW w:w="0" w:type="auto"/>
            <w:vAlign w:val="center"/>
            <w:hideMark/>
          </w:tcPr>
          <w:p w14:paraId="351EB9B7" w14:textId="77777777" w:rsidR="000C5DE9" w:rsidRPr="00BE5F7B" w:rsidRDefault="000C5DE9" w:rsidP="00DB7E68">
            <w:pPr>
              <w:rPr>
                <w:rFonts w:ascii="Times" w:hAnsi="Times"/>
                <w:sz w:val="18"/>
                <w:szCs w:val="18"/>
              </w:rPr>
            </w:pPr>
            <w:r w:rsidRPr="00BE5F7B">
              <w:rPr>
                <w:rFonts w:ascii="Times" w:hAnsi="Times"/>
                <w:sz w:val="18"/>
                <w:szCs w:val="18"/>
              </w:rPr>
              <w:t>CRCs for hits; chronic dosing; washout / reversibility studies</w:t>
            </w:r>
          </w:p>
        </w:tc>
        <w:tc>
          <w:tcPr>
            <w:tcW w:w="0" w:type="auto"/>
            <w:vAlign w:val="center"/>
            <w:hideMark/>
          </w:tcPr>
          <w:p w14:paraId="76C76A03" w14:textId="77777777" w:rsidR="000C5DE9" w:rsidRPr="00BE5F7B" w:rsidRDefault="000C5DE9" w:rsidP="00DB7E68">
            <w:pPr>
              <w:rPr>
                <w:rFonts w:ascii="Times" w:hAnsi="Times"/>
                <w:sz w:val="18"/>
                <w:szCs w:val="18"/>
              </w:rPr>
            </w:pPr>
            <w:r w:rsidRPr="00BE5F7B">
              <w:rPr>
                <w:rFonts w:ascii="Times" w:hAnsi="Times"/>
                <w:sz w:val="18"/>
                <w:szCs w:val="18"/>
              </w:rPr>
              <w:t>PK/PD-inspired dynamic models; time-series embedding; hysteresis detection</w:t>
            </w:r>
          </w:p>
        </w:tc>
      </w:tr>
      <w:tr w:rsidR="000C5DE9" w:rsidRPr="00BE5F7B" w14:paraId="5118FF50" w14:textId="77777777" w:rsidTr="00DB7E68">
        <w:trPr>
          <w:tblCellSpacing w:w="15" w:type="dxa"/>
        </w:trPr>
        <w:tc>
          <w:tcPr>
            <w:tcW w:w="0" w:type="auto"/>
            <w:vAlign w:val="center"/>
            <w:hideMark/>
          </w:tcPr>
          <w:p w14:paraId="7C96D5CF" w14:textId="77777777" w:rsidR="000C5DE9" w:rsidRPr="00BE5F7B" w:rsidRDefault="000C5DE9" w:rsidP="00DB7E68">
            <w:pPr>
              <w:rPr>
                <w:rFonts w:ascii="Times" w:hAnsi="Times"/>
                <w:sz w:val="18"/>
                <w:szCs w:val="18"/>
              </w:rPr>
            </w:pPr>
            <w:r w:rsidRPr="00BE5F7B">
              <w:rPr>
                <w:rStyle w:val="Strong"/>
                <w:rFonts w:ascii="Times" w:hAnsi="Times"/>
                <w:sz w:val="18"/>
                <w:szCs w:val="18"/>
              </w:rPr>
              <w:t>Combination perturbations</w:t>
            </w:r>
          </w:p>
        </w:tc>
        <w:tc>
          <w:tcPr>
            <w:tcW w:w="0" w:type="auto"/>
            <w:vAlign w:val="center"/>
            <w:hideMark/>
          </w:tcPr>
          <w:p w14:paraId="419551CC" w14:textId="77777777" w:rsidR="000C5DE9" w:rsidRPr="00BE5F7B" w:rsidRDefault="000C5DE9" w:rsidP="00DB7E68">
            <w:pPr>
              <w:rPr>
                <w:rFonts w:ascii="Times" w:hAnsi="Times"/>
                <w:sz w:val="18"/>
                <w:szCs w:val="18"/>
              </w:rPr>
            </w:pPr>
            <w:r w:rsidRPr="00BE5F7B">
              <w:rPr>
                <w:rFonts w:ascii="Times" w:hAnsi="Times"/>
                <w:sz w:val="18"/>
                <w:szCs w:val="18"/>
              </w:rPr>
              <w:t>Drug–drug and gene–drug interactions</w:t>
            </w:r>
          </w:p>
        </w:tc>
        <w:tc>
          <w:tcPr>
            <w:tcW w:w="0" w:type="auto"/>
            <w:vAlign w:val="center"/>
            <w:hideMark/>
          </w:tcPr>
          <w:p w14:paraId="186FD2A8" w14:textId="77777777" w:rsidR="000C5DE9" w:rsidRPr="00BE5F7B" w:rsidRDefault="000C5DE9" w:rsidP="00DB7E68">
            <w:pPr>
              <w:rPr>
                <w:rFonts w:ascii="Times" w:hAnsi="Times"/>
                <w:sz w:val="18"/>
                <w:szCs w:val="18"/>
              </w:rPr>
            </w:pPr>
            <w:r w:rsidRPr="00BE5F7B">
              <w:rPr>
                <w:rFonts w:ascii="Times" w:hAnsi="Times"/>
                <w:sz w:val="18"/>
                <w:szCs w:val="18"/>
              </w:rPr>
              <w:t>Identifies synergy; supports complex disorders; improves clinical realism</w:t>
            </w:r>
          </w:p>
        </w:tc>
        <w:tc>
          <w:tcPr>
            <w:tcW w:w="0" w:type="auto"/>
            <w:vAlign w:val="center"/>
            <w:hideMark/>
          </w:tcPr>
          <w:p w14:paraId="14F13ED1" w14:textId="77777777" w:rsidR="000C5DE9" w:rsidRPr="00BE5F7B" w:rsidRDefault="000C5DE9" w:rsidP="00DB7E68">
            <w:pPr>
              <w:rPr>
                <w:rFonts w:ascii="Times" w:hAnsi="Times"/>
                <w:sz w:val="18"/>
                <w:szCs w:val="18"/>
              </w:rPr>
            </w:pPr>
            <w:r w:rsidRPr="00BE5F7B">
              <w:rPr>
                <w:rFonts w:ascii="Times" w:hAnsi="Times"/>
                <w:sz w:val="18"/>
                <w:szCs w:val="18"/>
              </w:rPr>
              <w:t>Systematic combo screens within clusters; rational pairings</w:t>
            </w:r>
          </w:p>
        </w:tc>
        <w:tc>
          <w:tcPr>
            <w:tcW w:w="0" w:type="auto"/>
            <w:vAlign w:val="center"/>
            <w:hideMark/>
          </w:tcPr>
          <w:p w14:paraId="06038BDB" w14:textId="77777777" w:rsidR="000C5DE9" w:rsidRPr="00BE5F7B" w:rsidRDefault="000C5DE9" w:rsidP="00DB7E68">
            <w:pPr>
              <w:rPr>
                <w:rFonts w:ascii="Times" w:hAnsi="Times"/>
                <w:sz w:val="18"/>
                <w:szCs w:val="18"/>
              </w:rPr>
            </w:pPr>
            <w:r w:rsidRPr="00BE5F7B">
              <w:rPr>
                <w:rFonts w:ascii="Times" w:hAnsi="Times"/>
                <w:sz w:val="18"/>
                <w:szCs w:val="18"/>
              </w:rPr>
              <w:t>Interaction models; synergy metrics; causal graph inference</w:t>
            </w:r>
          </w:p>
        </w:tc>
      </w:tr>
      <w:tr w:rsidR="000C5DE9" w:rsidRPr="00BE5F7B" w14:paraId="651D7364" w14:textId="77777777" w:rsidTr="00DB7E68">
        <w:trPr>
          <w:tblCellSpacing w:w="15" w:type="dxa"/>
        </w:trPr>
        <w:tc>
          <w:tcPr>
            <w:tcW w:w="0" w:type="auto"/>
            <w:vAlign w:val="center"/>
            <w:hideMark/>
          </w:tcPr>
          <w:p w14:paraId="47078717" w14:textId="77777777" w:rsidR="000C5DE9" w:rsidRPr="00BE5F7B" w:rsidRDefault="000C5DE9" w:rsidP="00DB7E68">
            <w:pPr>
              <w:rPr>
                <w:rFonts w:ascii="Times" w:hAnsi="Times"/>
                <w:sz w:val="18"/>
                <w:szCs w:val="18"/>
              </w:rPr>
            </w:pPr>
            <w:r w:rsidRPr="00BE5F7B">
              <w:rPr>
                <w:rStyle w:val="Strong"/>
                <w:rFonts w:ascii="Times" w:hAnsi="Times"/>
                <w:sz w:val="18"/>
                <w:szCs w:val="18"/>
              </w:rPr>
              <w:t>Transcriptomics integration</w:t>
            </w:r>
          </w:p>
        </w:tc>
        <w:tc>
          <w:tcPr>
            <w:tcW w:w="0" w:type="auto"/>
            <w:vAlign w:val="center"/>
            <w:hideMark/>
          </w:tcPr>
          <w:p w14:paraId="06D64DD5" w14:textId="77777777" w:rsidR="000C5DE9" w:rsidRPr="00BE5F7B" w:rsidRDefault="000C5DE9" w:rsidP="00DB7E68">
            <w:pPr>
              <w:rPr>
                <w:rFonts w:ascii="Times" w:hAnsi="Times"/>
                <w:sz w:val="18"/>
                <w:szCs w:val="18"/>
              </w:rPr>
            </w:pPr>
            <w:r w:rsidRPr="00BE5F7B">
              <w:rPr>
                <w:rFonts w:ascii="Times" w:hAnsi="Times"/>
                <w:sz w:val="18"/>
                <w:szCs w:val="18"/>
              </w:rPr>
              <w:t>Paired sc/snRNA-seq at key stages/conditions</w:t>
            </w:r>
          </w:p>
        </w:tc>
        <w:tc>
          <w:tcPr>
            <w:tcW w:w="0" w:type="auto"/>
            <w:vAlign w:val="center"/>
            <w:hideMark/>
          </w:tcPr>
          <w:p w14:paraId="66749B00" w14:textId="77777777" w:rsidR="000C5DE9" w:rsidRPr="00BE5F7B" w:rsidRDefault="000C5DE9" w:rsidP="00DB7E68">
            <w:pPr>
              <w:rPr>
                <w:rFonts w:ascii="Times" w:hAnsi="Times"/>
                <w:sz w:val="18"/>
                <w:szCs w:val="18"/>
              </w:rPr>
            </w:pPr>
            <w:r w:rsidRPr="00BE5F7B">
              <w:rPr>
                <w:rFonts w:ascii="Times" w:hAnsi="Times"/>
                <w:sz w:val="18"/>
                <w:szCs w:val="18"/>
              </w:rPr>
              <w:t>Adds mechanistic interpretability; improves clustering; supports biomarker hypotheses</w:t>
            </w:r>
          </w:p>
        </w:tc>
        <w:tc>
          <w:tcPr>
            <w:tcW w:w="0" w:type="auto"/>
            <w:vAlign w:val="center"/>
            <w:hideMark/>
          </w:tcPr>
          <w:p w14:paraId="226B38CD" w14:textId="77777777" w:rsidR="000C5DE9" w:rsidRPr="00BE5F7B" w:rsidRDefault="000C5DE9" w:rsidP="00DB7E68">
            <w:pPr>
              <w:rPr>
                <w:rFonts w:ascii="Times" w:hAnsi="Times"/>
                <w:sz w:val="18"/>
                <w:szCs w:val="18"/>
              </w:rPr>
            </w:pPr>
            <w:r w:rsidRPr="00BE5F7B">
              <w:rPr>
                <w:rFonts w:ascii="Times" w:hAnsi="Times"/>
                <w:sz w:val="18"/>
                <w:szCs w:val="18"/>
              </w:rPr>
              <w:t>Generate paired RNA-seq for baseline/disease/rescue; multi-stage profiling</w:t>
            </w:r>
          </w:p>
        </w:tc>
        <w:tc>
          <w:tcPr>
            <w:tcW w:w="0" w:type="auto"/>
            <w:vAlign w:val="center"/>
            <w:hideMark/>
          </w:tcPr>
          <w:p w14:paraId="066ED63C" w14:textId="77777777" w:rsidR="000C5DE9" w:rsidRPr="00BE5F7B" w:rsidRDefault="000C5DE9" w:rsidP="00DB7E68">
            <w:pPr>
              <w:rPr>
                <w:rFonts w:ascii="Times" w:hAnsi="Times"/>
                <w:sz w:val="18"/>
                <w:szCs w:val="18"/>
              </w:rPr>
            </w:pPr>
            <w:r w:rsidRPr="00BE5F7B">
              <w:rPr>
                <w:rFonts w:ascii="Times" w:hAnsi="Times"/>
                <w:sz w:val="18"/>
                <w:szCs w:val="18"/>
              </w:rPr>
              <w:t>Cross-modal alignment (CCA/contrastive); pathway-aware embeddings; gene set scoring</w:t>
            </w:r>
          </w:p>
        </w:tc>
      </w:tr>
      <w:tr w:rsidR="000C5DE9" w:rsidRPr="00BE5F7B" w14:paraId="7EEF2593" w14:textId="77777777" w:rsidTr="00DB7E68">
        <w:trPr>
          <w:tblCellSpacing w:w="15" w:type="dxa"/>
        </w:trPr>
        <w:tc>
          <w:tcPr>
            <w:tcW w:w="0" w:type="auto"/>
            <w:vAlign w:val="center"/>
            <w:hideMark/>
          </w:tcPr>
          <w:p w14:paraId="35E0BAFD" w14:textId="77777777" w:rsidR="000C5DE9" w:rsidRPr="00BE5F7B" w:rsidRDefault="000C5DE9" w:rsidP="00DB7E68">
            <w:pPr>
              <w:rPr>
                <w:rFonts w:ascii="Times" w:hAnsi="Times"/>
                <w:sz w:val="18"/>
                <w:szCs w:val="18"/>
              </w:rPr>
            </w:pPr>
            <w:r w:rsidRPr="00BE5F7B">
              <w:rPr>
                <w:rStyle w:val="Strong"/>
                <w:rFonts w:ascii="Times" w:hAnsi="Times"/>
                <w:sz w:val="18"/>
                <w:szCs w:val="18"/>
              </w:rPr>
              <w:t>Proteomic / phospho-proteomic overlays</w:t>
            </w:r>
          </w:p>
        </w:tc>
        <w:tc>
          <w:tcPr>
            <w:tcW w:w="0" w:type="auto"/>
            <w:vAlign w:val="center"/>
            <w:hideMark/>
          </w:tcPr>
          <w:p w14:paraId="097258D3" w14:textId="77777777" w:rsidR="000C5DE9" w:rsidRPr="00BE5F7B" w:rsidRDefault="000C5DE9" w:rsidP="00DB7E68">
            <w:pPr>
              <w:rPr>
                <w:rFonts w:ascii="Times" w:hAnsi="Times"/>
                <w:sz w:val="18"/>
                <w:szCs w:val="18"/>
              </w:rPr>
            </w:pPr>
            <w:r w:rsidRPr="00BE5F7B">
              <w:rPr>
                <w:rFonts w:ascii="Times" w:hAnsi="Times"/>
                <w:sz w:val="18"/>
                <w:szCs w:val="18"/>
              </w:rPr>
              <w:t>Signaling state readouts (mTOR, MAPK, synapse phospho)</w:t>
            </w:r>
          </w:p>
        </w:tc>
        <w:tc>
          <w:tcPr>
            <w:tcW w:w="0" w:type="auto"/>
            <w:vAlign w:val="center"/>
            <w:hideMark/>
          </w:tcPr>
          <w:p w14:paraId="02C65320" w14:textId="77777777" w:rsidR="000C5DE9" w:rsidRPr="00BE5F7B" w:rsidRDefault="000C5DE9" w:rsidP="00DB7E68">
            <w:pPr>
              <w:rPr>
                <w:rFonts w:ascii="Times" w:hAnsi="Times"/>
                <w:sz w:val="18"/>
                <w:szCs w:val="18"/>
              </w:rPr>
            </w:pPr>
            <w:r w:rsidRPr="00BE5F7B">
              <w:rPr>
                <w:rFonts w:ascii="Times" w:hAnsi="Times"/>
                <w:sz w:val="18"/>
                <w:szCs w:val="18"/>
              </w:rPr>
              <w:t>Strengthens node inference; supports MoA and partner confidence</w:t>
            </w:r>
          </w:p>
        </w:tc>
        <w:tc>
          <w:tcPr>
            <w:tcW w:w="0" w:type="auto"/>
            <w:vAlign w:val="center"/>
            <w:hideMark/>
          </w:tcPr>
          <w:p w14:paraId="0D6F9625" w14:textId="77777777" w:rsidR="000C5DE9" w:rsidRPr="00BE5F7B" w:rsidRDefault="000C5DE9" w:rsidP="00DB7E68">
            <w:pPr>
              <w:rPr>
                <w:rFonts w:ascii="Times" w:hAnsi="Times"/>
                <w:sz w:val="18"/>
                <w:szCs w:val="18"/>
              </w:rPr>
            </w:pPr>
            <w:r w:rsidRPr="00BE5F7B">
              <w:rPr>
                <w:rFonts w:ascii="Times" w:hAnsi="Times"/>
                <w:sz w:val="18"/>
                <w:szCs w:val="18"/>
              </w:rPr>
              <w:t>Targeted phospho-panels; proteomics on key clusters</w:t>
            </w:r>
          </w:p>
        </w:tc>
        <w:tc>
          <w:tcPr>
            <w:tcW w:w="0" w:type="auto"/>
            <w:vAlign w:val="center"/>
            <w:hideMark/>
          </w:tcPr>
          <w:p w14:paraId="0CDFC0AB" w14:textId="77777777" w:rsidR="000C5DE9" w:rsidRPr="00BE5F7B" w:rsidRDefault="000C5DE9" w:rsidP="00DB7E68">
            <w:pPr>
              <w:rPr>
                <w:rFonts w:ascii="Times" w:hAnsi="Times"/>
                <w:sz w:val="18"/>
                <w:szCs w:val="18"/>
              </w:rPr>
            </w:pPr>
            <w:r w:rsidRPr="00BE5F7B">
              <w:rPr>
                <w:rFonts w:ascii="Times" w:hAnsi="Times"/>
                <w:sz w:val="18"/>
                <w:szCs w:val="18"/>
              </w:rPr>
              <w:t>Causal mediation analysis; pathway state inference</w:t>
            </w:r>
          </w:p>
        </w:tc>
      </w:tr>
      <w:tr w:rsidR="000C5DE9" w:rsidRPr="00BE5F7B" w14:paraId="4F097E42" w14:textId="77777777" w:rsidTr="00DB7E68">
        <w:trPr>
          <w:tblCellSpacing w:w="15" w:type="dxa"/>
        </w:trPr>
        <w:tc>
          <w:tcPr>
            <w:tcW w:w="0" w:type="auto"/>
            <w:vAlign w:val="center"/>
            <w:hideMark/>
          </w:tcPr>
          <w:p w14:paraId="37818737" w14:textId="77777777" w:rsidR="000C5DE9" w:rsidRPr="00BE5F7B" w:rsidRDefault="000C5DE9" w:rsidP="00DB7E68">
            <w:pPr>
              <w:rPr>
                <w:rFonts w:ascii="Times" w:hAnsi="Times"/>
                <w:sz w:val="18"/>
                <w:szCs w:val="18"/>
              </w:rPr>
            </w:pPr>
            <w:r w:rsidRPr="00BE5F7B">
              <w:rPr>
                <w:rStyle w:val="Strong"/>
                <w:rFonts w:ascii="Times" w:hAnsi="Times"/>
                <w:sz w:val="18"/>
                <w:szCs w:val="18"/>
              </w:rPr>
              <w:t>Morphology / connectivity features</w:t>
            </w:r>
          </w:p>
        </w:tc>
        <w:tc>
          <w:tcPr>
            <w:tcW w:w="0" w:type="auto"/>
            <w:vAlign w:val="center"/>
            <w:hideMark/>
          </w:tcPr>
          <w:p w14:paraId="7F2D2AC2" w14:textId="77777777" w:rsidR="000C5DE9" w:rsidRPr="00BE5F7B" w:rsidRDefault="000C5DE9" w:rsidP="00DB7E68">
            <w:pPr>
              <w:rPr>
                <w:rFonts w:ascii="Times" w:hAnsi="Times"/>
                <w:sz w:val="18"/>
                <w:szCs w:val="18"/>
              </w:rPr>
            </w:pPr>
            <w:r w:rsidRPr="00BE5F7B">
              <w:rPr>
                <w:rFonts w:ascii="Times" w:hAnsi="Times"/>
                <w:sz w:val="18"/>
                <w:szCs w:val="18"/>
              </w:rPr>
              <w:t>Neurite, synapse density, network topology</w:t>
            </w:r>
          </w:p>
        </w:tc>
        <w:tc>
          <w:tcPr>
            <w:tcW w:w="0" w:type="auto"/>
            <w:vAlign w:val="center"/>
            <w:hideMark/>
          </w:tcPr>
          <w:p w14:paraId="02CE5642" w14:textId="77777777" w:rsidR="000C5DE9" w:rsidRPr="00BE5F7B" w:rsidRDefault="000C5DE9" w:rsidP="00DB7E68">
            <w:pPr>
              <w:rPr>
                <w:rFonts w:ascii="Times" w:hAnsi="Times"/>
                <w:sz w:val="18"/>
                <w:szCs w:val="18"/>
              </w:rPr>
            </w:pPr>
            <w:r w:rsidRPr="00BE5F7B">
              <w:rPr>
                <w:rFonts w:ascii="Times" w:hAnsi="Times"/>
                <w:sz w:val="18"/>
                <w:szCs w:val="18"/>
              </w:rPr>
              <w:t>Captures non-excitability axes (degeneration, connectivity)</w:t>
            </w:r>
          </w:p>
        </w:tc>
        <w:tc>
          <w:tcPr>
            <w:tcW w:w="0" w:type="auto"/>
            <w:vAlign w:val="center"/>
            <w:hideMark/>
          </w:tcPr>
          <w:p w14:paraId="40CFC62B" w14:textId="77777777" w:rsidR="000C5DE9" w:rsidRPr="00BE5F7B" w:rsidRDefault="000C5DE9" w:rsidP="00DB7E68">
            <w:pPr>
              <w:rPr>
                <w:rFonts w:ascii="Times" w:hAnsi="Times"/>
                <w:sz w:val="18"/>
                <w:szCs w:val="18"/>
              </w:rPr>
            </w:pPr>
            <w:r w:rsidRPr="00BE5F7B">
              <w:rPr>
                <w:rFonts w:ascii="Times" w:hAnsi="Times"/>
                <w:sz w:val="18"/>
                <w:szCs w:val="18"/>
              </w:rPr>
              <w:t>High-content imaging; synapse labeling; connectomics proxies</w:t>
            </w:r>
          </w:p>
        </w:tc>
        <w:tc>
          <w:tcPr>
            <w:tcW w:w="0" w:type="auto"/>
            <w:vAlign w:val="center"/>
            <w:hideMark/>
          </w:tcPr>
          <w:p w14:paraId="7DF22F32" w14:textId="77777777" w:rsidR="000C5DE9" w:rsidRPr="00BE5F7B" w:rsidRDefault="000C5DE9" w:rsidP="00DB7E68">
            <w:pPr>
              <w:rPr>
                <w:rFonts w:ascii="Times" w:hAnsi="Times"/>
                <w:sz w:val="18"/>
                <w:szCs w:val="18"/>
              </w:rPr>
            </w:pPr>
            <w:r w:rsidRPr="00BE5F7B">
              <w:rPr>
                <w:rFonts w:ascii="Times" w:hAnsi="Times"/>
                <w:sz w:val="18"/>
                <w:szCs w:val="18"/>
              </w:rPr>
              <w:t>Multi-modal fusion; graph representations of networks</w:t>
            </w:r>
          </w:p>
        </w:tc>
      </w:tr>
      <w:tr w:rsidR="000C5DE9" w:rsidRPr="00BE5F7B" w14:paraId="7E093309" w14:textId="77777777" w:rsidTr="00DB7E68">
        <w:trPr>
          <w:tblCellSpacing w:w="15" w:type="dxa"/>
        </w:trPr>
        <w:tc>
          <w:tcPr>
            <w:tcW w:w="0" w:type="auto"/>
            <w:vAlign w:val="center"/>
            <w:hideMark/>
          </w:tcPr>
          <w:p w14:paraId="3A3D95CD" w14:textId="77777777" w:rsidR="000C5DE9" w:rsidRPr="00BE5F7B" w:rsidRDefault="000C5DE9" w:rsidP="00DB7E68">
            <w:pPr>
              <w:rPr>
                <w:rFonts w:ascii="Times" w:hAnsi="Times"/>
                <w:sz w:val="18"/>
                <w:szCs w:val="18"/>
              </w:rPr>
            </w:pPr>
            <w:r w:rsidRPr="00BE5F7B">
              <w:rPr>
                <w:rStyle w:val="Strong"/>
                <w:rFonts w:ascii="Times" w:hAnsi="Times"/>
                <w:sz w:val="18"/>
                <w:szCs w:val="18"/>
              </w:rPr>
              <w:t>Disease stressor models</w:t>
            </w:r>
          </w:p>
        </w:tc>
        <w:tc>
          <w:tcPr>
            <w:tcW w:w="0" w:type="auto"/>
            <w:vAlign w:val="center"/>
            <w:hideMark/>
          </w:tcPr>
          <w:p w14:paraId="67A89B8F" w14:textId="77777777" w:rsidR="000C5DE9" w:rsidRPr="00BE5F7B" w:rsidRDefault="000C5DE9" w:rsidP="00DB7E68">
            <w:pPr>
              <w:rPr>
                <w:rFonts w:ascii="Times" w:hAnsi="Times"/>
                <w:sz w:val="18"/>
                <w:szCs w:val="18"/>
              </w:rPr>
            </w:pPr>
            <w:r w:rsidRPr="00BE5F7B">
              <w:rPr>
                <w:rFonts w:ascii="Times" w:hAnsi="Times"/>
                <w:sz w:val="18"/>
                <w:szCs w:val="18"/>
              </w:rPr>
              <w:t>Stress contexts (inflammation, oxidative, proteostasis, excitotoxicity)</w:t>
            </w:r>
          </w:p>
        </w:tc>
        <w:tc>
          <w:tcPr>
            <w:tcW w:w="0" w:type="auto"/>
            <w:vAlign w:val="center"/>
            <w:hideMark/>
          </w:tcPr>
          <w:p w14:paraId="4A649EBB" w14:textId="77777777" w:rsidR="000C5DE9" w:rsidRPr="00BE5F7B" w:rsidRDefault="000C5DE9" w:rsidP="00DB7E68">
            <w:pPr>
              <w:rPr>
                <w:rFonts w:ascii="Times" w:hAnsi="Times"/>
                <w:sz w:val="18"/>
                <w:szCs w:val="18"/>
              </w:rPr>
            </w:pPr>
            <w:r w:rsidRPr="00BE5F7B">
              <w:rPr>
                <w:rFonts w:ascii="Times" w:hAnsi="Times"/>
                <w:sz w:val="18"/>
                <w:szCs w:val="18"/>
              </w:rPr>
              <w:t>Enables neurodegeneration modeling; reveals conditional phenotypes</w:t>
            </w:r>
          </w:p>
        </w:tc>
        <w:tc>
          <w:tcPr>
            <w:tcW w:w="0" w:type="auto"/>
            <w:vAlign w:val="center"/>
            <w:hideMark/>
          </w:tcPr>
          <w:p w14:paraId="112A4759" w14:textId="77777777" w:rsidR="000C5DE9" w:rsidRPr="00BE5F7B" w:rsidRDefault="000C5DE9" w:rsidP="00DB7E68">
            <w:pPr>
              <w:rPr>
                <w:rFonts w:ascii="Times" w:hAnsi="Times"/>
                <w:sz w:val="18"/>
                <w:szCs w:val="18"/>
              </w:rPr>
            </w:pPr>
            <w:r w:rsidRPr="00BE5F7B">
              <w:rPr>
                <w:rFonts w:ascii="Times" w:hAnsi="Times"/>
                <w:sz w:val="18"/>
                <w:szCs w:val="18"/>
              </w:rPr>
              <w:t>Add cytokines, oxidative stress, proteasome stress; glial activation</w:t>
            </w:r>
          </w:p>
        </w:tc>
        <w:tc>
          <w:tcPr>
            <w:tcW w:w="0" w:type="auto"/>
            <w:vAlign w:val="center"/>
            <w:hideMark/>
          </w:tcPr>
          <w:p w14:paraId="1DFFEBE3" w14:textId="77777777" w:rsidR="000C5DE9" w:rsidRPr="00BE5F7B" w:rsidRDefault="000C5DE9" w:rsidP="00DB7E68">
            <w:pPr>
              <w:rPr>
                <w:rFonts w:ascii="Times" w:hAnsi="Times"/>
                <w:sz w:val="18"/>
                <w:szCs w:val="18"/>
              </w:rPr>
            </w:pPr>
            <w:r w:rsidRPr="00BE5F7B">
              <w:rPr>
                <w:rFonts w:ascii="Times" w:hAnsi="Times"/>
                <w:sz w:val="18"/>
                <w:szCs w:val="18"/>
              </w:rPr>
              <w:t>Context interaction modeling; conditional phenotype detection</w:t>
            </w:r>
          </w:p>
        </w:tc>
      </w:tr>
      <w:tr w:rsidR="000C5DE9" w:rsidRPr="00BE5F7B" w14:paraId="269846F2" w14:textId="77777777" w:rsidTr="00DB7E68">
        <w:trPr>
          <w:tblCellSpacing w:w="15" w:type="dxa"/>
        </w:trPr>
        <w:tc>
          <w:tcPr>
            <w:tcW w:w="0" w:type="auto"/>
            <w:vAlign w:val="center"/>
            <w:hideMark/>
          </w:tcPr>
          <w:p w14:paraId="41F7DCBA" w14:textId="77777777" w:rsidR="000C5DE9" w:rsidRPr="00BE5F7B" w:rsidRDefault="000C5DE9" w:rsidP="00DB7E68">
            <w:pPr>
              <w:rPr>
                <w:rFonts w:ascii="Times" w:hAnsi="Times"/>
                <w:sz w:val="18"/>
                <w:szCs w:val="18"/>
              </w:rPr>
            </w:pPr>
            <w:r w:rsidRPr="00BE5F7B">
              <w:rPr>
                <w:rStyle w:val="Strong"/>
                <w:rFonts w:ascii="Times" w:hAnsi="Times"/>
                <w:sz w:val="18"/>
                <w:szCs w:val="18"/>
              </w:rPr>
              <w:t>Genetic background diversity</w:t>
            </w:r>
          </w:p>
        </w:tc>
        <w:tc>
          <w:tcPr>
            <w:tcW w:w="0" w:type="auto"/>
            <w:vAlign w:val="center"/>
            <w:hideMark/>
          </w:tcPr>
          <w:p w14:paraId="5CDB9A2B" w14:textId="77777777" w:rsidR="000C5DE9" w:rsidRPr="00BE5F7B" w:rsidRDefault="000C5DE9" w:rsidP="00DB7E68">
            <w:pPr>
              <w:rPr>
                <w:rFonts w:ascii="Times" w:hAnsi="Times"/>
                <w:sz w:val="18"/>
                <w:szCs w:val="18"/>
              </w:rPr>
            </w:pPr>
            <w:r w:rsidRPr="00BE5F7B">
              <w:rPr>
                <w:rFonts w:ascii="Times" w:hAnsi="Times"/>
                <w:sz w:val="18"/>
                <w:szCs w:val="18"/>
              </w:rPr>
              <w:t>Many donors/ancestries; polygenic risk contexts</w:t>
            </w:r>
          </w:p>
        </w:tc>
        <w:tc>
          <w:tcPr>
            <w:tcW w:w="0" w:type="auto"/>
            <w:vAlign w:val="center"/>
            <w:hideMark/>
          </w:tcPr>
          <w:p w14:paraId="6FB65236" w14:textId="77777777" w:rsidR="000C5DE9" w:rsidRPr="00BE5F7B" w:rsidRDefault="000C5DE9" w:rsidP="00DB7E68">
            <w:pPr>
              <w:rPr>
                <w:rFonts w:ascii="Times" w:hAnsi="Times"/>
                <w:sz w:val="18"/>
                <w:szCs w:val="18"/>
              </w:rPr>
            </w:pPr>
            <w:r w:rsidRPr="00BE5F7B">
              <w:rPr>
                <w:rFonts w:ascii="Times" w:hAnsi="Times"/>
                <w:sz w:val="18"/>
                <w:szCs w:val="18"/>
              </w:rPr>
              <w:t>Improves generalizability; reduces partner skepticism re single-line artifacts</w:t>
            </w:r>
          </w:p>
        </w:tc>
        <w:tc>
          <w:tcPr>
            <w:tcW w:w="0" w:type="auto"/>
            <w:vAlign w:val="center"/>
            <w:hideMark/>
          </w:tcPr>
          <w:p w14:paraId="407CE5B7" w14:textId="77777777" w:rsidR="000C5DE9" w:rsidRPr="00BE5F7B" w:rsidRDefault="000C5DE9" w:rsidP="00DB7E68">
            <w:pPr>
              <w:rPr>
                <w:rFonts w:ascii="Times" w:hAnsi="Times"/>
                <w:sz w:val="18"/>
                <w:szCs w:val="18"/>
              </w:rPr>
            </w:pPr>
            <w:r w:rsidRPr="00BE5F7B">
              <w:rPr>
                <w:rFonts w:ascii="Times" w:hAnsi="Times"/>
                <w:sz w:val="18"/>
                <w:szCs w:val="18"/>
              </w:rPr>
              <w:t>Diverse donor panels; PRS-stratified lines; iPSC biobanks</w:t>
            </w:r>
          </w:p>
        </w:tc>
        <w:tc>
          <w:tcPr>
            <w:tcW w:w="0" w:type="auto"/>
            <w:vAlign w:val="center"/>
            <w:hideMark/>
          </w:tcPr>
          <w:p w14:paraId="12858050" w14:textId="77777777" w:rsidR="000C5DE9" w:rsidRPr="00BE5F7B" w:rsidRDefault="000C5DE9" w:rsidP="00DB7E68">
            <w:pPr>
              <w:rPr>
                <w:rFonts w:ascii="Times" w:hAnsi="Times"/>
                <w:sz w:val="18"/>
                <w:szCs w:val="18"/>
              </w:rPr>
            </w:pPr>
            <w:r w:rsidRPr="00BE5F7B">
              <w:rPr>
                <w:rFonts w:ascii="Times" w:hAnsi="Times"/>
                <w:sz w:val="18"/>
                <w:szCs w:val="18"/>
              </w:rPr>
              <w:t>Mixed-effects models; domain generalization; bias detection</w:t>
            </w:r>
          </w:p>
        </w:tc>
      </w:tr>
      <w:tr w:rsidR="000C5DE9" w:rsidRPr="00BE5F7B" w14:paraId="090E53E9" w14:textId="77777777" w:rsidTr="00DB7E68">
        <w:trPr>
          <w:tblCellSpacing w:w="15" w:type="dxa"/>
        </w:trPr>
        <w:tc>
          <w:tcPr>
            <w:tcW w:w="0" w:type="auto"/>
            <w:vAlign w:val="center"/>
            <w:hideMark/>
          </w:tcPr>
          <w:p w14:paraId="3AE66923" w14:textId="77777777" w:rsidR="000C5DE9" w:rsidRPr="00BE5F7B" w:rsidRDefault="000C5DE9" w:rsidP="00DB7E68">
            <w:pPr>
              <w:rPr>
                <w:rFonts w:ascii="Times" w:hAnsi="Times"/>
                <w:sz w:val="18"/>
                <w:szCs w:val="18"/>
              </w:rPr>
            </w:pPr>
            <w:r w:rsidRPr="00BE5F7B">
              <w:rPr>
                <w:rStyle w:val="Strong"/>
                <w:rFonts w:ascii="Times" w:hAnsi="Times"/>
                <w:sz w:val="18"/>
                <w:szCs w:val="18"/>
              </w:rPr>
              <w:t>QC and artifact labeling</w:t>
            </w:r>
          </w:p>
        </w:tc>
        <w:tc>
          <w:tcPr>
            <w:tcW w:w="0" w:type="auto"/>
            <w:vAlign w:val="center"/>
            <w:hideMark/>
          </w:tcPr>
          <w:p w14:paraId="345C3889" w14:textId="77777777" w:rsidR="000C5DE9" w:rsidRPr="00BE5F7B" w:rsidRDefault="000C5DE9" w:rsidP="00DB7E68">
            <w:pPr>
              <w:rPr>
                <w:rFonts w:ascii="Times" w:hAnsi="Times"/>
                <w:sz w:val="18"/>
                <w:szCs w:val="18"/>
              </w:rPr>
            </w:pPr>
            <w:r w:rsidRPr="00BE5F7B">
              <w:rPr>
                <w:rFonts w:ascii="Times" w:hAnsi="Times"/>
                <w:sz w:val="18"/>
                <w:szCs w:val="18"/>
              </w:rPr>
              <w:t>Better detection of editing defects, batch effects, optical artifacts</w:t>
            </w:r>
          </w:p>
        </w:tc>
        <w:tc>
          <w:tcPr>
            <w:tcW w:w="0" w:type="auto"/>
            <w:vAlign w:val="center"/>
            <w:hideMark/>
          </w:tcPr>
          <w:p w14:paraId="50F1AAEC" w14:textId="77777777" w:rsidR="000C5DE9" w:rsidRPr="00BE5F7B" w:rsidRDefault="000C5DE9" w:rsidP="00DB7E68">
            <w:pPr>
              <w:rPr>
                <w:rFonts w:ascii="Times" w:hAnsi="Times"/>
                <w:sz w:val="18"/>
                <w:szCs w:val="18"/>
              </w:rPr>
            </w:pPr>
            <w:r w:rsidRPr="00BE5F7B">
              <w:rPr>
                <w:rFonts w:ascii="Times" w:hAnsi="Times"/>
                <w:sz w:val="18"/>
                <w:szCs w:val="18"/>
              </w:rPr>
              <w:t>Improves hit quality; reduces false positives; increases reproducibility</w:t>
            </w:r>
          </w:p>
        </w:tc>
        <w:tc>
          <w:tcPr>
            <w:tcW w:w="0" w:type="auto"/>
            <w:vAlign w:val="center"/>
            <w:hideMark/>
          </w:tcPr>
          <w:p w14:paraId="623700B1" w14:textId="77777777" w:rsidR="000C5DE9" w:rsidRPr="00BE5F7B" w:rsidRDefault="000C5DE9" w:rsidP="00DB7E68">
            <w:pPr>
              <w:rPr>
                <w:rFonts w:ascii="Times" w:hAnsi="Times"/>
                <w:sz w:val="18"/>
                <w:szCs w:val="18"/>
              </w:rPr>
            </w:pPr>
            <w:r w:rsidRPr="00BE5F7B">
              <w:rPr>
                <w:rFonts w:ascii="Times" w:hAnsi="Times"/>
                <w:sz w:val="18"/>
                <w:szCs w:val="18"/>
              </w:rPr>
              <w:t>Deep genome QC; standardized controls; instrument telemetry</w:t>
            </w:r>
          </w:p>
        </w:tc>
        <w:tc>
          <w:tcPr>
            <w:tcW w:w="0" w:type="auto"/>
            <w:vAlign w:val="center"/>
            <w:hideMark/>
          </w:tcPr>
          <w:p w14:paraId="732261C9" w14:textId="77777777" w:rsidR="000C5DE9" w:rsidRPr="00BE5F7B" w:rsidRDefault="000C5DE9" w:rsidP="00DB7E68">
            <w:pPr>
              <w:rPr>
                <w:rFonts w:ascii="Times" w:hAnsi="Times"/>
                <w:sz w:val="18"/>
                <w:szCs w:val="18"/>
              </w:rPr>
            </w:pPr>
            <w:r w:rsidRPr="00BE5F7B">
              <w:rPr>
                <w:rFonts w:ascii="Times" w:hAnsi="Times"/>
                <w:sz w:val="18"/>
                <w:szCs w:val="18"/>
              </w:rPr>
              <w:t>Automated anomaly detection; QC-as-features; reliability scoring</w:t>
            </w:r>
          </w:p>
        </w:tc>
      </w:tr>
      <w:tr w:rsidR="000C5DE9" w:rsidRPr="00BE5F7B" w14:paraId="30C608AB" w14:textId="77777777" w:rsidTr="00DB7E68">
        <w:trPr>
          <w:tblCellSpacing w:w="15" w:type="dxa"/>
        </w:trPr>
        <w:tc>
          <w:tcPr>
            <w:tcW w:w="0" w:type="auto"/>
            <w:vAlign w:val="center"/>
            <w:hideMark/>
          </w:tcPr>
          <w:p w14:paraId="05B5B6BD" w14:textId="77777777" w:rsidR="000C5DE9" w:rsidRPr="00BE5F7B" w:rsidRDefault="000C5DE9" w:rsidP="00DB7E68">
            <w:pPr>
              <w:rPr>
                <w:rFonts w:ascii="Times" w:hAnsi="Times"/>
                <w:sz w:val="18"/>
                <w:szCs w:val="18"/>
              </w:rPr>
            </w:pPr>
            <w:r w:rsidRPr="00BE5F7B">
              <w:rPr>
                <w:rStyle w:val="Strong"/>
                <w:rFonts w:ascii="Times" w:hAnsi="Times"/>
                <w:sz w:val="18"/>
                <w:szCs w:val="18"/>
              </w:rPr>
              <w:t>Reference “gold standard” sets</w:t>
            </w:r>
          </w:p>
        </w:tc>
        <w:tc>
          <w:tcPr>
            <w:tcW w:w="0" w:type="auto"/>
            <w:vAlign w:val="center"/>
            <w:hideMark/>
          </w:tcPr>
          <w:p w14:paraId="273020C4" w14:textId="77777777" w:rsidR="000C5DE9" w:rsidRPr="00BE5F7B" w:rsidRDefault="000C5DE9" w:rsidP="00DB7E68">
            <w:pPr>
              <w:rPr>
                <w:rFonts w:ascii="Times" w:hAnsi="Times"/>
                <w:sz w:val="18"/>
                <w:szCs w:val="18"/>
              </w:rPr>
            </w:pPr>
            <w:r w:rsidRPr="00BE5F7B">
              <w:rPr>
                <w:rFonts w:ascii="Times" w:hAnsi="Times"/>
                <w:sz w:val="18"/>
                <w:szCs w:val="18"/>
              </w:rPr>
              <w:t>Curated benchmark genes/drugs with known effects</w:t>
            </w:r>
          </w:p>
        </w:tc>
        <w:tc>
          <w:tcPr>
            <w:tcW w:w="0" w:type="auto"/>
            <w:vAlign w:val="center"/>
            <w:hideMark/>
          </w:tcPr>
          <w:p w14:paraId="7C65CA34" w14:textId="77777777" w:rsidR="000C5DE9" w:rsidRPr="00BE5F7B" w:rsidRDefault="000C5DE9" w:rsidP="00DB7E68">
            <w:pPr>
              <w:rPr>
                <w:rFonts w:ascii="Times" w:hAnsi="Times"/>
                <w:sz w:val="18"/>
                <w:szCs w:val="18"/>
              </w:rPr>
            </w:pPr>
            <w:r w:rsidRPr="00BE5F7B">
              <w:rPr>
                <w:rFonts w:ascii="Times" w:hAnsi="Times"/>
                <w:sz w:val="18"/>
                <w:szCs w:val="18"/>
              </w:rPr>
              <w:t>Enables objective evaluation of models and assays</w:t>
            </w:r>
          </w:p>
        </w:tc>
        <w:tc>
          <w:tcPr>
            <w:tcW w:w="0" w:type="auto"/>
            <w:vAlign w:val="center"/>
            <w:hideMark/>
          </w:tcPr>
          <w:p w14:paraId="680B2646" w14:textId="77777777" w:rsidR="000C5DE9" w:rsidRPr="00BE5F7B" w:rsidRDefault="000C5DE9" w:rsidP="00DB7E68">
            <w:pPr>
              <w:rPr>
                <w:rFonts w:ascii="Times" w:hAnsi="Times"/>
                <w:sz w:val="18"/>
                <w:szCs w:val="18"/>
              </w:rPr>
            </w:pPr>
            <w:r w:rsidRPr="00BE5F7B">
              <w:rPr>
                <w:rFonts w:ascii="Times" w:hAnsi="Times"/>
                <w:sz w:val="18"/>
                <w:szCs w:val="18"/>
              </w:rPr>
              <w:t>Curate panel of known epilepsy genes, AEDs, toxicity controls</w:t>
            </w:r>
          </w:p>
        </w:tc>
        <w:tc>
          <w:tcPr>
            <w:tcW w:w="0" w:type="auto"/>
            <w:vAlign w:val="center"/>
            <w:hideMark/>
          </w:tcPr>
          <w:p w14:paraId="0EC82F2A" w14:textId="77777777" w:rsidR="000C5DE9" w:rsidRPr="00BE5F7B" w:rsidRDefault="000C5DE9" w:rsidP="00DB7E68">
            <w:pPr>
              <w:rPr>
                <w:rFonts w:ascii="Times" w:hAnsi="Times"/>
                <w:sz w:val="18"/>
                <w:szCs w:val="18"/>
              </w:rPr>
            </w:pPr>
            <w:r w:rsidRPr="00BE5F7B">
              <w:rPr>
                <w:rFonts w:ascii="Times" w:hAnsi="Times"/>
                <w:sz w:val="18"/>
                <w:szCs w:val="18"/>
              </w:rPr>
              <w:t>Continuous benchmarking; model calibration; drift monitoring</w:t>
            </w:r>
          </w:p>
        </w:tc>
      </w:tr>
      <w:tr w:rsidR="000C5DE9" w:rsidRPr="00BE5F7B" w14:paraId="3770B0EB" w14:textId="77777777" w:rsidTr="00DB7E68">
        <w:trPr>
          <w:tblCellSpacing w:w="15" w:type="dxa"/>
        </w:trPr>
        <w:tc>
          <w:tcPr>
            <w:tcW w:w="0" w:type="auto"/>
            <w:vAlign w:val="center"/>
            <w:hideMark/>
          </w:tcPr>
          <w:p w14:paraId="38475A9E" w14:textId="77777777" w:rsidR="000C5DE9" w:rsidRPr="00BE5F7B" w:rsidRDefault="000C5DE9" w:rsidP="00DB7E68">
            <w:pPr>
              <w:rPr>
                <w:rFonts w:ascii="Times" w:hAnsi="Times"/>
                <w:sz w:val="18"/>
                <w:szCs w:val="18"/>
              </w:rPr>
            </w:pPr>
            <w:r w:rsidRPr="00BE5F7B">
              <w:rPr>
                <w:rStyle w:val="Strong"/>
                <w:rFonts w:ascii="Times" w:hAnsi="Times"/>
                <w:sz w:val="18"/>
                <w:szCs w:val="18"/>
              </w:rPr>
              <w:t>Knowledge graph depth</w:t>
            </w:r>
          </w:p>
        </w:tc>
        <w:tc>
          <w:tcPr>
            <w:tcW w:w="0" w:type="auto"/>
            <w:vAlign w:val="center"/>
            <w:hideMark/>
          </w:tcPr>
          <w:p w14:paraId="246C38B7" w14:textId="77777777" w:rsidR="000C5DE9" w:rsidRPr="00BE5F7B" w:rsidRDefault="000C5DE9" w:rsidP="00DB7E68">
            <w:pPr>
              <w:rPr>
                <w:rFonts w:ascii="Times" w:hAnsi="Times"/>
                <w:sz w:val="18"/>
                <w:szCs w:val="18"/>
              </w:rPr>
            </w:pPr>
            <w:r w:rsidRPr="00BE5F7B">
              <w:rPr>
                <w:rFonts w:ascii="Times" w:hAnsi="Times"/>
                <w:sz w:val="18"/>
                <w:szCs w:val="18"/>
              </w:rPr>
              <w:t xml:space="preserve">Better mapping among genes, pathways, </w:t>
            </w:r>
            <w:r w:rsidRPr="00BE5F7B">
              <w:rPr>
                <w:rFonts w:ascii="Times" w:hAnsi="Times"/>
                <w:sz w:val="18"/>
                <w:szCs w:val="18"/>
              </w:rPr>
              <w:lastRenderedPageBreak/>
              <w:t>phenotypes, drugs, papers</w:t>
            </w:r>
          </w:p>
        </w:tc>
        <w:tc>
          <w:tcPr>
            <w:tcW w:w="0" w:type="auto"/>
            <w:vAlign w:val="center"/>
            <w:hideMark/>
          </w:tcPr>
          <w:p w14:paraId="66C88BBC" w14:textId="77777777" w:rsidR="000C5DE9" w:rsidRPr="00BE5F7B" w:rsidRDefault="000C5DE9" w:rsidP="00DB7E68">
            <w:pPr>
              <w:rPr>
                <w:rFonts w:ascii="Times" w:hAnsi="Times"/>
                <w:sz w:val="18"/>
                <w:szCs w:val="18"/>
              </w:rPr>
            </w:pPr>
            <w:r w:rsidRPr="00BE5F7B">
              <w:rPr>
                <w:rFonts w:ascii="Times" w:hAnsi="Times"/>
                <w:sz w:val="18"/>
                <w:szCs w:val="18"/>
              </w:rPr>
              <w:lastRenderedPageBreak/>
              <w:t>Strengthens inference and interpretability; supports diligence</w:t>
            </w:r>
          </w:p>
        </w:tc>
        <w:tc>
          <w:tcPr>
            <w:tcW w:w="0" w:type="auto"/>
            <w:vAlign w:val="center"/>
            <w:hideMark/>
          </w:tcPr>
          <w:p w14:paraId="36A5A189" w14:textId="77777777" w:rsidR="000C5DE9" w:rsidRPr="00BE5F7B" w:rsidRDefault="000C5DE9" w:rsidP="00DB7E68">
            <w:pPr>
              <w:rPr>
                <w:rFonts w:ascii="Times" w:hAnsi="Times"/>
                <w:sz w:val="18"/>
                <w:szCs w:val="18"/>
              </w:rPr>
            </w:pPr>
            <w:r w:rsidRPr="00BE5F7B">
              <w:rPr>
                <w:rFonts w:ascii="Times" w:hAnsi="Times"/>
                <w:sz w:val="18"/>
                <w:szCs w:val="18"/>
              </w:rPr>
              <w:t xml:space="preserve">Curate internal annotations; ingest </w:t>
            </w:r>
            <w:r w:rsidRPr="00BE5F7B">
              <w:rPr>
                <w:rFonts w:ascii="Times" w:hAnsi="Times"/>
                <w:sz w:val="18"/>
                <w:szCs w:val="18"/>
              </w:rPr>
              <w:lastRenderedPageBreak/>
              <w:t>pathway DBs; partner datasets</w:t>
            </w:r>
          </w:p>
        </w:tc>
        <w:tc>
          <w:tcPr>
            <w:tcW w:w="0" w:type="auto"/>
            <w:vAlign w:val="center"/>
            <w:hideMark/>
          </w:tcPr>
          <w:p w14:paraId="0B32D060" w14:textId="77777777" w:rsidR="000C5DE9" w:rsidRPr="00BE5F7B" w:rsidRDefault="000C5DE9" w:rsidP="00DB7E68">
            <w:pPr>
              <w:rPr>
                <w:rFonts w:ascii="Times" w:hAnsi="Times"/>
                <w:sz w:val="18"/>
                <w:szCs w:val="18"/>
              </w:rPr>
            </w:pPr>
            <w:r w:rsidRPr="00BE5F7B">
              <w:rPr>
                <w:rFonts w:ascii="Times" w:hAnsi="Times"/>
                <w:sz w:val="18"/>
                <w:szCs w:val="18"/>
              </w:rPr>
              <w:lastRenderedPageBreak/>
              <w:t xml:space="preserve">Graph embeddings; causal reasoning on </w:t>
            </w:r>
            <w:r w:rsidRPr="00BE5F7B">
              <w:rPr>
                <w:rFonts w:ascii="Times" w:hAnsi="Times"/>
                <w:sz w:val="18"/>
                <w:szCs w:val="18"/>
              </w:rPr>
              <w:lastRenderedPageBreak/>
              <w:t>graphs; RAG with provenance</w:t>
            </w:r>
          </w:p>
        </w:tc>
      </w:tr>
      <w:tr w:rsidR="000C5DE9" w:rsidRPr="00BE5F7B" w14:paraId="0C2C3CD1" w14:textId="77777777" w:rsidTr="00DB7E68">
        <w:trPr>
          <w:tblCellSpacing w:w="15" w:type="dxa"/>
        </w:trPr>
        <w:tc>
          <w:tcPr>
            <w:tcW w:w="0" w:type="auto"/>
            <w:vAlign w:val="center"/>
            <w:hideMark/>
          </w:tcPr>
          <w:p w14:paraId="793FEA21" w14:textId="77777777" w:rsidR="000C5DE9" w:rsidRPr="00BE5F7B" w:rsidRDefault="000C5DE9" w:rsidP="00DB7E68">
            <w:pPr>
              <w:rPr>
                <w:rFonts w:ascii="Times" w:hAnsi="Times"/>
                <w:sz w:val="18"/>
                <w:szCs w:val="18"/>
              </w:rPr>
            </w:pPr>
            <w:r w:rsidRPr="00BE5F7B">
              <w:rPr>
                <w:rStyle w:val="Strong"/>
                <w:rFonts w:ascii="Times" w:hAnsi="Times"/>
                <w:sz w:val="18"/>
                <w:szCs w:val="18"/>
              </w:rPr>
              <w:lastRenderedPageBreak/>
              <w:t>Embeddings and similarity models</w:t>
            </w:r>
          </w:p>
        </w:tc>
        <w:tc>
          <w:tcPr>
            <w:tcW w:w="0" w:type="auto"/>
            <w:vAlign w:val="center"/>
            <w:hideMark/>
          </w:tcPr>
          <w:p w14:paraId="2405EE20" w14:textId="77777777" w:rsidR="000C5DE9" w:rsidRPr="00BE5F7B" w:rsidRDefault="000C5DE9" w:rsidP="00DB7E68">
            <w:pPr>
              <w:rPr>
                <w:rFonts w:ascii="Times" w:hAnsi="Times"/>
                <w:sz w:val="18"/>
                <w:szCs w:val="18"/>
              </w:rPr>
            </w:pPr>
            <w:r w:rsidRPr="00BE5F7B">
              <w:rPr>
                <w:rFonts w:ascii="Times" w:hAnsi="Times"/>
                <w:sz w:val="18"/>
                <w:szCs w:val="18"/>
              </w:rPr>
              <w:t>Better phenotype/drug/gene embeddings and metrics</w:t>
            </w:r>
          </w:p>
        </w:tc>
        <w:tc>
          <w:tcPr>
            <w:tcW w:w="0" w:type="auto"/>
            <w:vAlign w:val="center"/>
            <w:hideMark/>
          </w:tcPr>
          <w:p w14:paraId="128CF7F3" w14:textId="77777777" w:rsidR="000C5DE9" w:rsidRPr="00BE5F7B" w:rsidRDefault="000C5DE9" w:rsidP="00DB7E68">
            <w:pPr>
              <w:rPr>
                <w:rFonts w:ascii="Times" w:hAnsi="Times"/>
                <w:sz w:val="18"/>
                <w:szCs w:val="18"/>
              </w:rPr>
            </w:pPr>
            <w:r w:rsidRPr="00BE5F7B">
              <w:rPr>
                <w:rFonts w:ascii="Times" w:hAnsi="Times"/>
                <w:sz w:val="18"/>
                <w:szCs w:val="18"/>
              </w:rPr>
              <w:t>Improves matching precision and clustering stability</w:t>
            </w:r>
          </w:p>
        </w:tc>
        <w:tc>
          <w:tcPr>
            <w:tcW w:w="0" w:type="auto"/>
            <w:vAlign w:val="center"/>
            <w:hideMark/>
          </w:tcPr>
          <w:p w14:paraId="4510F334" w14:textId="77777777" w:rsidR="000C5DE9" w:rsidRPr="00BE5F7B" w:rsidRDefault="000C5DE9" w:rsidP="00DB7E68">
            <w:pPr>
              <w:rPr>
                <w:rFonts w:ascii="Times" w:hAnsi="Times"/>
                <w:sz w:val="18"/>
                <w:szCs w:val="18"/>
              </w:rPr>
            </w:pPr>
            <w:r w:rsidRPr="00BE5F7B">
              <w:rPr>
                <w:rFonts w:ascii="Times" w:hAnsi="Times"/>
                <w:sz w:val="18"/>
                <w:szCs w:val="18"/>
              </w:rPr>
              <w:t>N/A (driven by data)</w:t>
            </w:r>
          </w:p>
        </w:tc>
        <w:tc>
          <w:tcPr>
            <w:tcW w:w="0" w:type="auto"/>
            <w:vAlign w:val="center"/>
            <w:hideMark/>
          </w:tcPr>
          <w:p w14:paraId="364EE822" w14:textId="77777777" w:rsidR="000C5DE9" w:rsidRPr="00BE5F7B" w:rsidRDefault="000C5DE9" w:rsidP="00DB7E68">
            <w:pPr>
              <w:rPr>
                <w:rFonts w:ascii="Times" w:hAnsi="Times"/>
                <w:sz w:val="18"/>
                <w:szCs w:val="18"/>
              </w:rPr>
            </w:pPr>
            <w:r w:rsidRPr="00BE5F7B">
              <w:rPr>
                <w:rFonts w:ascii="Times" w:hAnsi="Times"/>
                <w:sz w:val="18"/>
                <w:szCs w:val="18"/>
              </w:rPr>
              <w:t>Contrastive learning; multimodal encoders; uncertainty-aware similarity</w:t>
            </w:r>
          </w:p>
        </w:tc>
      </w:tr>
      <w:tr w:rsidR="000C5DE9" w:rsidRPr="00BE5F7B" w14:paraId="54FE3654" w14:textId="77777777" w:rsidTr="00DB7E68">
        <w:trPr>
          <w:tblCellSpacing w:w="15" w:type="dxa"/>
        </w:trPr>
        <w:tc>
          <w:tcPr>
            <w:tcW w:w="0" w:type="auto"/>
            <w:vAlign w:val="center"/>
            <w:hideMark/>
          </w:tcPr>
          <w:p w14:paraId="1825D6F3" w14:textId="77777777" w:rsidR="000C5DE9" w:rsidRPr="00BE5F7B" w:rsidRDefault="000C5DE9" w:rsidP="00DB7E68">
            <w:pPr>
              <w:rPr>
                <w:rFonts w:ascii="Times" w:hAnsi="Times"/>
                <w:sz w:val="18"/>
                <w:szCs w:val="18"/>
              </w:rPr>
            </w:pPr>
            <w:r w:rsidRPr="00BE5F7B">
              <w:rPr>
                <w:rStyle w:val="Strong"/>
                <w:rFonts w:ascii="Times" w:hAnsi="Times"/>
                <w:sz w:val="18"/>
                <w:szCs w:val="18"/>
              </w:rPr>
              <w:t>Causal inference layer</w:t>
            </w:r>
          </w:p>
        </w:tc>
        <w:tc>
          <w:tcPr>
            <w:tcW w:w="0" w:type="auto"/>
            <w:vAlign w:val="center"/>
            <w:hideMark/>
          </w:tcPr>
          <w:p w14:paraId="7EB3E484" w14:textId="77777777" w:rsidR="000C5DE9" w:rsidRPr="00BE5F7B" w:rsidRDefault="000C5DE9" w:rsidP="00DB7E68">
            <w:pPr>
              <w:rPr>
                <w:rFonts w:ascii="Times" w:hAnsi="Times"/>
                <w:sz w:val="18"/>
                <w:szCs w:val="18"/>
              </w:rPr>
            </w:pPr>
            <w:r w:rsidRPr="00BE5F7B">
              <w:rPr>
                <w:rFonts w:ascii="Times" w:hAnsi="Times"/>
                <w:sz w:val="18"/>
                <w:szCs w:val="18"/>
              </w:rPr>
              <w:t>Tools to separate correlation from causal rescue</w:t>
            </w:r>
          </w:p>
        </w:tc>
        <w:tc>
          <w:tcPr>
            <w:tcW w:w="0" w:type="auto"/>
            <w:vAlign w:val="center"/>
            <w:hideMark/>
          </w:tcPr>
          <w:p w14:paraId="56529DA7" w14:textId="77777777" w:rsidR="000C5DE9" w:rsidRPr="00BE5F7B" w:rsidRDefault="000C5DE9" w:rsidP="00DB7E68">
            <w:pPr>
              <w:rPr>
                <w:rFonts w:ascii="Times" w:hAnsi="Times"/>
                <w:sz w:val="18"/>
                <w:szCs w:val="18"/>
              </w:rPr>
            </w:pPr>
            <w:r w:rsidRPr="00BE5F7B">
              <w:rPr>
                <w:rFonts w:ascii="Times" w:hAnsi="Times"/>
                <w:sz w:val="18"/>
                <w:szCs w:val="18"/>
              </w:rPr>
              <w:t>Key to common-node identification and partner trust</w:t>
            </w:r>
          </w:p>
        </w:tc>
        <w:tc>
          <w:tcPr>
            <w:tcW w:w="0" w:type="auto"/>
            <w:vAlign w:val="center"/>
            <w:hideMark/>
          </w:tcPr>
          <w:p w14:paraId="3A76F9B1" w14:textId="77777777" w:rsidR="000C5DE9" w:rsidRPr="00BE5F7B" w:rsidRDefault="000C5DE9" w:rsidP="00DB7E68">
            <w:pPr>
              <w:rPr>
                <w:rFonts w:ascii="Times" w:hAnsi="Times"/>
                <w:sz w:val="18"/>
                <w:szCs w:val="18"/>
              </w:rPr>
            </w:pPr>
            <w:r w:rsidRPr="00BE5F7B">
              <w:rPr>
                <w:rFonts w:ascii="Times" w:hAnsi="Times"/>
                <w:sz w:val="18"/>
                <w:szCs w:val="18"/>
              </w:rPr>
              <w:t>Perturbation experiments designed for identifiability</w:t>
            </w:r>
          </w:p>
        </w:tc>
        <w:tc>
          <w:tcPr>
            <w:tcW w:w="0" w:type="auto"/>
            <w:vAlign w:val="center"/>
            <w:hideMark/>
          </w:tcPr>
          <w:p w14:paraId="0155D5F8" w14:textId="77777777" w:rsidR="000C5DE9" w:rsidRPr="00BE5F7B" w:rsidRDefault="000C5DE9" w:rsidP="00DB7E68">
            <w:pPr>
              <w:rPr>
                <w:rFonts w:ascii="Times" w:hAnsi="Times"/>
                <w:sz w:val="18"/>
                <w:szCs w:val="18"/>
              </w:rPr>
            </w:pPr>
            <w:r w:rsidRPr="00BE5F7B">
              <w:rPr>
                <w:rFonts w:ascii="Times" w:hAnsi="Times"/>
                <w:sz w:val="18"/>
                <w:szCs w:val="18"/>
              </w:rPr>
              <w:t>Structural causal models; IV-like analyses; counterfactual simulation</w:t>
            </w:r>
          </w:p>
        </w:tc>
      </w:tr>
      <w:tr w:rsidR="000C5DE9" w:rsidRPr="00BE5F7B" w14:paraId="66D454DC" w14:textId="77777777" w:rsidTr="00DB7E68">
        <w:trPr>
          <w:tblCellSpacing w:w="15" w:type="dxa"/>
        </w:trPr>
        <w:tc>
          <w:tcPr>
            <w:tcW w:w="0" w:type="auto"/>
            <w:vAlign w:val="center"/>
            <w:hideMark/>
          </w:tcPr>
          <w:p w14:paraId="377706F0" w14:textId="77777777" w:rsidR="000C5DE9" w:rsidRPr="00BE5F7B" w:rsidRDefault="000C5DE9" w:rsidP="00DB7E68">
            <w:pPr>
              <w:rPr>
                <w:rFonts w:ascii="Times" w:hAnsi="Times"/>
                <w:sz w:val="18"/>
                <w:szCs w:val="18"/>
              </w:rPr>
            </w:pPr>
            <w:r w:rsidRPr="00BE5F7B">
              <w:rPr>
                <w:rStyle w:val="Strong"/>
                <w:rFonts w:ascii="Times" w:hAnsi="Times"/>
                <w:sz w:val="18"/>
                <w:szCs w:val="18"/>
              </w:rPr>
              <w:t>Hit-to-lead decision engine</w:t>
            </w:r>
          </w:p>
        </w:tc>
        <w:tc>
          <w:tcPr>
            <w:tcW w:w="0" w:type="auto"/>
            <w:vAlign w:val="center"/>
            <w:hideMark/>
          </w:tcPr>
          <w:p w14:paraId="6C5202FF" w14:textId="77777777" w:rsidR="000C5DE9" w:rsidRPr="00BE5F7B" w:rsidRDefault="000C5DE9" w:rsidP="00DB7E68">
            <w:pPr>
              <w:rPr>
                <w:rFonts w:ascii="Times" w:hAnsi="Times"/>
                <w:sz w:val="18"/>
                <w:szCs w:val="18"/>
              </w:rPr>
            </w:pPr>
            <w:r w:rsidRPr="00BE5F7B">
              <w:rPr>
                <w:rFonts w:ascii="Times" w:hAnsi="Times"/>
                <w:sz w:val="18"/>
                <w:szCs w:val="18"/>
              </w:rPr>
              <w:t>Scoring that integrates rescue + tox + developability</w:t>
            </w:r>
          </w:p>
        </w:tc>
        <w:tc>
          <w:tcPr>
            <w:tcW w:w="0" w:type="auto"/>
            <w:vAlign w:val="center"/>
            <w:hideMark/>
          </w:tcPr>
          <w:p w14:paraId="2149DA5D" w14:textId="77777777" w:rsidR="000C5DE9" w:rsidRPr="00BE5F7B" w:rsidRDefault="000C5DE9" w:rsidP="00DB7E68">
            <w:pPr>
              <w:rPr>
                <w:rFonts w:ascii="Times" w:hAnsi="Times"/>
                <w:sz w:val="18"/>
                <w:szCs w:val="18"/>
              </w:rPr>
            </w:pPr>
            <w:r w:rsidRPr="00BE5F7B">
              <w:rPr>
                <w:rFonts w:ascii="Times" w:hAnsi="Times"/>
                <w:sz w:val="18"/>
                <w:szCs w:val="18"/>
              </w:rPr>
              <w:t>Raises hit quality; makes outputs pharma-ready</w:t>
            </w:r>
          </w:p>
        </w:tc>
        <w:tc>
          <w:tcPr>
            <w:tcW w:w="0" w:type="auto"/>
            <w:vAlign w:val="center"/>
            <w:hideMark/>
          </w:tcPr>
          <w:p w14:paraId="294AE0A7" w14:textId="77777777" w:rsidR="000C5DE9" w:rsidRPr="00BE5F7B" w:rsidRDefault="000C5DE9" w:rsidP="00DB7E68">
            <w:pPr>
              <w:rPr>
                <w:rFonts w:ascii="Times" w:hAnsi="Times"/>
                <w:sz w:val="18"/>
                <w:szCs w:val="18"/>
              </w:rPr>
            </w:pPr>
            <w:r w:rsidRPr="00BE5F7B">
              <w:rPr>
                <w:rFonts w:ascii="Times" w:hAnsi="Times"/>
                <w:sz w:val="18"/>
                <w:szCs w:val="18"/>
              </w:rPr>
              <w:t>Add eADME screens; early safety panels</w:t>
            </w:r>
          </w:p>
        </w:tc>
        <w:tc>
          <w:tcPr>
            <w:tcW w:w="0" w:type="auto"/>
            <w:vAlign w:val="center"/>
            <w:hideMark/>
          </w:tcPr>
          <w:p w14:paraId="3899295B" w14:textId="77777777" w:rsidR="000C5DE9" w:rsidRPr="00BE5F7B" w:rsidRDefault="000C5DE9" w:rsidP="00DB7E68">
            <w:pPr>
              <w:rPr>
                <w:rFonts w:ascii="Times" w:hAnsi="Times"/>
                <w:sz w:val="18"/>
                <w:szCs w:val="18"/>
              </w:rPr>
            </w:pPr>
            <w:r w:rsidRPr="00BE5F7B">
              <w:rPr>
                <w:rFonts w:ascii="Times" w:hAnsi="Times"/>
                <w:sz w:val="18"/>
                <w:szCs w:val="18"/>
              </w:rPr>
              <w:t>Multi-criteria optimization; portfolio scoring; explainable models</w:t>
            </w:r>
          </w:p>
        </w:tc>
      </w:tr>
      <w:tr w:rsidR="000C5DE9" w:rsidRPr="00BE5F7B" w14:paraId="341476CC" w14:textId="77777777" w:rsidTr="00DB7E68">
        <w:trPr>
          <w:tblCellSpacing w:w="15" w:type="dxa"/>
        </w:trPr>
        <w:tc>
          <w:tcPr>
            <w:tcW w:w="0" w:type="auto"/>
            <w:vAlign w:val="center"/>
            <w:hideMark/>
          </w:tcPr>
          <w:p w14:paraId="7AC85CBA" w14:textId="77777777" w:rsidR="000C5DE9" w:rsidRPr="00BE5F7B" w:rsidRDefault="000C5DE9" w:rsidP="00DB7E68">
            <w:pPr>
              <w:rPr>
                <w:rFonts w:ascii="Times" w:hAnsi="Times"/>
                <w:sz w:val="18"/>
                <w:szCs w:val="18"/>
              </w:rPr>
            </w:pPr>
            <w:r w:rsidRPr="00BE5F7B">
              <w:rPr>
                <w:rStyle w:val="Strong"/>
                <w:rFonts w:ascii="Times" w:hAnsi="Times"/>
                <w:sz w:val="18"/>
                <w:szCs w:val="18"/>
              </w:rPr>
              <w:t>Chemistry linking &amp; extrapolation</w:t>
            </w:r>
          </w:p>
        </w:tc>
        <w:tc>
          <w:tcPr>
            <w:tcW w:w="0" w:type="auto"/>
            <w:vAlign w:val="center"/>
            <w:hideMark/>
          </w:tcPr>
          <w:p w14:paraId="739A3F7B" w14:textId="77777777" w:rsidR="000C5DE9" w:rsidRPr="00BE5F7B" w:rsidRDefault="000C5DE9" w:rsidP="00DB7E68">
            <w:pPr>
              <w:rPr>
                <w:rFonts w:ascii="Times" w:hAnsi="Times"/>
                <w:sz w:val="18"/>
                <w:szCs w:val="18"/>
              </w:rPr>
            </w:pPr>
            <w:r w:rsidRPr="00BE5F7B">
              <w:rPr>
                <w:rFonts w:ascii="Times" w:hAnsi="Times"/>
                <w:sz w:val="18"/>
                <w:szCs w:val="18"/>
              </w:rPr>
              <w:t>Connect functional data to chemical space</w:t>
            </w:r>
          </w:p>
        </w:tc>
        <w:tc>
          <w:tcPr>
            <w:tcW w:w="0" w:type="auto"/>
            <w:vAlign w:val="center"/>
            <w:hideMark/>
          </w:tcPr>
          <w:p w14:paraId="7F8251E2" w14:textId="77777777" w:rsidR="000C5DE9" w:rsidRPr="00BE5F7B" w:rsidRDefault="000C5DE9" w:rsidP="00DB7E68">
            <w:pPr>
              <w:rPr>
                <w:rFonts w:ascii="Times" w:hAnsi="Times"/>
                <w:sz w:val="18"/>
                <w:szCs w:val="18"/>
              </w:rPr>
            </w:pPr>
            <w:r w:rsidRPr="00BE5F7B">
              <w:rPr>
                <w:rFonts w:ascii="Times" w:hAnsi="Times"/>
                <w:sz w:val="18"/>
                <w:szCs w:val="18"/>
              </w:rPr>
              <w:t>Expands beyond screened drugs; supports partner portfolios</w:t>
            </w:r>
          </w:p>
        </w:tc>
        <w:tc>
          <w:tcPr>
            <w:tcW w:w="0" w:type="auto"/>
            <w:vAlign w:val="center"/>
            <w:hideMark/>
          </w:tcPr>
          <w:p w14:paraId="458C4336" w14:textId="77777777" w:rsidR="000C5DE9" w:rsidRPr="00BE5F7B" w:rsidRDefault="000C5DE9" w:rsidP="00DB7E68">
            <w:pPr>
              <w:rPr>
                <w:rFonts w:ascii="Times" w:hAnsi="Times"/>
                <w:sz w:val="18"/>
                <w:szCs w:val="18"/>
              </w:rPr>
            </w:pPr>
            <w:r w:rsidRPr="00BE5F7B">
              <w:rPr>
                <w:rFonts w:ascii="Times" w:hAnsi="Times"/>
                <w:sz w:val="18"/>
                <w:szCs w:val="18"/>
              </w:rPr>
              <w:t>Screen representative scaffolds; targeted analog synthesis</w:t>
            </w:r>
          </w:p>
        </w:tc>
        <w:tc>
          <w:tcPr>
            <w:tcW w:w="0" w:type="auto"/>
            <w:vAlign w:val="center"/>
            <w:hideMark/>
          </w:tcPr>
          <w:p w14:paraId="30FB4F0D" w14:textId="77777777" w:rsidR="000C5DE9" w:rsidRPr="00BE5F7B" w:rsidRDefault="000C5DE9" w:rsidP="00DB7E68">
            <w:pPr>
              <w:rPr>
                <w:rFonts w:ascii="Times" w:hAnsi="Times"/>
                <w:sz w:val="18"/>
                <w:szCs w:val="18"/>
              </w:rPr>
            </w:pPr>
            <w:r w:rsidRPr="00BE5F7B">
              <w:rPr>
                <w:rFonts w:ascii="Times" w:hAnsi="Times"/>
                <w:sz w:val="18"/>
                <w:szCs w:val="18"/>
              </w:rPr>
              <w:t>QSAR + graph neural nets; phenotype prediction from structure</w:t>
            </w:r>
          </w:p>
        </w:tc>
      </w:tr>
      <w:tr w:rsidR="000C5DE9" w:rsidRPr="00BE5F7B" w14:paraId="1D131521" w14:textId="77777777" w:rsidTr="00DB7E68">
        <w:trPr>
          <w:tblCellSpacing w:w="15" w:type="dxa"/>
        </w:trPr>
        <w:tc>
          <w:tcPr>
            <w:tcW w:w="0" w:type="auto"/>
            <w:vAlign w:val="center"/>
            <w:hideMark/>
          </w:tcPr>
          <w:p w14:paraId="101E381E" w14:textId="77777777" w:rsidR="000C5DE9" w:rsidRPr="00BE5F7B" w:rsidRDefault="000C5DE9" w:rsidP="00DB7E68">
            <w:pPr>
              <w:rPr>
                <w:rFonts w:ascii="Times" w:hAnsi="Times"/>
                <w:sz w:val="18"/>
                <w:szCs w:val="18"/>
              </w:rPr>
            </w:pPr>
            <w:r w:rsidRPr="00BE5F7B">
              <w:rPr>
                <w:rStyle w:val="Strong"/>
                <w:rFonts w:ascii="Times" w:hAnsi="Times"/>
                <w:sz w:val="18"/>
                <w:szCs w:val="18"/>
              </w:rPr>
              <w:t>Partner data federation</w:t>
            </w:r>
          </w:p>
        </w:tc>
        <w:tc>
          <w:tcPr>
            <w:tcW w:w="0" w:type="auto"/>
            <w:vAlign w:val="center"/>
            <w:hideMark/>
          </w:tcPr>
          <w:p w14:paraId="725B9FBA" w14:textId="77777777" w:rsidR="000C5DE9" w:rsidRPr="00BE5F7B" w:rsidRDefault="000C5DE9" w:rsidP="00DB7E68">
            <w:pPr>
              <w:rPr>
                <w:rFonts w:ascii="Times" w:hAnsi="Times"/>
                <w:sz w:val="18"/>
                <w:szCs w:val="18"/>
              </w:rPr>
            </w:pPr>
            <w:r w:rsidRPr="00BE5F7B">
              <w:rPr>
                <w:rFonts w:ascii="Times" w:hAnsi="Times"/>
                <w:sz w:val="18"/>
                <w:szCs w:val="18"/>
              </w:rPr>
              <w:t>Secure integration of pharma proprietary assays/compounds</w:t>
            </w:r>
          </w:p>
        </w:tc>
        <w:tc>
          <w:tcPr>
            <w:tcW w:w="0" w:type="auto"/>
            <w:vAlign w:val="center"/>
            <w:hideMark/>
          </w:tcPr>
          <w:p w14:paraId="400B91B0" w14:textId="77777777" w:rsidR="000C5DE9" w:rsidRPr="00BE5F7B" w:rsidRDefault="000C5DE9" w:rsidP="00DB7E68">
            <w:pPr>
              <w:rPr>
                <w:rFonts w:ascii="Times" w:hAnsi="Times"/>
                <w:sz w:val="18"/>
                <w:szCs w:val="18"/>
              </w:rPr>
            </w:pPr>
            <w:r w:rsidRPr="00BE5F7B">
              <w:rPr>
                <w:rFonts w:ascii="Times" w:hAnsi="Times"/>
                <w:sz w:val="18"/>
                <w:szCs w:val="18"/>
              </w:rPr>
              <w:t>Directly increases pharma value; enables co-development</w:t>
            </w:r>
          </w:p>
        </w:tc>
        <w:tc>
          <w:tcPr>
            <w:tcW w:w="0" w:type="auto"/>
            <w:vAlign w:val="center"/>
            <w:hideMark/>
          </w:tcPr>
          <w:p w14:paraId="16E0F52A" w14:textId="77777777" w:rsidR="000C5DE9" w:rsidRPr="00BE5F7B" w:rsidRDefault="000C5DE9" w:rsidP="00DB7E68">
            <w:pPr>
              <w:rPr>
                <w:rFonts w:ascii="Times" w:hAnsi="Times"/>
                <w:sz w:val="18"/>
                <w:szCs w:val="18"/>
              </w:rPr>
            </w:pPr>
            <w:r w:rsidRPr="00BE5F7B">
              <w:rPr>
                <w:rFonts w:ascii="Times" w:hAnsi="Times"/>
                <w:sz w:val="18"/>
                <w:szCs w:val="18"/>
              </w:rPr>
              <w:t>Data-sharing protocols; joint experiments</w:t>
            </w:r>
          </w:p>
        </w:tc>
        <w:tc>
          <w:tcPr>
            <w:tcW w:w="0" w:type="auto"/>
            <w:vAlign w:val="center"/>
            <w:hideMark/>
          </w:tcPr>
          <w:p w14:paraId="4F2A1922" w14:textId="77777777" w:rsidR="000C5DE9" w:rsidRPr="00BE5F7B" w:rsidRDefault="000C5DE9" w:rsidP="00DB7E68">
            <w:pPr>
              <w:rPr>
                <w:rFonts w:ascii="Times" w:hAnsi="Times"/>
                <w:sz w:val="18"/>
                <w:szCs w:val="18"/>
              </w:rPr>
            </w:pPr>
            <w:r w:rsidRPr="00BE5F7B">
              <w:rPr>
                <w:rFonts w:ascii="Times" w:hAnsi="Times"/>
                <w:sz w:val="18"/>
                <w:szCs w:val="18"/>
              </w:rPr>
              <w:t>Federated learning; permissioned query layers; audit trails</w:t>
            </w:r>
          </w:p>
        </w:tc>
      </w:tr>
      <w:tr w:rsidR="000C5DE9" w:rsidRPr="00BE5F7B" w14:paraId="62DE93C4" w14:textId="77777777" w:rsidTr="00DB7E68">
        <w:trPr>
          <w:tblCellSpacing w:w="15" w:type="dxa"/>
        </w:trPr>
        <w:tc>
          <w:tcPr>
            <w:tcW w:w="0" w:type="auto"/>
            <w:vAlign w:val="center"/>
            <w:hideMark/>
          </w:tcPr>
          <w:p w14:paraId="001E5C6C" w14:textId="77777777" w:rsidR="000C5DE9" w:rsidRPr="00BE5F7B" w:rsidRDefault="000C5DE9" w:rsidP="00DB7E68">
            <w:pPr>
              <w:rPr>
                <w:rFonts w:ascii="Times" w:hAnsi="Times"/>
                <w:sz w:val="18"/>
                <w:szCs w:val="18"/>
              </w:rPr>
            </w:pPr>
            <w:r w:rsidRPr="00BE5F7B">
              <w:rPr>
                <w:rStyle w:val="Strong"/>
                <w:rFonts w:ascii="Times" w:hAnsi="Times"/>
                <w:sz w:val="18"/>
                <w:szCs w:val="18"/>
              </w:rPr>
              <w:t>Reporting + evidence packaging</w:t>
            </w:r>
          </w:p>
        </w:tc>
        <w:tc>
          <w:tcPr>
            <w:tcW w:w="0" w:type="auto"/>
            <w:vAlign w:val="center"/>
            <w:hideMark/>
          </w:tcPr>
          <w:p w14:paraId="27CC4F03" w14:textId="77777777" w:rsidR="000C5DE9" w:rsidRPr="00BE5F7B" w:rsidRDefault="000C5DE9" w:rsidP="00DB7E68">
            <w:pPr>
              <w:rPr>
                <w:rFonts w:ascii="Times" w:hAnsi="Times"/>
                <w:sz w:val="18"/>
                <w:szCs w:val="18"/>
              </w:rPr>
            </w:pPr>
            <w:r w:rsidRPr="00BE5F7B">
              <w:rPr>
                <w:rFonts w:ascii="Times" w:hAnsi="Times"/>
                <w:sz w:val="18"/>
                <w:szCs w:val="18"/>
              </w:rPr>
              <w:t>Automated, auditable “data rooms” per hypothesis</w:t>
            </w:r>
          </w:p>
        </w:tc>
        <w:tc>
          <w:tcPr>
            <w:tcW w:w="0" w:type="auto"/>
            <w:vAlign w:val="center"/>
            <w:hideMark/>
          </w:tcPr>
          <w:p w14:paraId="63FFED45" w14:textId="77777777" w:rsidR="000C5DE9" w:rsidRPr="00BE5F7B" w:rsidRDefault="000C5DE9" w:rsidP="00DB7E68">
            <w:pPr>
              <w:rPr>
                <w:rFonts w:ascii="Times" w:hAnsi="Times"/>
                <w:sz w:val="18"/>
                <w:szCs w:val="18"/>
              </w:rPr>
            </w:pPr>
            <w:r w:rsidRPr="00BE5F7B">
              <w:rPr>
                <w:rFonts w:ascii="Times" w:hAnsi="Times"/>
                <w:sz w:val="18"/>
                <w:szCs w:val="18"/>
              </w:rPr>
              <w:t>Improves BD velocity; increases trust</w:t>
            </w:r>
          </w:p>
        </w:tc>
        <w:tc>
          <w:tcPr>
            <w:tcW w:w="0" w:type="auto"/>
            <w:vAlign w:val="center"/>
            <w:hideMark/>
          </w:tcPr>
          <w:p w14:paraId="6C3E6DB8" w14:textId="77777777" w:rsidR="000C5DE9" w:rsidRPr="00BE5F7B" w:rsidRDefault="000C5DE9" w:rsidP="00DB7E68">
            <w:pPr>
              <w:rPr>
                <w:rFonts w:ascii="Times" w:hAnsi="Times"/>
                <w:sz w:val="18"/>
                <w:szCs w:val="18"/>
              </w:rPr>
            </w:pPr>
            <w:r w:rsidRPr="00BE5F7B">
              <w:rPr>
                <w:rFonts w:ascii="Times" w:hAnsi="Times"/>
                <w:sz w:val="18"/>
                <w:szCs w:val="18"/>
              </w:rPr>
              <w:t>Standardized experimental templates</w:t>
            </w:r>
          </w:p>
        </w:tc>
        <w:tc>
          <w:tcPr>
            <w:tcW w:w="0" w:type="auto"/>
            <w:vAlign w:val="center"/>
            <w:hideMark/>
          </w:tcPr>
          <w:p w14:paraId="32041D23" w14:textId="77777777" w:rsidR="000C5DE9" w:rsidRPr="00BE5F7B" w:rsidRDefault="000C5DE9" w:rsidP="00DB7E68">
            <w:pPr>
              <w:rPr>
                <w:rFonts w:ascii="Times" w:hAnsi="Times"/>
                <w:sz w:val="18"/>
                <w:szCs w:val="18"/>
              </w:rPr>
            </w:pPr>
            <w:r w:rsidRPr="00BE5F7B">
              <w:rPr>
                <w:rFonts w:ascii="Times" w:hAnsi="Times"/>
                <w:sz w:val="18"/>
                <w:szCs w:val="18"/>
              </w:rPr>
              <w:t>Auto-generated dossiers w/ provenance; reproducible notebooks</w:t>
            </w:r>
          </w:p>
        </w:tc>
      </w:tr>
    </w:tbl>
    <w:p w14:paraId="0FD7AE0F" w14:textId="77777777" w:rsidR="000C5DE9" w:rsidRDefault="003B2BA8" w:rsidP="000C5DE9">
      <w:pPr>
        <w:rPr>
          <w:rFonts w:ascii="Times" w:hAnsi="Times"/>
          <w:sz w:val="27"/>
          <w:szCs w:val="27"/>
        </w:rPr>
      </w:pPr>
      <w:r w:rsidRPr="003B2BA8">
        <w:rPr>
          <w:noProof/>
          <w14:ligatures w14:val="standardContextual"/>
        </w:rPr>
        <w:pict w14:anchorId="091E4529">
          <v:rect id="_x0000_i1040" alt="" style="width:468pt;height:.05pt;mso-width-percent:0;mso-height-percent:0;mso-width-percent:0;mso-height-percent:0" o:hralign="center" o:hrstd="t" o:hr="t" fillcolor="#a0a0a0" stroked="f"/>
        </w:pict>
      </w:r>
    </w:p>
    <w:p w14:paraId="603D1F7B" w14:textId="77777777" w:rsidR="000C5DE9" w:rsidRDefault="000C5DE9" w:rsidP="000C5DE9">
      <w:pPr>
        <w:pStyle w:val="Heading2"/>
        <w:rPr>
          <w:rFonts w:ascii="Times" w:hAnsi="Times"/>
          <w:color w:val="000000"/>
          <w:sz w:val="36"/>
          <w:szCs w:val="36"/>
        </w:rPr>
      </w:pPr>
      <w:r>
        <w:rPr>
          <w:rFonts w:ascii="Times" w:hAnsi="Times"/>
          <w:color w:val="000000"/>
        </w:rPr>
        <w:t>14.3 How to think about sequencing (practical prioritization)</w:t>
      </w:r>
    </w:p>
    <w:p w14:paraId="23EDAE11" w14:textId="77777777" w:rsidR="000C5DE9" w:rsidRDefault="000C5DE9" w:rsidP="000C5DE9">
      <w:pPr>
        <w:pStyle w:val="NormalWeb"/>
        <w:rPr>
          <w:rFonts w:ascii="Times" w:hAnsi="Times"/>
          <w:color w:val="000000"/>
          <w:sz w:val="27"/>
          <w:szCs w:val="27"/>
        </w:rPr>
      </w:pPr>
      <w:r>
        <w:rPr>
          <w:rFonts w:ascii="Times" w:hAnsi="Times"/>
          <w:color w:val="000000"/>
          <w:sz w:val="27"/>
          <w:szCs w:val="27"/>
        </w:rPr>
        <w:t>In practice, the expansions should be sequenced by </w:t>
      </w:r>
      <w:r>
        <w:rPr>
          <w:rStyle w:val="Strong"/>
          <w:rFonts w:ascii="Times" w:hAnsi="Times"/>
          <w:color w:val="000000"/>
          <w:sz w:val="27"/>
          <w:szCs w:val="27"/>
        </w:rPr>
        <w:t>max marginal value</w:t>
      </w:r>
      <w:r>
        <w:rPr>
          <w:rFonts w:ascii="Times" w:hAnsi="Times"/>
          <w:color w:val="000000"/>
          <w:sz w:val="27"/>
          <w:szCs w:val="27"/>
        </w:rPr>
        <w:t>:</w:t>
      </w:r>
    </w:p>
    <w:p w14:paraId="703B89BB" w14:textId="77777777" w:rsidR="000C5DE9" w:rsidRDefault="000C5DE9" w:rsidP="000C5DE9">
      <w:pPr>
        <w:numPr>
          <w:ilvl w:val="0"/>
          <w:numId w:val="137"/>
        </w:numPr>
        <w:spacing w:before="100" w:beforeAutospacing="1" w:after="100" w:afterAutospacing="1"/>
        <w:rPr>
          <w:rFonts w:ascii="Times" w:hAnsi="Times"/>
          <w:color w:val="000000"/>
          <w:sz w:val="27"/>
          <w:szCs w:val="27"/>
        </w:rPr>
      </w:pPr>
      <w:r>
        <w:rPr>
          <w:rStyle w:val="Strong"/>
          <w:rFonts w:ascii="Times" w:hAnsi="Times"/>
          <w:color w:val="000000"/>
          <w:sz w:val="27"/>
          <w:szCs w:val="27"/>
        </w:rPr>
        <w:t>Hit quality first</w:t>
      </w:r>
      <w:r>
        <w:rPr>
          <w:rFonts w:ascii="Times" w:hAnsi="Times"/>
          <w:color w:val="000000"/>
          <w:sz w:val="27"/>
          <w:szCs w:val="27"/>
        </w:rPr>
        <w:t>: QC/artifact labeling, dose/kinetics, benchmark sets, developability scoring</w:t>
      </w:r>
    </w:p>
    <w:p w14:paraId="371FB6AE" w14:textId="77777777" w:rsidR="000C5DE9" w:rsidRDefault="000C5DE9" w:rsidP="000C5DE9">
      <w:pPr>
        <w:numPr>
          <w:ilvl w:val="0"/>
          <w:numId w:val="137"/>
        </w:numPr>
        <w:spacing w:before="100" w:beforeAutospacing="1" w:after="100" w:afterAutospacing="1"/>
        <w:rPr>
          <w:rFonts w:ascii="Times" w:hAnsi="Times"/>
          <w:color w:val="000000"/>
          <w:sz w:val="27"/>
          <w:szCs w:val="27"/>
        </w:rPr>
      </w:pPr>
      <w:r>
        <w:rPr>
          <w:rStyle w:val="Strong"/>
          <w:rFonts w:ascii="Times" w:hAnsi="Times"/>
          <w:color w:val="000000"/>
          <w:sz w:val="27"/>
          <w:szCs w:val="27"/>
        </w:rPr>
        <w:t>Precision next</w:t>
      </w:r>
      <w:r>
        <w:rPr>
          <w:rFonts w:ascii="Times" w:hAnsi="Times"/>
          <w:color w:val="000000"/>
          <w:sz w:val="27"/>
          <w:szCs w:val="27"/>
        </w:rPr>
        <w:t>: allelic series, cell-type expansion (targeted), transcriptomic overlays</w:t>
      </w:r>
    </w:p>
    <w:p w14:paraId="56B012B1" w14:textId="77777777" w:rsidR="000C5DE9" w:rsidRDefault="000C5DE9" w:rsidP="000C5DE9">
      <w:pPr>
        <w:numPr>
          <w:ilvl w:val="0"/>
          <w:numId w:val="137"/>
        </w:numPr>
        <w:spacing w:before="100" w:beforeAutospacing="1" w:after="100" w:afterAutospacing="1"/>
        <w:rPr>
          <w:rFonts w:ascii="Times" w:hAnsi="Times"/>
          <w:color w:val="000000"/>
          <w:sz w:val="27"/>
          <w:szCs w:val="27"/>
        </w:rPr>
      </w:pPr>
      <w:r>
        <w:rPr>
          <w:rStyle w:val="Strong"/>
          <w:rFonts w:ascii="Times" w:hAnsi="Times"/>
          <w:color w:val="000000"/>
          <w:sz w:val="27"/>
          <w:szCs w:val="27"/>
        </w:rPr>
        <w:t>Breadth after</w:t>
      </w:r>
      <w:r>
        <w:rPr>
          <w:rFonts w:ascii="Times" w:hAnsi="Times"/>
          <w:color w:val="000000"/>
          <w:sz w:val="27"/>
          <w:szCs w:val="27"/>
        </w:rPr>
        <w:t>: new assay modalities (slice/organoid/in vivo) once in vitro convergence is established</w:t>
      </w:r>
    </w:p>
    <w:p w14:paraId="3BC9F634" w14:textId="77777777" w:rsidR="000C5DE9" w:rsidRDefault="000C5DE9" w:rsidP="000C5DE9">
      <w:pPr>
        <w:numPr>
          <w:ilvl w:val="0"/>
          <w:numId w:val="137"/>
        </w:numPr>
        <w:spacing w:before="100" w:beforeAutospacing="1" w:after="100" w:afterAutospacing="1"/>
        <w:rPr>
          <w:rFonts w:ascii="Times" w:hAnsi="Times"/>
          <w:color w:val="000000"/>
          <w:sz w:val="27"/>
          <w:szCs w:val="27"/>
        </w:rPr>
      </w:pPr>
      <w:r>
        <w:rPr>
          <w:rStyle w:val="Strong"/>
          <w:rFonts w:ascii="Times" w:hAnsi="Times"/>
          <w:color w:val="000000"/>
          <w:sz w:val="27"/>
          <w:szCs w:val="27"/>
        </w:rPr>
        <w:t>Pharma value compounding</w:t>
      </w:r>
      <w:r>
        <w:rPr>
          <w:rFonts w:ascii="Times" w:hAnsi="Times"/>
          <w:color w:val="000000"/>
          <w:sz w:val="27"/>
          <w:szCs w:val="27"/>
        </w:rPr>
        <w:t>: partner data federation + evidence packaging once outputs are consistently reproducible</w:t>
      </w:r>
    </w:p>
    <w:p w14:paraId="4DF703EE" w14:textId="77777777" w:rsidR="000C5DE9" w:rsidRDefault="003B2BA8" w:rsidP="000C5DE9">
      <w:pPr>
        <w:spacing w:after="0"/>
        <w:rPr>
          <w:rFonts w:ascii="Times" w:hAnsi="Times"/>
          <w:sz w:val="27"/>
          <w:szCs w:val="27"/>
        </w:rPr>
      </w:pPr>
      <w:r w:rsidRPr="003B2BA8">
        <w:rPr>
          <w:noProof/>
          <w14:ligatures w14:val="standardContextual"/>
        </w:rPr>
        <w:lastRenderedPageBreak/>
        <w:pict w14:anchorId="55A5FE8B">
          <v:rect id="_x0000_i1039" alt="" style="width:468pt;height:.05pt;mso-width-percent:0;mso-height-percent:0;mso-width-percent:0;mso-height-percent:0" o:hralign="center" o:hrstd="t" o:hr="t" fillcolor="#a0a0a0" stroked="f"/>
        </w:pict>
      </w:r>
    </w:p>
    <w:p w14:paraId="185E8F8A" w14:textId="77777777" w:rsidR="000C5DE9" w:rsidRDefault="000C5DE9" w:rsidP="000C5DE9">
      <w:pPr>
        <w:pStyle w:val="Heading2"/>
        <w:rPr>
          <w:rFonts w:ascii="Times" w:hAnsi="Times"/>
          <w:color w:val="000000"/>
          <w:sz w:val="36"/>
          <w:szCs w:val="36"/>
        </w:rPr>
      </w:pPr>
      <w:r>
        <w:rPr>
          <w:rFonts w:ascii="Times" w:hAnsi="Times"/>
          <w:color w:val="000000"/>
        </w:rPr>
        <w:t>14.4 What “demonstrable value to pharma” looks like as these dimensions expand</w:t>
      </w:r>
    </w:p>
    <w:p w14:paraId="7EB55EF2" w14:textId="77777777" w:rsidR="000C5DE9" w:rsidRDefault="000C5DE9" w:rsidP="000C5DE9">
      <w:pPr>
        <w:pStyle w:val="NormalWeb"/>
        <w:rPr>
          <w:rFonts w:ascii="Times" w:hAnsi="Times"/>
          <w:color w:val="000000"/>
          <w:sz w:val="27"/>
          <w:szCs w:val="27"/>
        </w:rPr>
      </w:pPr>
      <w:r>
        <w:rPr>
          <w:rFonts w:ascii="Times" w:hAnsi="Times"/>
          <w:color w:val="000000"/>
          <w:sz w:val="27"/>
          <w:szCs w:val="27"/>
        </w:rPr>
        <w:t>As these dimensions scale, Quiver can increasingly offer pharma:</w:t>
      </w:r>
    </w:p>
    <w:p w14:paraId="0F086480" w14:textId="77777777" w:rsidR="000C5DE9" w:rsidRDefault="000C5DE9" w:rsidP="000C5DE9">
      <w:pPr>
        <w:numPr>
          <w:ilvl w:val="0"/>
          <w:numId w:val="138"/>
        </w:numPr>
        <w:spacing w:before="100" w:beforeAutospacing="1" w:after="100" w:afterAutospacing="1"/>
        <w:rPr>
          <w:rFonts w:ascii="Times" w:hAnsi="Times"/>
          <w:color w:val="000000"/>
          <w:sz w:val="27"/>
          <w:szCs w:val="27"/>
        </w:rPr>
      </w:pPr>
      <w:r>
        <w:rPr>
          <w:rStyle w:val="Strong"/>
          <w:rFonts w:ascii="Times" w:hAnsi="Times"/>
          <w:color w:val="000000"/>
          <w:sz w:val="27"/>
          <w:szCs w:val="27"/>
        </w:rPr>
        <w:t>Mechanism-linked phenotypic rescue</w:t>
      </w:r>
      <w:r>
        <w:rPr>
          <w:rFonts w:ascii="Times" w:hAnsi="Times"/>
          <w:color w:val="000000"/>
          <w:sz w:val="27"/>
          <w:szCs w:val="27"/>
        </w:rPr>
        <w:t> (not just “hits”)</w:t>
      </w:r>
    </w:p>
    <w:p w14:paraId="50043C45" w14:textId="77777777" w:rsidR="000C5DE9" w:rsidRDefault="000C5DE9" w:rsidP="000C5DE9">
      <w:pPr>
        <w:numPr>
          <w:ilvl w:val="0"/>
          <w:numId w:val="138"/>
        </w:numPr>
        <w:spacing w:before="100" w:beforeAutospacing="1" w:after="100" w:afterAutospacing="1"/>
        <w:rPr>
          <w:rFonts w:ascii="Times" w:hAnsi="Times"/>
          <w:color w:val="000000"/>
          <w:sz w:val="27"/>
          <w:szCs w:val="27"/>
        </w:rPr>
      </w:pPr>
      <w:r>
        <w:rPr>
          <w:rStyle w:val="Strong"/>
          <w:rFonts w:ascii="Times" w:hAnsi="Times"/>
          <w:color w:val="000000"/>
          <w:sz w:val="27"/>
          <w:szCs w:val="27"/>
        </w:rPr>
        <w:t>Cross-program leverage</w:t>
      </w:r>
      <w:r>
        <w:rPr>
          <w:rFonts w:ascii="Times" w:hAnsi="Times"/>
          <w:color w:val="000000"/>
          <w:sz w:val="27"/>
          <w:szCs w:val="27"/>
        </w:rPr>
        <w:t> (common nodes across multiple assets)</w:t>
      </w:r>
    </w:p>
    <w:p w14:paraId="4D88FEA1" w14:textId="77777777" w:rsidR="000C5DE9" w:rsidRDefault="000C5DE9" w:rsidP="000C5DE9">
      <w:pPr>
        <w:numPr>
          <w:ilvl w:val="0"/>
          <w:numId w:val="138"/>
        </w:numPr>
        <w:spacing w:before="100" w:beforeAutospacing="1" w:after="100" w:afterAutospacing="1"/>
        <w:rPr>
          <w:rFonts w:ascii="Times" w:hAnsi="Times"/>
          <w:color w:val="000000"/>
          <w:sz w:val="27"/>
          <w:szCs w:val="27"/>
        </w:rPr>
      </w:pPr>
      <w:r>
        <w:rPr>
          <w:rStyle w:val="Strong"/>
          <w:rFonts w:ascii="Times" w:hAnsi="Times"/>
          <w:color w:val="000000"/>
          <w:sz w:val="27"/>
          <w:szCs w:val="27"/>
        </w:rPr>
        <w:t>Portfolio mapping</w:t>
      </w:r>
      <w:r>
        <w:rPr>
          <w:rFonts w:ascii="Times" w:hAnsi="Times"/>
          <w:color w:val="000000"/>
          <w:sz w:val="27"/>
          <w:szCs w:val="27"/>
        </w:rPr>
        <w:t> (where their compounds/targets sit in functional space)</w:t>
      </w:r>
    </w:p>
    <w:p w14:paraId="1B9D3EFB" w14:textId="77777777" w:rsidR="000C5DE9" w:rsidRDefault="000C5DE9" w:rsidP="000C5DE9">
      <w:pPr>
        <w:numPr>
          <w:ilvl w:val="0"/>
          <w:numId w:val="138"/>
        </w:numPr>
        <w:spacing w:before="100" w:beforeAutospacing="1" w:after="100" w:afterAutospacing="1"/>
        <w:rPr>
          <w:rFonts w:ascii="Times" w:hAnsi="Times"/>
          <w:color w:val="000000"/>
          <w:sz w:val="27"/>
          <w:szCs w:val="27"/>
        </w:rPr>
      </w:pPr>
      <w:r>
        <w:rPr>
          <w:rStyle w:val="Strong"/>
          <w:rFonts w:ascii="Times" w:hAnsi="Times"/>
          <w:color w:val="000000"/>
          <w:sz w:val="27"/>
          <w:szCs w:val="27"/>
        </w:rPr>
        <w:t>Decision-grade evidence packages</w:t>
      </w:r>
      <w:r>
        <w:rPr>
          <w:rFonts w:ascii="Times" w:hAnsi="Times"/>
          <w:color w:val="000000"/>
          <w:sz w:val="27"/>
          <w:szCs w:val="27"/>
        </w:rPr>
        <w:t> (auditable, reproducible, partner-ready)</w:t>
      </w:r>
    </w:p>
    <w:p w14:paraId="7A85EA83" w14:textId="77777777" w:rsidR="000C5DE9" w:rsidRDefault="000C5DE9" w:rsidP="000C5DE9">
      <w:pPr>
        <w:pStyle w:val="NormalWeb"/>
        <w:rPr>
          <w:rFonts w:ascii="Times" w:hAnsi="Times"/>
          <w:sz w:val="27"/>
          <w:szCs w:val="27"/>
        </w:rPr>
      </w:pPr>
      <w:r>
        <w:rPr>
          <w:rFonts w:ascii="Times" w:hAnsi="Times"/>
          <w:color w:val="000000"/>
          <w:sz w:val="27"/>
          <w:szCs w:val="27"/>
        </w:rPr>
        <w:t>This is how Sapphire transitions from a powerful internal OS to a partner-facing discovery engine.</w:t>
      </w:r>
    </w:p>
    <w:p w14:paraId="7E82A0CB" w14:textId="77777777" w:rsidR="000C5DE9" w:rsidRDefault="003B2BA8" w:rsidP="000C5DE9">
      <w:pPr>
        <w:rPr>
          <w:rFonts w:ascii="Times" w:hAnsi="Times"/>
          <w:sz w:val="27"/>
          <w:szCs w:val="27"/>
        </w:rPr>
      </w:pPr>
      <w:r w:rsidRPr="003B2BA8">
        <w:rPr>
          <w:noProof/>
          <w14:ligatures w14:val="standardContextual"/>
        </w:rPr>
        <w:pict w14:anchorId="5E24356B">
          <v:rect id="_x0000_i1038" alt="" style="width:468pt;height:.05pt;mso-width-percent:0;mso-height-percent:0;mso-width-percent:0;mso-height-percent:0" o:hralign="center" o:hrstd="t" o:hr="t" fillcolor="#a0a0a0" stroked="f"/>
        </w:pict>
      </w:r>
    </w:p>
    <w:p w14:paraId="745F79AA" w14:textId="77777777" w:rsidR="000C5DE9" w:rsidRDefault="000C5DE9" w:rsidP="000C5DE9">
      <w:pPr>
        <w:pStyle w:val="Heading1"/>
        <w:rPr>
          <w:rFonts w:ascii="Times" w:hAnsi="Times"/>
          <w:color w:val="000000"/>
          <w:sz w:val="48"/>
          <w:szCs w:val="48"/>
        </w:rPr>
      </w:pPr>
      <w:r>
        <w:rPr>
          <w:rFonts w:ascii="Times" w:hAnsi="Times"/>
          <w:color w:val="000000"/>
        </w:rPr>
        <w:t>Chapter 15</w:t>
      </w:r>
    </w:p>
    <w:p w14:paraId="0DCB5A95" w14:textId="77777777" w:rsidR="000C5DE9" w:rsidRDefault="000C5DE9" w:rsidP="000C5DE9">
      <w:pPr>
        <w:pStyle w:val="Heading2"/>
        <w:rPr>
          <w:rFonts w:ascii="Times" w:hAnsi="Times"/>
          <w:color w:val="000000"/>
        </w:rPr>
      </w:pPr>
      <w:r>
        <w:rPr>
          <w:rFonts w:ascii="Times" w:hAnsi="Times"/>
          <w:color w:val="000000"/>
        </w:rPr>
        <w:t>The Economic Impact of the Platform as It Develops</w:t>
      </w:r>
    </w:p>
    <w:p w14:paraId="4D5EC84A" w14:textId="77777777" w:rsidR="000C5DE9" w:rsidRDefault="000C5DE9" w:rsidP="000C5DE9">
      <w:pPr>
        <w:pStyle w:val="NormalWeb"/>
        <w:rPr>
          <w:rFonts w:ascii="Times" w:hAnsi="Times"/>
          <w:color w:val="000000"/>
          <w:sz w:val="27"/>
          <w:szCs w:val="27"/>
        </w:rPr>
      </w:pPr>
      <w:r>
        <w:rPr>
          <w:rFonts w:ascii="Times" w:hAnsi="Times"/>
          <w:color w:val="000000"/>
          <w:sz w:val="27"/>
          <w:szCs w:val="27"/>
        </w:rPr>
        <w:t>The economic value of Quiver–Sapphire does not come from isolated program wins; it comes from </w:t>
      </w:r>
      <w:r>
        <w:rPr>
          <w:rStyle w:val="Strong"/>
          <w:rFonts w:ascii="Times" w:hAnsi="Times"/>
          <w:color w:val="000000"/>
          <w:sz w:val="27"/>
          <w:szCs w:val="27"/>
        </w:rPr>
        <w:t>systematic reductions in uncertainty</w:t>
      </w:r>
      <w:r>
        <w:rPr>
          <w:rFonts w:ascii="Times" w:hAnsi="Times"/>
          <w:color w:val="000000"/>
          <w:sz w:val="27"/>
          <w:szCs w:val="27"/>
        </w:rPr>
        <w:t> that compound across programs, modalities, and time. This chapter quantifies how those reductions translate into (i) higher probability-adjusted value (NPV), (ii) lower capital at risk, (iii) faster cycle times, and (iv) reusable assets that increase returns with scale.</w:t>
      </w:r>
    </w:p>
    <w:p w14:paraId="4836A7A2" w14:textId="77777777" w:rsidR="000C5DE9" w:rsidRDefault="003B2BA8" w:rsidP="000C5DE9">
      <w:pPr>
        <w:rPr>
          <w:rFonts w:ascii="Times" w:hAnsi="Times"/>
          <w:sz w:val="27"/>
          <w:szCs w:val="27"/>
        </w:rPr>
      </w:pPr>
      <w:r w:rsidRPr="003B2BA8">
        <w:rPr>
          <w:noProof/>
          <w14:ligatures w14:val="standardContextual"/>
        </w:rPr>
        <w:pict w14:anchorId="56A8A445">
          <v:rect id="_x0000_i1037" alt="" style="width:468pt;height:.05pt;mso-width-percent:0;mso-height-percent:0;mso-width-percent:0;mso-height-percent:0" o:hralign="center" o:hrstd="t" o:hr="t" fillcolor="#a0a0a0" stroked="f"/>
        </w:pict>
      </w:r>
    </w:p>
    <w:p w14:paraId="73C9C924" w14:textId="77777777" w:rsidR="000C5DE9" w:rsidRDefault="000C5DE9" w:rsidP="000C5DE9">
      <w:pPr>
        <w:pStyle w:val="Heading2"/>
        <w:rPr>
          <w:rFonts w:ascii="Times" w:hAnsi="Times"/>
          <w:color w:val="000000"/>
          <w:sz w:val="36"/>
          <w:szCs w:val="36"/>
        </w:rPr>
      </w:pPr>
      <w:r>
        <w:rPr>
          <w:rFonts w:ascii="Times" w:hAnsi="Times"/>
          <w:color w:val="000000"/>
        </w:rPr>
        <w:t>15.1 Baseline economics of CNS discovery (counterfactual)</w:t>
      </w:r>
    </w:p>
    <w:p w14:paraId="1F365B5F" w14:textId="77777777" w:rsidR="000C5DE9" w:rsidRDefault="000C5DE9" w:rsidP="000C5DE9">
      <w:pPr>
        <w:pStyle w:val="NormalWeb"/>
        <w:rPr>
          <w:rFonts w:ascii="Times" w:hAnsi="Times"/>
          <w:color w:val="000000"/>
          <w:sz w:val="27"/>
          <w:szCs w:val="27"/>
        </w:rPr>
      </w:pPr>
      <w:r>
        <w:rPr>
          <w:rFonts w:ascii="Times" w:hAnsi="Times"/>
          <w:color w:val="000000"/>
          <w:sz w:val="27"/>
          <w:szCs w:val="27"/>
        </w:rPr>
        <w:t>To quantify uplift, we begin with conservative industry baselines for CNS programs initiated at </w:t>
      </w:r>
      <w:r>
        <w:rPr>
          <w:rStyle w:val="Strong"/>
          <w:rFonts w:ascii="Times" w:hAnsi="Times"/>
          <w:color w:val="000000"/>
          <w:sz w:val="27"/>
          <w:szCs w:val="27"/>
        </w:rPr>
        <w:t>preclinical target selection</w:t>
      </w:r>
      <w:r>
        <w:rPr>
          <w:rFonts w:ascii="Times" w:hAnsi="Times"/>
          <w:color w:val="000000"/>
          <w:sz w:val="27"/>
          <w:szCs w:val="27"/>
        </w:rPr>
        <w:t>:</w:t>
      </w:r>
    </w:p>
    <w:p w14:paraId="035C1791" w14:textId="77777777" w:rsidR="000C5DE9" w:rsidRDefault="000C5DE9" w:rsidP="000C5DE9">
      <w:pPr>
        <w:numPr>
          <w:ilvl w:val="0"/>
          <w:numId w:val="139"/>
        </w:numPr>
        <w:spacing w:before="100" w:beforeAutospacing="1" w:after="100" w:afterAutospacing="1"/>
        <w:rPr>
          <w:rFonts w:ascii="Times" w:hAnsi="Times"/>
          <w:color w:val="000000"/>
          <w:sz w:val="27"/>
          <w:szCs w:val="27"/>
        </w:rPr>
      </w:pPr>
      <w:r>
        <w:rPr>
          <w:rStyle w:val="Strong"/>
          <w:rFonts w:ascii="Times" w:hAnsi="Times"/>
          <w:color w:val="000000"/>
          <w:sz w:val="27"/>
          <w:szCs w:val="27"/>
        </w:rPr>
        <w:t>Cost to Phase IIa (PoC):</w:t>
      </w:r>
      <w:r>
        <w:rPr>
          <w:rFonts w:ascii="Times" w:hAnsi="Times"/>
          <w:color w:val="000000"/>
          <w:sz w:val="27"/>
          <w:szCs w:val="27"/>
        </w:rPr>
        <w:t> $250–$400M</w:t>
      </w:r>
    </w:p>
    <w:p w14:paraId="7F00D729" w14:textId="77777777" w:rsidR="000C5DE9" w:rsidRDefault="000C5DE9" w:rsidP="000C5DE9">
      <w:pPr>
        <w:numPr>
          <w:ilvl w:val="0"/>
          <w:numId w:val="139"/>
        </w:numPr>
        <w:spacing w:before="100" w:beforeAutospacing="1" w:after="100" w:afterAutospacing="1"/>
        <w:rPr>
          <w:rFonts w:ascii="Times" w:hAnsi="Times"/>
          <w:color w:val="000000"/>
          <w:sz w:val="27"/>
          <w:szCs w:val="27"/>
        </w:rPr>
      </w:pPr>
      <w:r>
        <w:rPr>
          <w:rStyle w:val="Strong"/>
          <w:rFonts w:ascii="Times" w:hAnsi="Times"/>
          <w:color w:val="000000"/>
          <w:sz w:val="27"/>
          <w:szCs w:val="27"/>
        </w:rPr>
        <w:t>Time to Phase IIa:</w:t>
      </w:r>
      <w:r>
        <w:rPr>
          <w:rFonts w:ascii="Times" w:hAnsi="Times"/>
          <w:color w:val="000000"/>
          <w:sz w:val="27"/>
          <w:szCs w:val="27"/>
        </w:rPr>
        <w:t> 6–8 years</w:t>
      </w:r>
    </w:p>
    <w:p w14:paraId="5E4B36A8" w14:textId="77777777" w:rsidR="000C5DE9" w:rsidRDefault="000C5DE9" w:rsidP="000C5DE9">
      <w:pPr>
        <w:numPr>
          <w:ilvl w:val="0"/>
          <w:numId w:val="139"/>
        </w:numPr>
        <w:spacing w:before="100" w:beforeAutospacing="1" w:after="100" w:afterAutospacing="1"/>
        <w:rPr>
          <w:rFonts w:ascii="Times" w:hAnsi="Times"/>
          <w:color w:val="000000"/>
          <w:sz w:val="27"/>
          <w:szCs w:val="27"/>
        </w:rPr>
      </w:pPr>
      <w:r>
        <w:rPr>
          <w:rStyle w:val="Strong"/>
          <w:rFonts w:ascii="Times" w:hAnsi="Times"/>
          <w:color w:val="000000"/>
          <w:sz w:val="27"/>
          <w:szCs w:val="27"/>
        </w:rPr>
        <w:t>PoS (Preclinical → Phase IIa):</w:t>
      </w:r>
      <w:r>
        <w:rPr>
          <w:rFonts w:ascii="Times" w:hAnsi="Times"/>
          <w:color w:val="000000"/>
          <w:sz w:val="27"/>
          <w:szCs w:val="27"/>
        </w:rPr>
        <w:t> ~10–15%</w:t>
      </w:r>
    </w:p>
    <w:p w14:paraId="067CA121" w14:textId="77777777" w:rsidR="000C5DE9" w:rsidRDefault="000C5DE9" w:rsidP="000C5DE9">
      <w:pPr>
        <w:numPr>
          <w:ilvl w:val="0"/>
          <w:numId w:val="139"/>
        </w:numPr>
        <w:spacing w:before="100" w:beforeAutospacing="1" w:after="100" w:afterAutospacing="1"/>
        <w:rPr>
          <w:rFonts w:ascii="Times" w:hAnsi="Times"/>
          <w:color w:val="000000"/>
          <w:sz w:val="27"/>
          <w:szCs w:val="27"/>
        </w:rPr>
      </w:pPr>
      <w:r>
        <w:rPr>
          <w:rStyle w:val="Strong"/>
          <w:rFonts w:ascii="Times" w:hAnsi="Times"/>
          <w:color w:val="000000"/>
          <w:sz w:val="27"/>
          <w:szCs w:val="27"/>
        </w:rPr>
        <w:t>Late-stage attrition driver:</w:t>
      </w:r>
      <w:r>
        <w:rPr>
          <w:rFonts w:ascii="Times" w:hAnsi="Times"/>
          <w:color w:val="000000"/>
          <w:sz w:val="27"/>
          <w:szCs w:val="27"/>
        </w:rPr>
        <w:t> lack of human-relevant efficacy</w:t>
      </w:r>
    </w:p>
    <w:p w14:paraId="763E1726" w14:textId="77777777" w:rsidR="000C5DE9" w:rsidRDefault="000C5DE9" w:rsidP="000C5DE9">
      <w:pPr>
        <w:pStyle w:val="NormalWeb"/>
        <w:rPr>
          <w:rFonts w:ascii="Times" w:hAnsi="Times"/>
          <w:color w:val="000000"/>
          <w:sz w:val="27"/>
          <w:szCs w:val="27"/>
        </w:rPr>
      </w:pPr>
      <w:r>
        <w:rPr>
          <w:rFonts w:ascii="Times" w:hAnsi="Times"/>
          <w:color w:val="000000"/>
          <w:sz w:val="27"/>
          <w:szCs w:val="27"/>
        </w:rPr>
        <w:t>Define baseline expected value for a single asset:</w:t>
      </w:r>
    </w:p>
    <w:p w14:paraId="470AF46E" w14:textId="77777777" w:rsidR="000C5DE9" w:rsidRDefault="000C5DE9" w:rsidP="000C5DE9">
      <w:pPr>
        <w:pStyle w:val="NormalWeb"/>
        <w:rPr>
          <w:rFonts w:ascii="Times" w:hAnsi="Times"/>
          <w:color w:val="000000"/>
          <w:sz w:val="27"/>
          <w:szCs w:val="27"/>
        </w:rPr>
      </w:pPr>
      <w:r>
        <w:rPr>
          <w:rFonts w:ascii="Times" w:hAnsi="Times"/>
          <w:color w:val="000000"/>
          <w:sz w:val="27"/>
          <w:szCs w:val="27"/>
        </w:rPr>
        <w:lastRenderedPageBreak/>
        <w:t>$$ \text{rNPV}</w:t>
      </w:r>
      <w:r>
        <w:rPr>
          <w:rStyle w:val="Emphasis"/>
          <w:rFonts w:ascii="Times" w:hAnsi="Times"/>
          <w:color w:val="000000"/>
          <w:sz w:val="27"/>
          <w:szCs w:val="27"/>
        </w:rPr>
        <w:t>{\text{baseline}} \approx \sum</w:t>
      </w:r>
      <w:r>
        <w:rPr>
          <w:rFonts w:ascii="Times" w:hAnsi="Times"/>
          <w:color w:val="000000"/>
          <w:sz w:val="27"/>
          <w:szCs w:val="27"/>
        </w:rPr>
        <w:t>{t} \frac{P(\text{success}_t)\times \text{Payoff}_t - \text{Cost}_t}{(1+r)^t} $$</w:t>
      </w:r>
    </w:p>
    <w:p w14:paraId="0A5001E5" w14:textId="77777777" w:rsidR="000C5DE9" w:rsidRDefault="000C5DE9" w:rsidP="000C5DE9">
      <w:pPr>
        <w:pStyle w:val="NormalWeb"/>
        <w:rPr>
          <w:rFonts w:ascii="Times" w:hAnsi="Times"/>
          <w:color w:val="000000"/>
          <w:sz w:val="27"/>
          <w:szCs w:val="27"/>
        </w:rPr>
      </w:pPr>
      <w:r>
        <w:rPr>
          <w:rFonts w:ascii="Times" w:hAnsi="Times"/>
          <w:color w:val="000000"/>
          <w:sz w:val="27"/>
          <w:szCs w:val="27"/>
        </w:rPr>
        <w:t>For CNS, this often yields </w:t>
      </w:r>
      <w:r>
        <w:rPr>
          <w:rStyle w:val="Strong"/>
          <w:rFonts w:ascii="Times" w:hAnsi="Times"/>
          <w:color w:val="000000"/>
          <w:sz w:val="27"/>
          <w:szCs w:val="27"/>
        </w:rPr>
        <w:t>negative or marginal rNPV</w:t>
      </w:r>
      <w:r>
        <w:rPr>
          <w:rFonts w:ascii="Times" w:hAnsi="Times"/>
          <w:color w:val="000000"/>
          <w:sz w:val="27"/>
          <w:szCs w:val="27"/>
        </w:rPr>
        <w:t> at program start unless partnered early.</w:t>
      </w:r>
    </w:p>
    <w:p w14:paraId="3A65712E" w14:textId="77777777" w:rsidR="000C5DE9" w:rsidRDefault="003B2BA8" w:rsidP="000C5DE9">
      <w:pPr>
        <w:rPr>
          <w:rFonts w:ascii="Times" w:hAnsi="Times"/>
          <w:sz w:val="27"/>
          <w:szCs w:val="27"/>
        </w:rPr>
      </w:pPr>
      <w:r w:rsidRPr="003B2BA8">
        <w:rPr>
          <w:noProof/>
          <w14:ligatures w14:val="standardContextual"/>
        </w:rPr>
        <w:pict w14:anchorId="45CCA452">
          <v:rect id="_x0000_i1036" alt="" style="width:468pt;height:.05pt;mso-width-percent:0;mso-height-percent:0;mso-width-percent:0;mso-height-percent:0" o:hralign="center" o:hrstd="t" o:hr="t" fillcolor="#a0a0a0" stroked="f"/>
        </w:pict>
      </w:r>
    </w:p>
    <w:p w14:paraId="60B3B405" w14:textId="77777777" w:rsidR="000C5DE9" w:rsidRDefault="000C5DE9" w:rsidP="000C5DE9">
      <w:pPr>
        <w:pStyle w:val="Heading2"/>
        <w:rPr>
          <w:rFonts w:ascii="Times" w:hAnsi="Times"/>
          <w:color w:val="000000"/>
          <w:sz w:val="36"/>
          <w:szCs w:val="36"/>
        </w:rPr>
      </w:pPr>
      <w:r>
        <w:rPr>
          <w:rFonts w:ascii="Times" w:hAnsi="Times"/>
          <w:color w:val="000000"/>
        </w:rPr>
        <w:t>15.2 Value creation levers unique to Quiver–Sapphire</w:t>
      </w:r>
    </w:p>
    <w:p w14:paraId="690E1A80"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Quiver–Sapphire creates value through </w:t>
      </w:r>
      <w:r>
        <w:rPr>
          <w:rStyle w:val="Strong"/>
          <w:rFonts w:ascii="Times" w:hAnsi="Times"/>
          <w:color w:val="000000"/>
          <w:sz w:val="27"/>
          <w:szCs w:val="27"/>
        </w:rPr>
        <w:t>four primary levers</w:t>
      </w:r>
      <w:r>
        <w:rPr>
          <w:rFonts w:ascii="Times" w:hAnsi="Times"/>
          <w:color w:val="000000"/>
          <w:sz w:val="27"/>
          <w:szCs w:val="27"/>
        </w:rPr>
        <w:t>, each quantifiable:</w:t>
      </w:r>
    </w:p>
    <w:p w14:paraId="5D1B95E9" w14:textId="77777777" w:rsidR="000C5DE9" w:rsidRDefault="000C5DE9" w:rsidP="000C5DE9">
      <w:pPr>
        <w:numPr>
          <w:ilvl w:val="0"/>
          <w:numId w:val="140"/>
        </w:numPr>
        <w:spacing w:before="100" w:beforeAutospacing="1" w:after="100" w:afterAutospacing="1"/>
        <w:rPr>
          <w:rFonts w:ascii="Times" w:hAnsi="Times"/>
          <w:color w:val="000000"/>
          <w:sz w:val="27"/>
          <w:szCs w:val="27"/>
        </w:rPr>
      </w:pPr>
      <w:r>
        <w:rPr>
          <w:rStyle w:val="Strong"/>
          <w:rFonts w:ascii="Times" w:hAnsi="Times"/>
          <w:color w:val="000000"/>
          <w:sz w:val="27"/>
          <w:szCs w:val="27"/>
        </w:rPr>
        <w:t>Earlier de-risking</w:t>
      </w:r>
      <w:r>
        <w:rPr>
          <w:rFonts w:ascii="Times" w:hAnsi="Times"/>
          <w:color w:val="000000"/>
          <w:sz w:val="27"/>
          <w:szCs w:val="27"/>
        </w:rPr>
        <w:t> (↑ PoS, ↓ sunk cost)</w:t>
      </w:r>
    </w:p>
    <w:p w14:paraId="0652FDB0" w14:textId="77777777" w:rsidR="000C5DE9" w:rsidRDefault="000C5DE9" w:rsidP="000C5DE9">
      <w:pPr>
        <w:numPr>
          <w:ilvl w:val="0"/>
          <w:numId w:val="140"/>
        </w:numPr>
        <w:spacing w:before="100" w:beforeAutospacing="1" w:after="100" w:afterAutospacing="1"/>
        <w:rPr>
          <w:rFonts w:ascii="Times" w:hAnsi="Times"/>
          <w:color w:val="000000"/>
          <w:sz w:val="27"/>
          <w:szCs w:val="27"/>
        </w:rPr>
      </w:pPr>
      <w:r>
        <w:rPr>
          <w:rStyle w:val="Strong"/>
          <w:rFonts w:ascii="Times" w:hAnsi="Times"/>
          <w:color w:val="000000"/>
          <w:sz w:val="27"/>
          <w:szCs w:val="27"/>
        </w:rPr>
        <w:t>Cycle-time compression</w:t>
      </w:r>
      <w:r>
        <w:rPr>
          <w:rFonts w:ascii="Times" w:hAnsi="Times"/>
          <w:color w:val="000000"/>
          <w:sz w:val="27"/>
          <w:szCs w:val="27"/>
        </w:rPr>
        <w:t> (↓ time, ↓ discounting)</w:t>
      </w:r>
    </w:p>
    <w:p w14:paraId="38DB0DF2" w14:textId="77777777" w:rsidR="000C5DE9" w:rsidRDefault="000C5DE9" w:rsidP="000C5DE9">
      <w:pPr>
        <w:numPr>
          <w:ilvl w:val="0"/>
          <w:numId w:val="140"/>
        </w:numPr>
        <w:spacing w:before="100" w:beforeAutospacing="1" w:after="100" w:afterAutospacing="1"/>
        <w:rPr>
          <w:rFonts w:ascii="Times" w:hAnsi="Times"/>
          <w:color w:val="000000"/>
          <w:sz w:val="27"/>
          <w:szCs w:val="27"/>
        </w:rPr>
      </w:pPr>
      <w:r>
        <w:rPr>
          <w:rStyle w:val="Strong"/>
          <w:rFonts w:ascii="Times" w:hAnsi="Times"/>
          <w:color w:val="000000"/>
          <w:sz w:val="27"/>
          <w:szCs w:val="27"/>
        </w:rPr>
        <w:t>Hit quality improvement</w:t>
      </w:r>
      <w:r>
        <w:rPr>
          <w:rFonts w:ascii="Times" w:hAnsi="Times"/>
          <w:color w:val="000000"/>
          <w:sz w:val="27"/>
          <w:szCs w:val="27"/>
        </w:rPr>
        <w:t> (↑ downstream efficiency)</w:t>
      </w:r>
    </w:p>
    <w:p w14:paraId="46B2E1EB" w14:textId="77777777" w:rsidR="000C5DE9" w:rsidRDefault="000C5DE9" w:rsidP="000C5DE9">
      <w:pPr>
        <w:numPr>
          <w:ilvl w:val="0"/>
          <w:numId w:val="140"/>
        </w:numPr>
        <w:spacing w:before="100" w:beforeAutospacing="1" w:after="100" w:afterAutospacing="1"/>
        <w:rPr>
          <w:rFonts w:ascii="Times" w:hAnsi="Times"/>
          <w:color w:val="000000"/>
          <w:sz w:val="27"/>
          <w:szCs w:val="27"/>
        </w:rPr>
      </w:pPr>
      <w:r>
        <w:rPr>
          <w:rStyle w:val="Strong"/>
          <w:rFonts w:ascii="Times" w:hAnsi="Times"/>
          <w:color w:val="000000"/>
          <w:sz w:val="27"/>
          <w:szCs w:val="27"/>
        </w:rPr>
        <w:t>Portfolio leverage</w:t>
      </w:r>
      <w:r>
        <w:rPr>
          <w:rFonts w:ascii="Times" w:hAnsi="Times"/>
          <w:color w:val="000000"/>
          <w:sz w:val="27"/>
          <w:szCs w:val="27"/>
        </w:rPr>
        <w:t> (reuse across programs)</w:t>
      </w:r>
    </w:p>
    <w:p w14:paraId="5791C884" w14:textId="77777777" w:rsidR="000C5DE9" w:rsidRDefault="000C5DE9" w:rsidP="000C5DE9">
      <w:pPr>
        <w:pStyle w:val="NormalWeb"/>
        <w:rPr>
          <w:rFonts w:ascii="Times" w:hAnsi="Times"/>
          <w:color w:val="000000"/>
          <w:sz w:val="27"/>
          <w:szCs w:val="27"/>
        </w:rPr>
      </w:pPr>
      <w:r>
        <w:rPr>
          <w:rFonts w:ascii="Times" w:hAnsi="Times"/>
          <w:color w:val="000000"/>
          <w:sz w:val="27"/>
          <w:szCs w:val="27"/>
        </w:rPr>
        <w:t>We quantify each below.</w:t>
      </w:r>
    </w:p>
    <w:p w14:paraId="0EC6491F" w14:textId="77777777" w:rsidR="000C5DE9" w:rsidRDefault="003B2BA8" w:rsidP="000C5DE9">
      <w:pPr>
        <w:rPr>
          <w:rFonts w:ascii="Times" w:hAnsi="Times"/>
          <w:sz w:val="27"/>
          <w:szCs w:val="27"/>
        </w:rPr>
      </w:pPr>
      <w:r w:rsidRPr="003B2BA8">
        <w:rPr>
          <w:noProof/>
          <w14:ligatures w14:val="standardContextual"/>
        </w:rPr>
        <w:pict w14:anchorId="332E65CA">
          <v:rect id="_x0000_i1035" alt="" style="width:468pt;height:.05pt;mso-width-percent:0;mso-height-percent:0;mso-width-percent:0;mso-height-percent:0" o:hralign="center" o:hrstd="t" o:hr="t" fillcolor="#a0a0a0" stroked="f"/>
        </w:pict>
      </w:r>
    </w:p>
    <w:p w14:paraId="67EFE394" w14:textId="77777777" w:rsidR="000C5DE9" w:rsidRDefault="000C5DE9" w:rsidP="000C5DE9">
      <w:pPr>
        <w:pStyle w:val="Heading2"/>
        <w:rPr>
          <w:rFonts w:ascii="Times" w:hAnsi="Times"/>
          <w:color w:val="000000"/>
          <w:sz w:val="36"/>
          <w:szCs w:val="36"/>
        </w:rPr>
      </w:pPr>
      <w:r>
        <w:rPr>
          <w:rFonts w:ascii="Times" w:hAnsi="Times"/>
          <w:color w:val="000000"/>
        </w:rPr>
        <w:t>15.3 Earlier de-risking: increasing probability of success</w:t>
      </w:r>
    </w:p>
    <w:p w14:paraId="78FAA33E" w14:textId="77777777" w:rsidR="000C5DE9" w:rsidRDefault="000C5DE9" w:rsidP="000C5DE9">
      <w:pPr>
        <w:pStyle w:val="Heading3"/>
        <w:rPr>
          <w:rFonts w:ascii="Times" w:hAnsi="Times"/>
          <w:color w:val="000000"/>
        </w:rPr>
      </w:pPr>
      <w:r>
        <w:rPr>
          <w:rFonts w:ascii="Times" w:hAnsi="Times"/>
          <w:color w:val="000000"/>
        </w:rPr>
        <w:t>Mechanism</w:t>
      </w:r>
    </w:p>
    <w:p w14:paraId="425572BE" w14:textId="77777777" w:rsidR="000C5DE9" w:rsidRDefault="000C5DE9" w:rsidP="000C5DE9">
      <w:pPr>
        <w:pStyle w:val="NormalWeb"/>
        <w:rPr>
          <w:rFonts w:ascii="Times" w:hAnsi="Times"/>
          <w:color w:val="000000"/>
          <w:sz w:val="27"/>
          <w:szCs w:val="27"/>
        </w:rPr>
      </w:pPr>
      <w:r>
        <w:rPr>
          <w:rFonts w:ascii="Times" w:hAnsi="Times"/>
          <w:color w:val="000000"/>
          <w:sz w:val="27"/>
          <w:szCs w:val="27"/>
        </w:rPr>
        <w:t>Functional, human-cell phenotyping removes weak hypotheses </w:t>
      </w:r>
      <w:r>
        <w:rPr>
          <w:rStyle w:val="Strong"/>
          <w:rFonts w:ascii="Times" w:hAnsi="Times"/>
          <w:color w:val="000000"/>
          <w:sz w:val="27"/>
          <w:szCs w:val="27"/>
        </w:rPr>
        <w:t>before</w:t>
      </w:r>
      <w:r>
        <w:rPr>
          <w:rFonts w:ascii="Times" w:hAnsi="Times"/>
          <w:color w:val="000000"/>
          <w:sz w:val="27"/>
          <w:szCs w:val="27"/>
        </w:rPr>
        <w:t> chemistry scale-up or animal PoC.</w:t>
      </w:r>
    </w:p>
    <w:p w14:paraId="631FA82E" w14:textId="77777777" w:rsidR="000C5DE9" w:rsidRDefault="000C5DE9" w:rsidP="000C5DE9">
      <w:pPr>
        <w:pStyle w:val="Heading3"/>
        <w:rPr>
          <w:rFonts w:ascii="Times" w:hAnsi="Times"/>
          <w:color w:val="000000"/>
          <w:sz w:val="27"/>
          <w:szCs w:val="27"/>
        </w:rPr>
      </w:pPr>
      <w:r>
        <w:rPr>
          <w:rFonts w:ascii="Times" w:hAnsi="Times"/>
          <w:color w:val="000000"/>
        </w:rPr>
        <w:t>Quantitative impact</w:t>
      </w:r>
    </w:p>
    <w:p w14:paraId="5083DFA6" w14:textId="77777777" w:rsidR="000C5DE9" w:rsidRDefault="000C5DE9" w:rsidP="000C5DE9">
      <w:pPr>
        <w:pStyle w:val="NormalWeb"/>
        <w:rPr>
          <w:rFonts w:ascii="Times" w:hAnsi="Times"/>
          <w:color w:val="000000"/>
          <w:sz w:val="27"/>
          <w:szCs w:val="27"/>
        </w:rPr>
      </w:pPr>
      <w:r>
        <w:rPr>
          <w:rFonts w:ascii="Times" w:hAnsi="Times"/>
          <w:color w:val="000000"/>
          <w:sz w:val="27"/>
          <w:szCs w:val="27"/>
        </w:rPr>
        <w:t>Empirically plausible improvements (conservative):</w:t>
      </w:r>
    </w:p>
    <w:p w14:paraId="6E27D591" w14:textId="77777777" w:rsidR="000C5DE9" w:rsidRDefault="000C5DE9" w:rsidP="000C5DE9">
      <w:pPr>
        <w:numPr>
          <w:ilvl w:val="0"/>
          <w:numId w:val="141"/>
        </w:numPr>
        <w:spacing w:before="100" w:beforeAutospacing="1" w:after="100" w:afterAutospacing="1"/>
        <w:rPr>
          <w:rFonts w:ascii="Times" w:hAnsi="Times"/>
          <w:color w:val="000000"/>
          <w:sz w:val="27"/>
          <w:szCs w:val="27"/>
        </w:rPr>
      </w:pPr>
      <w:r>
        <w:rPr>
          <w:rStyle w:val="Strong"/>
          <w:rFonts w:ascii="Times" w:hAnsi="Times"/>
          <w:color w:val="000000"/>
          <w:sz w:val="27"/>
          <w:szCs w:val="27"/>
        </w:rPr>
        <w:t>Preclinical → Phase I PoS:</w:t>
      </w:r>
      <w:r>
        <w:rPr>
          <w:rFonts w:ascii="Times" w:hAnsi="Times"/>
          <w:color w:val="000000"/>
          <w:sz w:val="27"/>
          <w:szCs w:val="27"/>
        </w:rPr>
        <w:t> +1.5–2.0× (e.g., 25% vs 12%)</w:t>
      </w:r>
    </w:p>
    <w:p w14:paraId="75D800F6" w14:textId="77777777" w:rsidR="000C5DE9" w:rsidRDefault="000C5DE9" w:rsidP="000C5DE9">
      <w:pPr>
        <w:numPr>
          <w:ilvl w:val="0"/>
          <w:numId w:val="141"/>
        </w:numPr>
        <w:spacing w:before="100" w:beforeAutospacing="1" w:after="100" w:afterAutospacing="1"/>
        <w:rPr>
          <w:rFonts w:ascii="Times" w:hAnsi="Times"/>
          <w:color w:val="000000"/>
          <w:sz w:val="27"/>
          <w:szCs w:val="27"/>
        </w:rPr>
      </w:pPr>
      <w:r>
        <w:rPr>
          <w:rStyle w:val="Strong"/>
          <w:rFonts w:ascii="Times" w:hAnsi="Times"/>
          <w:color w:val="000000"/>
          <w:sz w:val="27"/>
          <w:szCs w:val="27"/>
        </w:rPr>
        <w:t>Phase I → Phase IIa PoS:</w:t>
      </w:r>
      <w:r>
        <w:rPr>
          <w:rFonts w:ascii="Times" w:hAnsi="Times"/>
          <w:color w:val="000000"/>
          <w:sz w:val="27"/>
          <w:szCs w:val="27"/>
        </w:rPr>
        <w:t> +1.3–1.5×</w:t>
      </w:r>
    </w:p>
    <w:p w14:paraId="7AA9D759" w14:textId="77777777" w:rsidR="000C5DE9" w:rsidRDefault="000C5DE9" w:rsidP="000C5DE9">
      <w:pPr>
        <w:pStyle w:val="NormalWeb"/>
        <w:rPr>
          <w:rFonts w:ascii="Times" w:hAnsi="Times"/>
          <w:color w:val="000000"/>
          <w:sz w:val="27"/>
          <w:szCs w:val="27"/>
        </w:rPr>
      </w:pPr>
      <w:r>
        <w:rPr>
          <w:rFonts w:ascii="Times" w:hAnsi="Times"/>
          <w:color w:val="000000"/>
          <w:sz w:val="27"/>
          <w:szCs w:val="27"/>
        </w:rPr>
        <w:t>If baseline PoS to Phase IIa is 12%, a 1.7× uplift yields ~20%.</w:t>
      </w:r>
    </w:p>
    <w:p w14:paraId="4F7659E6" w14:textId="77777777" w:rsidR="00DC4457" w:rsidRDefault="000C5DE9" w:rsidP="000C5DE9">
      <w:pPr>
        <w:pStyle w:val="NormalWeb"/>
        <w:rPr>
          <w:ins w:id="16" w:author="David Margulies" w:date="2026-01-01T19:39:00Z" w16du:dateUtc="2026-01-02T00:39:00Z"/>
          <w:rStyle w:val="Strong"/>
          <w:rFonts w:ascii="Times" w:hAnsi="Times"/>
          <w:color w:val="000000"/>
          <w:sz w:val="27"/>
          <w:szCs w:val="27"/>
        </w:rPr>
      </w:pPr>
      <w:r>
        <w:rPr>
          <w:rStyle w:val="Strong"/>
          <w:rFonts w:ascii="Times" w:hAnsi="Times"/>
          <w:color w:val="000000"/>
          <w:sz w:val="27"/>
          <w:szCs w:val="27"/>
        </w:rPr>
        <w:t>Economic implication:</w:t>
      </w:r>
    </w:p>
    <w:p w14:paraId="60B76671" w14:textId="42A1ACFE" w:rsidR="000C5DE9" w:rsidRDefault="000C5DE9" w:rsidP="000C5DE9">
      <w:pPr>
        <w:pStyle w:val="NormalWeb"/>
        <w:rPr>
          <w:ins w:id="17" w:author="David Margulies" w:date="2026-01-01T19:38:00Z" w16du:dateUtc="2026-01-02T00:38:00Z"/>
          <w:rFonts w:ascii="Times" w:hAnsi="Times"/>
          <w:color w:val="000000"/>
          <w:sz w:val="27"/>
          <w:szCs w:val="27"/>
        </w:rPr>
      </w:pPr>
      <w:r>
        <w:rPr>
          <w:rFonts w:ascii="Times" w:hAnsi="Times"/>
          <w:color w:val="000000"/>
          <w:sz w:val="27"/>
          <w:szCs w:val="27"/>
        </w:rPr>
        <w:br/>
        <w:t>For a $1B Phase IIa value inflection:</w:t>
      </w:r>
    </w:p>
    <w:p w14:paraId="4BEFAB1B" w14:textId="5E464321" w:rsidR="00DC4457" w:rsidDel="00DC4457" w:rsidRDefault="00DC4457" w:rsidP="000C5DE9">
      <w:pPr>
        <w:pStyle w:val="NormalWeb"/>
        <w:rPr>
          <w:del w:id="18" w:author="David Margulies" w:date="2026-01-01T19:39:00Z" w16du:dateUtc="2026-01-02T00:39:00Z"/>
          <w:rFonts w:ascii="Times" w:hAnsi="Times"/>
          <w:color w:val="000000"/>
          <w:sz w:val="27"/>
          <w:szCs w:val="27"/>
        </w:rPr>
      </w:pPr>
      <w:ins w:id="19" w:author="David Margulies" w:date="2026-01-01T19:38:00Z" w16du:dateUtc="2026-01-02T00:38:00Z">
        <w:r w:rsidRPr="00DC4457">
          <w:rPr>
            <w:rFonts w:ascii="Times" w:hAnsi="Times"/>
            <w:noProof/>
            <w:color w:val="000000"/>
            <w:sz w:val="27"/>
            <w:szCs w:val="27"/>
          </w:rPr>
          <w:drawing>
            <wp:inline distT="0" distB="0" distL="0" distR="0" wp14:anchorId="488A44D8" wp14:editId="3B21572C">
              <wp:extent cx="2605177" cy="328937"/>
              <wp:effectExtent l="0" t="0" r="0" b="1270"/>
              <wp:docPr id="1758729616" name="Picture 1" descr="A black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29616" name="Picture 1" descr="A black numbers on a white background&#10;&#10;AI-generated content may be incorrect."/>
                      <pic:cNvPicPr/>
                    </pic:nvPicPr>
                    <pic:blipFill>
                      <a:blip r:embed="rId5"/>
                      <a:stretch>
                        <a:fillRect/>
                      </a:stretch>
                    </pic:blipFill>
                    <pic:spPr>
                      <a:xfrm>
                        <a:off x="0" y="0"/>
                        <a:ext cx="3081970" cy="389138"/>
                      </a:xfrm>
                      <a:prstGeom prst="rect">
                        <a:avLst/>
                      </a:prstGeom>
                    </pic:spPr>
                  </pic:pic>
                </a:graphicData>
              </a:graphic>
            </wp:inline>
          </w:drawing>
        </w:r>
      </w:ins>
    </w:p>
    <w:p w14:paraId="34E512CC" w14:textId="77777777" w:rsidR="00DC4457" w:rsidRDefault="00DC4457" w:rsidP="000C5DE9">
      <w:pPr>
        <w:pStyle w:val="NormalWeb"/>
        <w:rPr>
          <w:ins w:id="20" w:author="David Margulies" w:date="2026-01-01T19:39:00Z" w16du:dateUtc="2026-01-02T00:39:00Z"/>
          <w:rFonts w:ascii="Times" w:hAnsi="Times"/>
          <w:color w:val="000000"/>
          <w:sz w:val="27"/>
          <w:szCs w:val="27"/>
        </w:rPr>
      </w:pPr>
    </w:p>
    <w:p w14:paraId="3EA3BD44" w14:textId="33D72634" w:rsidR="00DC4457" w:rsidDel="00DC4457" w:rsidRDefault="000C5DE9" w:rsidP="000C5DE9">
      <w:pPr>
        <w:pStyle w:val="NormalWeb"/>
        <w:rPr>
          <w:del w:id="21" w:author="David Margulies" w:date="2026-01-01T19:39:00Z" w16du:dateUtc="2026-01-02T00:39:00Z"/>
          <w:rFonts w:ascii="Times" w:hAnsi="Times"/>
          <w:color w:val="000000"/>
          <w:sz w:val="27"/>
          <w:szCs w:val="27"/>
        </w:rPr>
      </w:pPr>
      <w:del w:id="22" w:author="David Margulies" w:date="2026-01-01T19:39:00Z" w16du:dateUtc="2026-01-02T00:39:00Z">
        <w:r w:rsidDel="00DC4457">
          <w:rPr>
            <w:rFonts w:ascii="Times" w:hAnsi="Times"/>
            <w:color w:val="000000"/>
            <w:sz w:val="27"/>
            <w:szCs w:val="27"/>
          </w:rPr>
          <w:lastRenderedPageBreak/>
          <w:delText>$$ \Delta \text{rNPV} \approx (0.20 - 0.12)\times \$1B = +\$80M $$</w:delText>
        </w:r>
      </w:del>
    </w:p>
    <w:p w14:paraId="56337E7E" w14:textId="77777777" w:rsidR="000C5DE9" w:rsidRDefault="000C5DE9" w:rsidP="000C5DE9">
      <w:pPr>
        <w:pStyle w:val="NormalWeb"/>
        <w:rPr>
          <w:rFonts w:ascii="Times" w:hAnsi="Times"/>
          <w:color w:val="000000"/>
          <w:sz w:val="27"/>
          <w:szCs w:val="27"/>
        </w:rPr>
      </w:pPr>
      <w:r>
        <w:rPr>
          <w:rStyle w:val="Emphasis"/>
          <w:rFonts w:ascii="Times" w:hAnsi="Times"/>
          <w:color w:val="000000"/>
          <w:sz w:val="27"/>
          <w:szCs w:val="27"/>
        </w:rPr>
        <w:t>per asset</w:t>
      </w:r>
      <w:r>
        <w:rPr>
          <w:rFonts w:ascii="Times" w:hAnsi="Times"/>
          <w:color w:val="000000"/>
          <w:sz w:val="27"/>
          <w:szCs w:val="27"/>
        </w:rPr>
        <w:t>, before considering cost savings.</w:t>
      </w:r>
    </w:p>
    <w:p w14:paraId="10888729" w14:textId="77777777" w:rsidR="000C5DE9" w:rsidRDefault="003B2BA8" w:rsidP="000C5DE9">
      <w:pPr>
        <w:rPr>
          <w:rFonts w:ascii="Times" w:hAnsi="Times"/>
          <w:sz w:val="27"/>
          <w:szCs w:val="27"/>
        </w:rPr>
      </w:pPr>
      <w:r w:rsidRPr="003B2BA8">
        <w:rPr>
          <w:noProof/>
          <w14:ligatures w14:val="standardContextual"/>
        </w:rPr>
        <w:pict w14:anchorId="678E6D2A">
          <v:rect id="_x0000_i1034" alt="" style="width:468pt;height:.05pt;mso-width-percent:0;mso-height-percent:0;mso-width-percent:0;mso-height-percent:0" o:hralign="center" o:hrstd="t" o:hr="t" fillcolor="#a0a0a0" stroked="f"/>
        </w:pict>
      </w:r>
    </w:p>
    <w:p w14:paraId="60B5EC23" w14:textId="77777777" w:rsidR="000C5DE9" w:rsidRDefault="000C5DE9" w:rsidP="000C5DE9">
      <w:pPr>
        <w:pStyle w:val="Heading2"/>
        <w:rPr>
          <w:rFonts w:ascii="Times" w:hAnsi="Times"/>
          <w:color w:val="000000"/>
          <w:sz w:val="36"/>
          <w:szCs w:val="36"/>
        </w:rPr>
      </w:pPr>
      <w:r>
        <w:rPr>
          <w:rFonts w:ascii="Times" w:hAnsi="Times"/>
          <w:color w:val="000000"/>
        </w:rPr>
        <w:t>15.4 Capital efficiency: reducing wasted spend</w:t>
      </w:r>
    </w:p>
    <w:p w14:paraId="3E30D60E" w14:textId="77777777" w:rsidR="000C5DE9" w:rsidRDefault="000C5DE9" w:rsidP="000C5DE9">
      <w:pPr>
        <w:pStyle w:val="Heading3"/>
        <w:rPr>
          <w:rFonts w:ascii="Times" w:hAnsi="Times"/>
          <w:color w:val="000000"/>
        </w:rPr>
      </w:pPr>
      <w:r>
        <w:rPr>
          <w:rFonts w:ascii="Times" w:hAnsi="Times"/>
          <w:color w:val="000000"/>
        </w:rPr>
        <w:t>Mechanism</w:t>
      </w:r>
    </w:p>
    <w:p w14:paraId="72909AAB" w14:textId="77777777" w:rsidR="000C5DE9" w:rsidRDefault="000C5DE9" w:rsidP="000C5DE9">
      <w:pPr>
        <w:pStyle w:val="NormalWeb"/>
        <w:rPr>
          <w:rFonts w:ascii="Times" w:hAnsi="Times"/>
          <w:color w:val="000000"/>
          <w:sz w:val="27"/>
          <w:szCs w:val="27"/>
        </w:rPr>
      </w:pPr>
      <w:r>
        <w:rPr>
          <w:rFonts w:ascii="Times" w:hAnsi="Times"/>
          <w:color w:val="000000"/>
          <w:sz w:val="27"/>
          <w:szCs w:val="27"/>
        </w:rPr>
        <w:t>Early functional kill decisions prevent capital deployment into non-rescuable biology.</w:t>
      </w:r>
    </w:p>
    <w:p w14:paraId="308A8C2E" w14:textId="77777777" w:rsidR="000C5DE9" w:rsidRDefault="000C5DE9" w:rsidP="000C5DE9">
      <w:pPr>
        <w:pStyle w:val="Heading3"/>
        <w:rPr>
          <w:rFonts w:ascii="Times" w:hAnsi="Times"/>
          <w:color w:val="000000"/>
          <w:sz w:val="27"/>
          <w:szCs w:val="27"/>
        </w:rPr>
      </w:pPr>
      <w:r>
        <w:rPr>
          <w:rFonts w:ascii="Times" w:hAnsi="Times"/>
          <w:color w:val="000000"/>
        </w:rPr>
        <w:t>Quantitative impact</w:t>
      </w:r>
    </w:p>
    <w:p w14:paraId="4E309681" w14:textId="77777777" w:rsidR="000C5DE9" w:rsidRDefault="000C5DE9" w:rsidP="000C5DE9">
      <w:pPr>
        <w:pStyle w:val="NormalWeb"/>
        <w:rPr>
          <w:rFonts w:ascii="Times" w:hAnsi="Times"/>
          <w:color w:val="000000"/>
          <w:sz w:val="27"/>
          <w:szCs w:val="27"/>
        </w:rPr>
      </w:pPr>
      <w:r>
        <w:rPr>
          <w:rFonts w:ascii="Times" w:hAnsi="Times"/>
          <w:color w:val="000000"/>
          <w:sz w:val="27"/>
          <w:szCs w:val="27"/>
        </w:rPr>
        <w:t>Typical early discovery waste (targets abandoned after $20–$60M):</w:t>
      </w:r>
    </w:p>
    <w:p w14:paraId="390AABE1" w14:textId="77777777" w:rsidR="000C5DE9" w:rsidRDefault="000C5DE9" w:rsidP="000C5DE9">
      <w:pPr>
        <w:numPr>
          <w:ilvl w:val="0"/>
          <w:numId w:val="142"/>
        </w:numPr>
        <w:spacing w:before="100" w:beforeAutospacing="1" w:after="100" w:afterAutospacing="1"/>
        <w:rPr>
          <w:rFonts w:ascii="Times" w:hAnsi="Times"/>
          <w:color w:val="000000"/>
          <w:sz w:val="27"/>
          <w:szCs w:val="27"/>
        </w:rPr>
      </w:pPr>
      <w:r>
        <w:rPr>
          <w:rFonts w:ascii="Times" w:hAnsi="Times"/>
          <w:color w:val="000000"/>
          <w:sz w:val="27"/>
          <w:szCs w:val="27"/>
        </w:rPr>
        <w:t>Assume </w:t>
      </w:r>
      <w:r>
        <w:rPr>
          <w:rStyle w:val="Strong"/>
          <w:rFonts w:ascii="Times" w:hAnsi="Times"/>
          <w:color w:val="000000"/>
          <w:sz w:val="27"/>
          <w:szCs w:val="27"/>
        </w:rPr>
        <w:t>30–40%</w:t>
      </w:r>
      <w:r>
        <w:rPr>
          <w:rFonts w:ascii="Times" w:hAnsi="Times"/>
          <w:color w:val="000000"/>
          <w:sz w:val="27"/>
          <w:szCs w:val="27"/>
        </w:rPr>
        <w:t> of programs are terminated earlier with Quiver</w:t>
      </w:r>
    </w:p>
    <w:p w14:paraId="6970A87C" w14:textId="77777777" w:rsidR="000C5DE9" w:rsidRDefault="000C5DE9" w:rsidP="000C5DE9">
      <w:pPr>
        <w:numPr>
          <w:ilvl w:val="0"/>
          <w:numId w:val="142"/>
        </w:numPr>
        <w:spacing w:before="100" w:beforeAutospacing="1" w:after="100" w:afterAutospacing="1"/>
        <w:rPr>
          <w:rFonts w:ascii="Times" w:hAnsi="Times"/>
          <w:color w:val="000000"/>
          <w:sz w:val="27"/>
          <w:szCs w:val="27"/>
        </w:rPr>
      </w:pPr>
      <w:r>
        <w:rPr>
          <w:rFonts w:ascii="Times" w:hAnsi="Times"/>
          <w:color w:val="000000"/>
          <w:sz w:val="27"/>
          <w:szCs w:val="27"/>
        </w:rPr>
        <w:t>Average avoided cost: </w:t>
      </w:r>
      <w:r>
        <w:rPr>
          <w:rStyle w:val="Strong"/>
          <w:rFonts w:ascii="Times" w:hAnsi="Times"/>
          <w:color w:val="000000"/>
          <w:sz w:val="27"/>
          <w:szCs w:val="27"/>
        </w:rPr>
        <w:t>$30–$50M per program</w:t>
      </w:r>
    </w:p>
    <w:p w14:paraId="21FC7D68" w14:textId="77777777" w:rsidR="000C5DE9" w:rsidRDefault="000C5DE9" w:rsidP="000C5DE9">
      <w:pPr>
        <w:pStyle w:val="NormalWeb"/>
        <w:rPr>
          <w:rFonts w:ascii="Times" w:hAnsi="Times"/>
          <w:color w:val="000000"/>
          <w:sz w:val="27"/>
          <w:szCs w:val="27"/>
        </w:rPr>
      </w:pPr>
      <w:r>
        <w:rPr>
          <w:rFonts w:ascii="Times" w:hAnsi="Times"/>
          <w:color w:val="000000"/>
          <w:sz w:val="27"/>
          <w:szCs w:val="27"/>
        </w:rPr>
        <w:t>If Quiver screens 10 programs/year:</w:t>
      </w:r>
    </w:p>
    <w:p w14:paraId="6E63C8E2" w14:textId="10FCBFAF" w:rsidR="000C5DE9" w:rsidDel="00DC4457" w:rsidRDefault="00DC4457" w:rsidP="000C5DE9">
      <w:pPr>
        <w:pStyle w:val="NormalWeb"/>
        <w:rPr>
          <w:del w:id="23" w:author="David Margulies" w:date="2026-01-01T19:40:00Z" w16du:dateUtc="2026-01-02T00:40:00Z"/>
          <w:rFonts w:ascii="Times" w:hAnsi="Times"/>
          <w:color w:val="000000"/>
          <w:sz w:val="27"/>
          <w:szCs w:val="27"/>
        </w:rPr>
      </w:pPr>
      <w:ins w:id="24" w:author="David Margulies" w:date="2026-01-01T19:40:00Z" w16du:dateUtc="2026-01-02T00:40:00Z">
        <w:r w:rsidRPr="00DC4457">
          <w:rPr>
            <w:rFonts w:ascii="Times" w:hAnsi="Times"/>
            <w:noProof/>
            <w:color w:val="000000"/>
            <w:sz w:val="27"/>
            <w:szCs w:val="27"/>
          </w:rPr>
          <w:drawing>
            <wp:inline distT="0" distB="0" distL="0" distR="0" wp14:anchorId="4B525DD6" wp14:editId="1621DF54">
              <wp:extent cx="3255034" cy="254560"/>
              <wp:effectExtent l="0" t="0" r="0" b="0"/>
              <wp:docPr id="167823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35687" name=""/>
                      <pic:cNvPicPr/>
                    </pic:nvPicPr>
                    <pic:blipFill>
                      <a:blip r:embed="rId6"/>
                      <a:stretch>
                        <a:fillRect/>
                      </a:stretch>
                    </pic:blipFill>
                    <pic:spPr>
                      <a:xfrm>
                        <a:off x="0" y="0"/>
                        <a:ext cx="3940039" cy="308131"/>
                      </a:xfrm>
                      <a:prstGeom prst="rect">
                        <a:avLst/>
                      </a:prstGeom>
                    </pic:spPr>
                  </pic:pic>
                </a:graphicData>
              </a:graphic>
            </wp:inline>
          </w:drawing>
        </w:r>
      </w:ins>
      <w:del w:id="25" w:author="David Margulies" w:date="2026-01-01T19:40:00Z" w16du:dateUtc="2026-01-02T00:40:00Z">
        <w:r w:rsidR="000C5DE9" w:rsidDel="00DC4457">
          <w:rPr>
            <w:rFonts w:ascii="Times" w:hAnsi="Times"/>
            <w:color w:val="000000"/>
            <w:sz w:val="27"/>
            <w:szCs w:val="27"/>
          </w:rPr>
          <w:delText>$$ \text{Avoided spend} \approx 10 \times 0.35 \times \$40M = \$140M/\text{year} $$</w:delText>
        </w:r>
      </w:del>
    </w:p>
    <w:p w14:paraId="3C615868" w14:textId="77777777" w:rsidR="00DC4457" w:rsidRDefault="00DC4457" w:rsidP="000C5DE9">
      <w:pPr>
        <w:pStyle w:val="NormalWeb"/>
        <w:rPr>
          <w:ins w:id="26" w:author="David Margulies" w:date="2026-01-01T19:40:00Z" w16du:dateUtc="2026-01-02T00:40:00Z"/>
          <w:rFonts w:ascii="Times" w:hAnsi="Times"/>
          <w:color w:val="000000"/>
          <w:sz w:val="27"/>
          <w:szCs w:val="27"/>
        </w:rPr>
      </w:pPr>
    </w:p>
    <w:p w14:paraId="051E7899"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is </w:t>
      </w:r>
      <w:r>
        <w:rPr>
          <w:rStyle w:val="Strong"/>
          <w:rFonts w:ascii="Times" w:hAnsi="Times"/>
          <w:color w:val="000000"/>
          <w:sz w:val="27"/>
          <w:szCs w:val="27"/>
        </w:rPr>
        <w:t>real cash preserved</w:t>
      </w:r>
      <w:r>
        <w:rPr>
          <w:rFonts w:ascii="Times" w:hAnsi="Times"/>
          <w:color w:val="000000"/>
          <w:sz w:val="27"/>
          <w:szCs w:val="27"/>
        </w:rPr>
        <w:t>, not hypothetical value.</w:t>
      </w:r>
    </w:p>
    <w:p w14:paraId="7D0527AC" w14:textId="77777777" w:rsidR="000C5DE9" w:rsidRDefault="003B2BA8" w:rsidP="000C5DE9">
      <w:pPr>
        <w:rPr>
          <w:rFonts w:ascii="Times" w:hAnsi="Times"/>
          <w:sz w:val="27"/>
          <w:szCs w:val="27"/>
        </w:rPr>
      </w:pPr>
      <w:r w:rsidRPr="003B2BA8">
        <w:rPr>
          <w:noProof/>
          <w14:ligatures w14:val="standardContextual"/>
        </w:rPr>
        <w:pict w14:anchorId="575C64E6">
          <v:rect id="_x0000_i1033" alt="" style="width:468pt;height:.05pt;mso-width-percent:0;mso-height-percent:0;mso-width-percent:0;mso-height-percent:0" o:hralign="center" o:hrstd="t" o:hr="t" fillcolor="#a0a0a0" stroked="f"/>
        </w:pict>
      </w:r>
    </w:p>
    <w:p w14:paraId="49CFE420" w14:textId="77777777" w:rsidR="000C5DE9" w:rsidRDefault="000C5DE9" w:rsidP="000C5DE9">
      <w:pPr>
        <w:pStyle w:val="Heading2"/>
        <w:rPr>
          <w:rFonts w:ascii="Times" w:hAnsi="Times"/>
          <w:color w:val="000000"/>
          <w:sz w:val="36"/>
          <w:szCs w:val="36"/>
        </w:rPr>
      </w:pPr>
      <w:r>
        <w:rPr>
          <w:rFonts w:ascii="Times" w:hAnsi="Times"/>
          <w:color w:val="000000"/>
        </w:rPr>
        <w:t>15.5 Cycle-time compression: reducing discounting</w:t>
      </w:r>
    </w:p>
    <w:p w14:paraId="476F7604" w14:textId="77777777" w:rsidR="000C5DE9" w:rsidRDefault="000C5DE9" w:rsidP="000C5DE9">
      <w:pPr>
        <w:pStyle w:val="Heading3"/>
        <w:rPr>
          <w:rFonts w:ascii="Times" w:hAnsi="Times"/>
          <w:color w:val="000000"/>
        </w:rPr>
      </w:pPr>
      <w:r>
        <w:rPr>
          <w:rFonts w:ascii="Times" w:hAnsi="Times"/>
          <w:color w:val="000000"/>
        </w:rPr>
        <w:t>Mechanism</w:t>
      </w:r>
    </w:p>
    <w:p w14:paraId="1A0F61DB" w14:textId="77777777" w:rsidR="000C5DE9" w:rsidRDefault="000C5DE9" w:rsidP="000C5DE9">
      <w:pPr>
        <w:pStyle w:val="NormalWeb"/>
        <w:rPr>
          <w:rFonts w:ascii="Times" w:hAnsi="Times"/>
          <w:color w:val="000000"/>
          <w:sz w:val="27"/>
          <w:szCs w:val="27"/>
        </w:rPr>
      </w:pPr>
      <w:r>
        <w:rPr>
          <w:rFonts w:ascii="Times" w:hAnsi="Times"/>
          <w:color w:val="000000"/>
          <w:sz w:val="27"/>
          <w:szCs w:val="27"/>
        </w:rPr>
        <w:t>Parallel hypothesis testing, faster phenotype readouts, and clearer MoA converge earlier.</w:t>
      </w:r>
    </w:p>
    <w:p w14:paraId="5B29BF56" w14:textId="77777777" w:rsidR="000C5DE9" w:rsidRDefault="000C5DE9" w:rsidP="000C5DE9">
      <w:pPr>
        <w:pStyle w:val="Heading3"/>
        <w:rPr>
          <w:rFonts w:ascii="Times" w:hAnsi="Times"/>
          <w:color w:val="000000"/>
          <w:sz w:val="27"/>
          <w:szCs w:val="27"/>
        </w:rPr>
      </w:pPr>
      <w:r>
        <w:rPr>
          <w:rFonts w:ascii="Times" w:hAnsi="Times"/>
          <w:color w:val="000000"/>
        </w:rPr>
        <w:t>Quantitative impact</w:t>
      </w:r>
    </w:p>
    <w:p w14:paraId="6B9E2998" w14:textId="77777777" w:rsidR="000C5DE9" w:rsidRDefault="000C5DE9" w:rsidP="000C5DE9">
      <w:pPr>
        <w:numPr>
          <w:ilvl w:val="0"/>
          <w:numId w:val="143"/>
        </w:numPr>
        <w:spacing w:before="100" w:beforeAutospacing="1" w:after="100" w:afterAutospacing="1"/>
        <w:rPr>
          <w:rFonts w:ascii="Times" w:hAnsi="Times"/>
          <w:color w:val="000000"/>
          <w:sz w:val="27"/>
          <w:szCs w:val="27"/>
        </w:rPr>
      </w:pPr>
      <w:r>
        <w:rPr>
          <w:rStyle w:val="Strong"/>
          <w:rFonts w:ascii="Times" w:hAnsi="Times"/>
          <w:color w:val="000000"/>
          <w:sz w:val="27"/>
          <w:szCs w:val="27"/>
        </w:rPr>
        <w:t>Time to IND:</w:t>
      </w:r>
      <w:r>
        <w:rPr>
          <w:rFonts w:ascii="Times" w:hAnsi="Times"/>
          <w:color w:val="000000"/>
          <w:sz w:val="27"/>
          <w:szCs w:val="27"/>
        </w:rPr>
        <w:t> −12 to −24 months</w:t>
      </w:r>
    </w:p>
    <w:p w14:paraId="2DAEA6E1" w14:textId="77777777" w:rsidR="000C5DE9" w:rsidRDefault="000C5DE9" w:rsidP="000C5DE9">
      <w:pPr>
        <w:numPr>
          <w:ilvl w:val="0"/>
          <w:numId w:val="143"/>
        </w:numPr>
        <w:spacing w:before="100" w:beforeAutospacing="1" w:after="100" w:afterAutospacing="1"/>
        <w:rPr>
          <w:rFonts w:ascii="Times" w:hAnsi="Times"/>
          <w:color w:val="000000"/>
          <w:sz w:val="27"/>
          <w:szCs w:val="27"/>
        </w:rPr>
      </w:pPr>
      <w:r>
        <w:rPr>
          <w:rStyle w:val="Strong"/>
          <w:rFonts w:ascii="Times" w:hAnsi="Times"/>
          <w:color w:val="000000"/>
          <w:sz w:val="27"/>
          <w:szCs w:val="27"/>
        </w:rPr>
        <w:t>Time to Phase IIa:</w:t>
      </w:r>
      <w:r>
        <w:rPr>
          <w:rFonts w:ascii="Times" w:hAnsi="Times"/>
          <w:color w:val="000000"/>
          <w:sz w:val="27"/>
          <w:szCs w:val="27"/>
        </w:rPr>
        <w:t> −18 to −30 months</w:t>
      </w:r>
    </w:p>
    <w:p w14:paraId="2044C68E" w14:textId="46853CC7" w:rsidR="000C5DE9" w:rsidDel="00DC4457" w:rsidRDefault="00DC4457" w:rsidP="000C5DE9">
      <w:pPr>
        <w:pStyle w:val="NormalWeb"/>
        <w:rPr>
          <w:del w:id="27" w:author="David Margulies" w:date="2026-01-01T19:43:00Z" w16du:dateUtc="2026-01-02T00:43:00Z"/>
          <w:rStyle w:val="mord"/>
          <w:rFonts w:eastAsiaTheme="majorEastAsia"/>
        </w:rPr>
      </w:pPr>
      <w:ins w:id="28" w:author="David Margulies" w:date="2026-01-01T19:43:00Z" w16du:dateUtc="2026-01-02T00:43:00Z">
        <w:r>
          <w:rPr>
            <w:rStyle w:val="mord"/>
            <w:rFonts w:eastAsiaTheme="majorEastAsia"/>
          </w:rPr>
          <w:t>With a discount rate r</w:t>
        </w:r>
        <w:r>
          <w:rPr>
            <w:rStyle w:val="mrel"/>
            <w:rFonts w:eastAsiaTheme="majorEastAsia"/>
          </w:rPr>
          <w:t>=</w:t>
        </w:r>
        <w:r>
          <w:rPr>
            <w:rStyle w:val="mord"/>
            <w:rFonts w:eastAsiaTheme="majorEastAsia"/>
          </w:rPr>
          <w:t>10–12%</w:t>
        </w:r>
      </w:ins>
      <w:del w:id="29" w:author="David Margulies" w:date="2026-01-01T19:43:00Z" w16du:dateUtc="2026-01-02T00:43:00Z">
        <w:r w:rsidR="000C5DE9" w:rsidDel="00DC4457">
          <w:rPr>
            <w:rFonts w:ascii="Times" w:hAnsi="Times"/>
            <w:color w:val="000000"/>
            <w:sz w:val="27"/>
            <w:szCs w:val="27"/>
          </w:rPr>
          <w:delText>With a discount rate $r = 10–12\%$ :</w:delText>
        </w:r>
      </w:del>
    </w:p>
    <w:p w14:paraId="604FCCDA" w14:textId="77777777" w:rsidR="00DC4457" w:rsidRDefault="00DC4457" w:rsidP="000C5DE9">
      <w:pPr>
        <w:pStyle w:val="NormalWeb"/>
        <w:rPr>
          <w:ins w:id="30" w:author="David Margulies" w:date="2026-01-01T19:43:00Z" w16du:dateUtc="2026-01-02T00:43:00Z"/>
          <w:rFonts w:ascii="Times" w:hAnsi="Times"/>
          <w:color w:val="000000"/>
          <w:sz w:val="27"/>
          <w:szCs w:val="27"/>
        </w:rPr>
      </w:pPr>
    </w:p>
    <w:p w14:paraId="0981EDA3" w14:textId="38AE4774" w:rsidR="000C5DE9" w:rsidDel="00DC4457" w:rsidRDefault="00DC4457" w:rsidP="000C5DE9">
      <w:pPr>
        <w:pStyle w:val="NormalWeb"/>
        <w:rPr>
          <w:del w:id="31" w:author="David Margulies" w:date="2026-01-01T19:41:00Z" w16du:dateUtc="2026-01-02T00:41:00Z"/>
          <w:rFonts w:ascii="Times" w:hAnsi="Times"/>
          <w:color w:val="000000"/>
          <w:sz w:val="27"/>
          <w:szCs w:val="27"/>
        </w:rPr>
      </w:pPr>
      <w:ins w:id="32" w:author="David Margulies" w:date="2026-01-01T19:41:00Z" w16du:dateUtc="2026-01-02T00:41:00Z">
        <w:r w:rsidRPr="00DC4457">
          <w:rPr>
            <w:rFonts w:ascii="Times" w:hAnsi="Times"/>
            <w:noProof/>
            <w:color w:val="000000"/>
            <w:sz w:val="27"/>
            <w:szCs w:val="27"/>
          </w:rPr>
          <w:drawing>
            <wp:inline distT="0" distB="0" distL="0" distR="0" wp14:anchorId="10F7EF4E" wp14:editId="16E6F9C1">
              <wp:extent cx="2398143" cy="589543"/>
              <wp:effectExtent l="0" t="0" r="2540" b="0"/>
              <wp:docPr id="37582044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20447" name="Picture 1" descr="A white background with black text&#10;&#10;AI-generated content may be incorrect."/>
                      <pic:cNvPicPr/>
                    </pic:nvPicPr>
                    <pic:blipFill>
                      <a:blip r:embed="rId7"/>
                      <a:stretch>
                        <a:fillRect/>
                      </a:stretch>
                    </pic:blipFill>
                    <pic:spPr>
                      <a:xfrm>
                        <a:off x="0" y="0"/>
                        <a:ext cx="2627116" cy="645832"/>
                      </a:xfrm>
                      <a:prstGeom prst="rect">
                        <a:avLst/>
                      </a:prstGeom>
                    </pic:spPr>
                  </pic:pic>
                </a:graphicData>
              </a:graphic>
            </wp:inline>
          </w:drawing>
        </w:r>
      </w:ins>
      <w:del w:id="33" w:author="David Margulies" w:date="2026-01-01T19:41:00Z" w16du:dateUtc="2026-01-02T00:41:00Z">
        <w:r w:rsidR="000C5DE9" w:rsidDel="00DC4457">
          <w:rPr>
            <w:rFonts w:ascii="Times" w:hAnsi="Times"/>
            <w:color w:val="000000"/>
            <w:sz w:val="27"/>
            <w:szCs w:val="27"/>
          </w:rPr>
          <w:delText>$$ \text{Value multiplier from time compression} \approx (1+r)^{\Delta t} $$</w:delText>
        </w:r>
      </w:del>
    </w:p>
    <w:p w14:paraId="15B429E5" w14:textId="77777777" w:rsidR="00DC4457" w:rsidRDefault="00DC4457" w:rsidP="000C5DE9">
      <w:pPr>
        <w:pStyle w:val="NormalWeb"/>
        <w:rPr>
          <w:ins w:id="34" w:author="David Margulies" w:date="2026-01-01T19:41:00Z" w16du:dateUtc="2026-01-02T00:41:00Z"/>
          <w:rFonts w:ascii="Times" w:hAnsi="Times"/>
          <w:color w:val="000000"/>
          <w:sz w:val="27"/>
          <w:szCs w:val="27"/>
        </w:rPr>
      </w:pPr>
    </w:p>
    <w:p w14:paraId="58863498" w14:textId="77777777" w:rsidR="000C5DE9" w:rsidRDefault="000C5DE9" w:rsidP="000C5DE9">
      <w:pPr>
        <w:pStyle w:val="NormalWeb"/>
        <w:rPr>
          <w:rFonts w:ascii="Times" w:hAnsi="Times"/>
          <w:color w:val="000000"/>
          <w:sz w:val="27"/>
          <w:szCs w:val="27"/>
        </w:rPr>
      </w:pPr>
      <w:r>
        <w:rPr>
          <w:rFonts w:ascii="Times" w:hAnsi="Times"/>
          <w:color w:val="000000"/>
          <w:sz w:val="27"/>
          <w:szCs w:val="27"/>
        </w:rPr>
        <w:lastRenderedPageBreak/>
        <w:t>A 2-year acceleration yields:</w:t>
      </w:r>
    </w:p>
    <w:p w14:paraId="2F9C95C5" w14:textId="01295609" w:rsidR="000C5DE9" w:rsidDel="00DC4457" w:rsidRDefault="00DC4457" w:rsidP="000C5DE9">
      <w:pPr>
        <w:pStyle w:val="NormalWeb"/>
        <w:rPr>
          <w:del w:id="35" w:author="David Margulies" w:date="2026-01-01T19:41:00Z" w16du:dateUtc="2026-01-02T00:41:00Z"/>
          <w:rFonts w:ascii="Times" w:hAnsi="Times"/>
          <w:color w:val="000000"/>
          <w:sz w:val="27"/>
          <w:szCs w:val="27"/>
        </w:rPr>
      </w:pPr>
      <w:ins w:id="36" w:author="David Margulies" w:date="2026-01-01T19:41:00Z" w16du:dateUtc="2026-01-02T00:41:00Z">
        <w:r w:rsidRPr="00DC4457">
          <w:rPr>
            <w:rFonts w:ascii="Times" w:hAnsi="Times"/>
            <w:noProof/>
            <w:color w:val="000000"/>
            <w:sz w:val="27"/>
            <w:szCs w:val="27"/>
          </w:rPr>
          <w:drawing>
            <wp:inline distT="0" distB="0" distL="0" distR="0" wp14:anchorId="29D64667" wp14:editId="53A216A3">
              <wp:extent cx="2242868" cy="246535"/>
              <wp:effectExtent l="0" t="0" r="0" b="0"/>
              <wp:docPr id="10528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5815" name=""/>
                      <pic:cNvPicPr/>
                    </pic:nvPicPr>
                    <pic:blipFill>
                      <a:blip r:embed="rId8"/>
                      <a:stretch>
                        <a:fillRect/>
                      </a:stretch>
                    </pic:blipFill>
                    <pic:spPr>
                      <a:xfrm>
                        <a:off x="0" y="0"/>
                        <a:ext cx="2475794" cy="272138"/>
                      </a:xfrm>
                      <a:prstGeom prst="rect">
                        <a:avLst/>
                      </a:prstGeom>
                    </pic:spPr>
                  </pic:pic>
                </a:graphicData>
              </a:graphic>
            </wp:inline>
          </w:drawing>
        </w:r>
      </w:ins>
      <w:del w:id="37" w:author="David Margulies" w:date="2026-01-01T19:41:00Z" w16du:dateUtc="2026-01-02T00:41:00Z">
        <w:r w:rsidR="000C5DE9" w:rsidDel="00DC4457">
          <w:rPr>
            <w:rFonts w:ascii="Times" w:hAnsi="Times"/>
            <w:color w:val="000000"/>
            <w:sz w:val="27"/>
            <w:szCs w:val="27"/>
          </w:rPr>
          <w:delText>$$ (1.11)^2 \approx 1.23 \Rightarrow +23\% \text{ uplift in rNPV} $$</w:delText>
        </w:r>
      </w:del>
    </w:p>
    <w:p w14:paraId="252A6549" w14:textId="77777777" w:rsidR="000C5DE9" w:rsidRDefault="003B2BA8" w:rsidP="000C5DE9">
      <w:pPr>
        <w:rPr>
          <w:rFonts w:ascii="Times" w:hAnsi="Times"/>
          <w:sz w:val="27"/>
          <w:szCs w:val="27"/>
        </w:rPr>
      </w:pPr>
      <w:r w:rsidRPr="003B2BA8">
        <w:rPr>
          <w:noProof/>
          <w14:ligatures w14:val="standardContextual"/>
        </w:rPr>
        <w:pict w14:anchorId="054D7303">
          <v:rect id="_x0000_i1032" alt="" style="width:468pt;height:.05pt;mso-width-percent:0;mso-height-percent:0;mso-width-percent:0;mso-height-percent:0" o:hralign="center" o:hrstd="t" o:hr="t" fillcolor="#a0a0a0" stroked="f"/>
        </w:pict>
      </w:r>
    </w:p>
    <w:p w14:paraId="667C5644" w14:textId="77777777" w:rsidR="000C5DE9" w:rsidRDefault="000C5DE9" w:rsidP="000C5DE9">
      <w:pPr>
        <w:pStyle w:val="Heading2"/>
        <w:rPr>
          <w:rFonts w:ascii="Times" w:hAnsi="Times"/>
          <w:color w:val="000000"/>
          <w:sz w:val="36"/>
          <w:szCs w:val="36"/>
        </w:rPr>
      </w:pPr>
      <w:r>
        <w:rPr>
          <w:rFonts w:ascii="Times" w:hAnsi="Times"/>
          <w:color w:val="000000"/>
        </w:rPr>
        <w:t>15.6 Hit quality: downstream cost and success amplification</w:t>
      </w:r>
    </w:p>
    <w:p w14:paraId="4B066A1C" w14:textId="77777777" w:rsidR="000C5DE9" w:rsidRDefault="000C5DE9" w:rsidP="000C5DE9">
      <w:pPr>
        <w:pStyle w:val="Heading3"/>
        <w:rPr>
          <w:rFonts w:ascii="Times" w:hAnsi="Times"/>
          <w:color w:val="000000"/>
        </w:rPr>
      </w:pPr>
      <w:r>
        <w:rPr>
          <w:rFonts w:ascii="Times" w:hAnsi="Times"/>
          <w:color w:val="000000"/>
        </w:rPr>
        <w:t>Mechanism</w:t>
      </w:r>
    </w:p>
    <w:p w14:paraId="5021943B" w14:textId="77777777" w:rsidR="000C5DE9" w:rsidRDefault="000C5DE9" w:rsidP="000C5DE9">
      <w:pPr>
        <w:pStyle w:val="NormalWeb"/>
        <w:rPr>
          <w:rFonts w:ascii="Times" w:hAnsi="Times"/>
          <w:color w:val="000000"/>
          <w:sz w:val="27"/>
          <w:szCs w:val="27"/>
        </w:rPr>
      </w:pPr>
      <w:r>
        <w:rPr>
          <w:rFonts w:ascii="Times" w:hAnsi="Times"/>
          <w:color w:val="000000"/>
          <w:sz w:val="27"/>
          <w:szCs w:val="27"/>
        </w:rPr>
        <w:t>Hits are </w:t>
      </w:r>
      <w:r>
        <w:rPr>
          <w:rStyle w:val="Strong"/>
          <w:rFonts w:ascii="Times" w:hAnsi="Times"/>
          <w:color w:val="000000"/>
          <w:sz w:val="27"/>
          <w:szCs w:val="27"/>
        </w:rPr>
        <w:t>functionally validated</w:t>
      </w:r>
      <w:r>
        <w:rPr>
          <w:rFonts w:ascii="Times" w:hAnsi="Times"/>
          <w:color w:val="000000"/>
          <w:sz w:val="27"/>
          <w:szCs w:val="27"/>
        </w:rPr>
        <w:t>, dose-aware, and MoA-informed.</w:t>
      </w:r>
    </w:p>
    <w:p w14:paraId="33407007" w14:textId="77777777" w:rsidR="000C5DE9" w:rsidRDefault="000C5DE9" w:rsidP="000C5DE9">
      <w:pPr>
        <w:pStyle w:val="Heading3"/>
        <w:rPr>
          <w:rFonts w:ascii="Times" w:hAnsi="Times"/>
          <w:color w:val="000000"/>
          <w:sz w:val="27"/>
          <w:szCs w:val="27"/>
        </w:rPr>
      </w:pPr>
      <w:r>
        <w:rPr>
          <w:rFonts w:ascii="Times" w:hAnsi="Times"/>
          <w:color w:val="000000"/>
        </w:rPr>
        <w:t>Quantitative impact (conservative)</w:t>
      </w:r>
    </w:p>
    <w:p w14:paraId="4A169927" w14:textId="77777777" w:rsidR="000C5DE9" w:rsidRDefault="000C5DE9" w:rsidP="000C5DE9">
      <w:pPr>
        <w:numPr>
          <w:ilvl w:val="0"/>
          <w:numId w:val="144"/>
        </w:numPr>
        <w:spacing w:before="100" w:beforeAutospacing="1" w:after="100" w:afterAutospacing="1"/>
        <w:rPr>
          <w:rFonts w:ascii="Times" w:hAnsi="Times"/>
          <w:color w:val="000000"/>
          <w:sz w:val="27"/>
          <w:szCs w:val="27"/>
        </w:rPr>
      </w:pPr>
      <w:r>
        <w:rPr>
          <w:rStyle w:val="Strong"/>
          <w:rFonts w:ascii="Times" w:hAnsi="Times"/>
          <w:color w:val="000000"/>
          <w:sz w:val="27"/>
          <w:szCs w:val="27"/>
        </w:rPr>
        <w:t>Hit → lead success:</w:t>
      </w:r>
      <w:r>
        <w:rPr>
          <w:rFonts w:ascii="Times" w:hAnsi="Times"/>
          <w:color w:val="000000"/>
          <w:sz w:val="27"/>
          <w:szCs w:val="27"/>
        </w:rPr>
        <w:t> +1.5×</w:t>
      </w:r>
    </w:p>
    <w:p w14:paraId="5FFE5A7D" w14:textId="77777777" w:rsidR="000C5DE9" w:rsidRDefault="000C5DE9" w:rsidP="000C5DE9">
      <w:pPr>
        <w:numPr>
          <w:ilvl w:val="0"/>
          <w:numId w:val="144"/>
        </w:numPr>
        <w:spacing w:before="100" w:beforeAutospacing="1" w:after="100" w:afterAutospacing="1"/>
        <w:rPr>
          <w:rFonts w:ascii="Times" w:hAnsi="Times"/>
          <w:color w:val="000000"/>
          <w:sz w:val="27"/>
          <w:szCs w:val="27"/>
        </w:rPr>
      </w:pPr>
      <w:r>
        <w:rPr>
          <w:rStyle w:val="Strong"/>
          <w:rFonts w:ascii="Times" w:hAnsi="Times"/>
          <w:color w:val="000000"/>
          <w:sz w:val="27"/>
          <w:szCs w:val="27"/>
        </w:rPr>
        <w:t>Lead → candidate success:</w:t>
      </w:r>
      <w:r>
        <w:rPr>
          <w:rFonts w:ascii="Times" w:hAnsi="Times"/>
          <w:color w:val="000000"/>
          <w:sz w:val="27"/>
          <w:szCs w:val="27"/>
        </w:rPr>
        <w:t> +1.3×</w:t>
      </w:r>
    </w:p>
    <w:p w14:paraId="3BE247C6"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reduces:</w:t>
      </w:r>
    </w:p>
    <w:p w14:paraId="72E85304" w14:textId="77777777" w:rsidR="000C5DE9" w:rsidRDefault="000C5DE9" w:rsidP="000C5DE9">
      <w:pPr>
        <w:numPr>
          <w:ilvl w:val="0"/>
          <w:numId w:val="145"/>
        </w:numPr>
        <w:spacing w:before="100" w:beforeAutospacing="1" w:after="100" w:afterAutospacing="1"/>
        <w:rPr>
          <w:rFonts w:ascii="Times" w:hAnsi="Times"/>
          <w:color w:val="000000"/>
          <w:sz w:val="27"/>
          <w:szCs w:val="27"/>
        </w:rPr>
      </w:pPr>
      <w:r>
        <w:rPr>
          <w:rFonts w:ascii="Times" w:hAnsi="Times"/>
          <w:color w:val="000000"/>
          <w:sz w:val="27"/>
          <w:szCs w:val="27"/>
        </w:rPr>
        <w:t>Number of leads required per program</w:t>
      </w:r>
    </w:p>
    <w:p w14:paraId="55C5A35C" w14:textId="77777777" w:rsidR="000C5DE9" w:rsidRDefault="000C5DE9" w:rsidP="000C5DE9">
      <w:pPr>
        <w:numPr>
          <w:ilvl w:val="0"/>
          <w:numId w:val="145"/>
        </w:numPr>
        <w:spacing w:before="100" w:beforeAutospacing="1" w:after="100" w:afterAutospacing="1"/>
        <w:rPr>
          <w:rFonts w:ascii="Times" w:hAnsi="Times"/>
          <w:color w:val="000000"/>
          <w:sz w:val="27"/>
          <w:szCs w:val="27"/>
        </w:rPr>
      </w:pPr>
      <w:r>
        <w:rPr>
          <w:rFonts w:ascii="Times" w:hAnsi="Times"/>
          <w:color w:val="000000"/>
          <w:sz w:val="27"/>
          <w:szCs w:val="27"/>
        </w:rPr>
        <w:t>Chemistry iteration cycles</w:t>
      </w:r>
    </w:p>
    <w:p w14:paraId="1A18D146" w14:textId="77777777" w:rsidR="000C5DE9" w:rsidRDefault="000C5DE9" w:rsidP="000C5DE9">
      <w:pPr>
        <w:numPr>
          <w:ilvl w:val="0"/>
          <w:numId w:val="145"/>
        </w:numPr>
        <w:spacing w:before="100" w:beforeAutospacing="1" w:after="100" w:afterAutospacing="1"/>
        <w:rPr>
          <w:rFonts w:ascii="Times" w:hAnsi="Times"/>
          <w:color w:val="000000"/>
          <w:sz w:val="27"/>
          <w:szCs w:val="27"/>
        </w:rPr>
      </w:pPr>
      <w:r>
        <w:rPr>
          <w:rFonts w:ascii="Times" w:hAnsi="Times"/>
          <w:color w:val="000000"/>
          <w:sz w:val="27"/>
          <w:szCs w:val="27"/>
        </w:rPr>
        <w:t>Late tox surprises</w:t>
      </w:r>
    </w:p>
    <w:p w14:paraId="45211D88" w14:textId="77777777" w:rsidR="000C5DE9" w:rsidRDefault="000C5DE9" w:rsidP="000C5DE9">
      <w:pPr>
        <w:pStyle w:val="NormalWeb"/>
        <w:rPr>
          <w:rFonts w:ascii="Times" w:hAnsi="Times"/>
          <w:color w:val="000000"/>
          <w:sz w:val="27"/>
          <w:szCs w:val="27"/>
        </w:rPr>
      </w:pPr>
      <w:r>
        <w:rPr>
          <w:rFonts w:ascii="Times" w:hAnsi="Times"/>
          <w:color w:val="000000"/>
          <w:sz w:val="27"/>
          <w:szCs w:val="27"/>
        </w:rPr>
        <w:t>If baseline chemistry spend to DC is $50–$80M, a 25–30% reduction yields </w:t>
      </w:r>
      <w:r>
        <w:rPr>
          <w:rStyle w:val="Strong"/>
          <w:rFonts w:ascii="Times" w:hAnsi="Times"/>
          <w:color w:val="000000"/>
          <w:sz w:val="27"/>
          <w:szCs w:val="27"/>
        </w:rPr>
        <w:t>$15–$25M savings per program</w:t>
      </w:r>
      <w:r>
        <w:rPr>
          <w:rFonts w:ascii="Times" w:hAnsi="Times"/>
          <w:color w:val="000000"/>
          <w:sz w:val="27"/>
          <w:szCs w:val="27"/>
        </w:rPr>
        <w:t>.</w:t>
      </w:r>
    </w:p>
    <w:p w14:paraId="2276BF9A" w14:textId="77777777" w:rsidR="000C5DE9" w:rsidRDefault="003B2BA8" w:rsidP="000C5DE9">
      <w:pPr>
        <w:rPr>
          <w:rFonts w:ascii="Times" w:hAnsi="Times"/>
          <w:sz w:val="27"/>
          <w:szCs w:val="27"/>
        </w:rPr>
      </w:pPr>
      <w:r w:rsidRPr="003B2BA8">
        <w:rPr>
          <w:noProof/>
          <w14:ligatures w14:val="standardContextual"/>
        </w:rPr>
        <w:pict w14:anchorId="39E693A6">
          <v:rect id="_x0000_i1031" alt="" style="width:468pt;height:.05pt;mso-width-percent:0;mso-height-percent:0;mso-width-percent:0;mso-height-percent:0" o:hralign="center" o:hrstd="t" o:hr="t" fillcolor="#a0a0a0" stroked="f"/>
        </w:pict>
      </w:r>
    </w:p>
    <w:p w14:paraId="40A13E94" w14:textId="77777777" w:rsidR="000C5DE9" w:rsidRDefault="000C5DE9" w:rsidP="000C5DE9">
      <w:pPr>
        <w:pStyle w:val="Heading2"/>
        <w:rPr>
          <w:rFonts w:ascii="Times" w:hAnsi="Times"/>
          <w:color w:val="000000"/>
          <w:sz w:val="36"/>
          <w:szCs w:val="36"/>
        </w:rPr>
      </w:pPr>
      <w:r>
        <w:rPr>
          <w:rFonts w:ascii="Times" w:hAnsi="Times"/>
          <w:color w:val="000000"/>
        </w:rPr>
        <w:t>15.7 Portfolio leverage: compounding returns across programs</w:t>
      </w:r>
    </w:p>
    <w:p w14:paraId="04EA801F"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is the most underappreciated lever.</w:t>
      </w:r>
    </w:p>
    <w:p w14:paraId="3341DC43" w14:textId="77777777" w:rsidR="000C5DE9" w:rsidRDefault="000C5DE9" w:rsidP="000C5DE9">
      <w:pPr>
        <w:pStyle w:val="Heading3"/>
        <w:rPr>
          <w:rFonts w:ascii="Times" w:hAnsi="Times"/>
          <w:color w:val="000000"/>
          <w:sz w:val="27"/>
          <w:szCs w:val="27"/>
        </w:rPr>
      </w:pPr>
      <w:r>
        <w:rPr>
          <w:rFonts w:ascii="Times" w:hAnsi="Times"/>
          <w:color w:val="000000"/>
        </w:rPr>
        <w:t>Mechanism</w:t>
      </w:r>
    </w:p>
    <w:p w14:paraId="00ABB642" w14:textId="77777777" w:rsidR="000C5DE9" w:rsidRDefault="000C5DE9" w:rsidP="000C5DE9">
      <w:pPr>
        <w:pStyle w:val="NormalWeb"/>
        <w:rPr>
          <w:rFonts w:ascii="Times" w:hAnsi="Times"/>
          <w:color w:val="000000"/>
          <w:sz w:val="27"/>
          <w:szCs w:val="27"/>
        </w:rPr>
      </w:pPr>
      <w:r>
        <w:rPr>
          <w:rFonts w:ascii="Times" w:hAnsi="Times"/>
          <w:color w:val="000000"/>
          <w:sz w:val="27"/>
          <w:szCs w:val="27"/>
        </w:rPr>
        <w:t>Each new gene, drug, or phenotype </w:t>
      </w:r>
      <w:r>
        <w:rPr>
          <w:rStyle w:val="Strong"/>
          <w:rFonts w:ascii="Times" w:hAnsi="Times"/>
          <w:color w:val="000000"/>
          <w:sz w:val="27"/>
          <w:szCs w:val="27"/>
        </w:rPr>
        <w:t>improves all future matches</w:t>
      </w:r>
      <w:r>
        <w:rPr>
          <w:rFonts w:ascii="Times" w:hAnsi="Times"/>
          <w:color w:val="000000"/>
          <w:sz w:val="27"/>
          <w:szCs w:val="27"/>
        </w:rPr>
        <w:t> via Sapphire’s memory and embeddings.</w:t>
      </w:r>
    </w:p>
    <w:p w14:paraId="567BB321" w14:textId="77777777" w:rsidR="000C5DE9" w:rsidRDefault="000C5DE9" w:rsidP="000C5DE9">
      <w:pPr>
        <w:pStyle w:val="Heading3"/>
        <w:rPr>
          <w:rFonts w:ascii="Times" w:hAnsi="Times"/>
          <w:color w:val="000000"/>
          <w:sz w:val="27"/>
          <w:szCs w:val="27"/>
        </w:rPr>
      </w:pPr>
      <w:r>
        <w:rPr>
          <w:rFonts w:ascii="Times" w:hAnsi="Times"/>
          <w:color w:val="000000"/>
        </w:rPr>
        <w:t>Quantitative framing</w:t>
      </w:r>
    </w:p>
    <w:p w14:paraId="6293D8D2" w14:textId="77777777" w:rsidR="000C5DE9" w:rsidRDefault="000C5DE9" w:rsidP="000C5DE9">
      <w:pPr>
        <w:pStyle w:val="NormalWeb"/>
        <w:rPr>
          <w:rFonts w:ascii="Times" w:hAnsi="Times"/>
          <w:color w:val="000000"/>
          <w:sz w:val="27"/>
          <w:szCs w:val="27"/>
        </w:rPr>
      </w:pPr>
      <w:r>
        <w:rPr>
          <w:rFonts w:ascii="Times" w:hAnsi="Times"/>
          <w:color w:val="000000"/>
          <w:sz w:val="27"/>
          <w:szCs w:val="27"/>
        </w:rPr>
        <w:t>Let:</w:t>
      </w:r>
    </w:p>
    <w:p w14:paraId="5CF1E1CE" w14:textId="7DD2A057" w:rsidR="000C5DE9" w:rsidDel="00DC4457" w:rsidRDefault="00DC4457" w:rsidP="000C5DE9">
      <w:pPr>
        <w:pStyle w:val="NormalWeb"/>
        <w:rPr>
          <w:del w:id="38" w:author="David Margulies" w:date="2026-01-01T19:45:00Z" w16du:dateUtc="2026-01-02T00:45:00Z"/>
          <w:rFonts w:ascii="Times" w:hAnsi="Times"/>
          <w:color w:val="000000"/>
          <w:sz w:val="27"/>
          <w:szCs w:val="27"/>
        </w:rPr>
      </w:pPr>
      <w:ins w:id="39" w:author="David Margulies" w:date="2026-01-01T19:45:00Z" w16du:dateUtc="2026-01-02T00:45:00Z">
        <w:r w:rsidRPr="00DC4457">
          <w:rPr>
            <w:rFonts w:ascii="Times" w:hAnsi="Times"/>
            <w:noProof/>
            <w:color w:val="000000"/>
            <w:sz w:val="27"/>
            <w:szCs w:val="27"/>
          </w:rPr>
          <w:drawing>
            <wp:inline distT="0" distB="0" distL="0" distR="0" wp14:anchorId="145E362D" wp14:editId="36584E6E">
              <wp:extent cx="3235438" cy="402566"/>
              <wp:effectExtent l="0" t="0" r="0" b="4445"/>
              <wp:docPr id="152806503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5036" name="Picture 1" descr="A black text on a white background&#10;&#10;AI-generated content may be incorrect."/>
                      <pic:cNvPicPr/>
                    </pic:nvPicPr>
                    <pic:blipFill>
                      <a:blip r:embed="rId9"/>
                      <a:stretch>
                        <a:fillRect/>
                      </a:stretch>
                    </pic:blipFill>
                    <pic:spPr>
                      <a:xfrm>
                        <a:off x="0" y="0"/>
                        <a:ext cx="3510087" cy="436739"/>
                      </a:xfrm>
                      <a:prstGeom prst="rect">
                        <a:avLst/>
                      </a:prstGeom>
                    </pic:spPr>
                  </pic:pic>
                </a:graphicData>
              </a:graphic>
            </wp:inline>
          </w:drawing>
        </w:r>
      </w:ins>
      <w:del w:id="40" w:author="David Margulies" w:date="2026-01-01T19:45:00Z" w16du:dateUtc="2026-01-02T00:45:00Z">
        <w:r w:rsidR="000C5DE9" w:rsidDel="00DC4457">
          <w:rPr>
            <w:rFonts w:ascii="Times" w:hAnsi="Times"/>
            <w:color w:val="000000"/>
            <w:sz w:val="27"/>
            <w:szCs w:val="27"/>
          </w:rPr>
          <w:delText>$V_1$ = value of first program</w:delText>
        </w:r>
      </w:del>
    </w:p>
    <w:p w14:paraId="759069EE" w14:textId="77777777" w:rsidR="00DC4457" w:rsidRDefault="00DC4457" w:rsidP="000C5DE9">
      <w:pPr>
        <w:numPr>
          <w:ilvl w:val="0"/>
          <w:numId w:val="146"/>
        </w:numPr>
        <w:spacing w:before="100" w:beforeAutospacing="1" w:after="100" w:afterAutospacing="1"/>
        <w:rPr>
          <w:ins w:id="41" w:author="David Margulies" w:date="2026-01-01T19:45:00Z" w16du:dateUtc="2026-01-02T00:45:00Z"/>
          <w:rFonts w:ascii="Times" w:hAnsi="Times"/>
          <w:color w:val="000000"/>
          <w:sz w:val="27"/>
          <w:szCs w:val="27"/>
        </w:rPr>
      </w:pPr>
    </w:p>
    <w:p w14:paraId="46707CCB" w14:textId="30E9363D" w:rsidR="000C5DE9" w:rsidDel="00DC4457" w:rsidRDefault="000C5DE9" w:rsidP="000C5DE9">
      <w:pPr>
        <w:numPr>
          <w:ilvl w:val="0"/>
          <w:numId w:val="146"/>
        </w:numPr>
        <w:spacing w:before="100" w:beforeAutospacing="1" w:after="100" w:afterAutospacing="1"/>
        <w:rPr>
          <w:del w:id="42" w:author="David Margulies" w:date="2026-01-01T19:45:00Z" w16du:dateUtc="2026-01-02T00:45:00Z"/>
          <w:rFonts w:ascii="Times" w:hAnsi="Times"/>
          <w:color w:val="000000"/>
          <w:sz w:val="27"/>
          <w:szCs w:val="27"/>
        </w:rPr>
      </w:pPr>
      <w:del w:id="43" w:author="David Margulies" w:date="2026-01-01T19:45:00Z" w16du:dateUtc="2026-01-02T00:45:00Z">
        <w:r w:rsidDel="00DC4457">
          <w:rPr>
            <w:rFonts w:ascii="Times" w:hAnsi="Times"/>
            <w:color w:val="000000"/>
            <w:sz w:val="27"/>
            <w:szCs w:val="27"/>
          </w:rPr>
          <w:lastRenderedPageBreak/>
          <w:delText>$L_n$ = leverage factor from prior programs at program $n$</w:delText>
        </w:r>
      </w:del>
    </w:p>
    <w:p w14:paraId="6470533B" w14:textId="77777777" w:rsidR="000C5DE9" w:rsidRDefault="000C5DE9" w:rsidP="000C5DE9">
      <w:pPr>
        <w:pStyle w:val="NormalWeb"/>
        <w:rPr>
          <w:rFonts w:ascii="Times" w:hAnsi="Times"/>
          <w:color w:val="000000"/>
          <w:sz w:val="27"/>
          <w:szCs w:val="27"/>
        </w:rPr>
      </w:pPr>
      <w:r>
        <w:rPr>
          <w:rFonts w:ascii="Times" w:hAnsi="Times"/>
          <w:color w:val="000000"/>
          <w:sz w:val="27"/>
          <w:szCs w:val="27"/>
        </w:rPr>
        <w:t>Empirically plausible leverage curve:</w:t>
      </w:r>
    </w:p>
    <w:p w14:paraId="4435F652" w14:textId="5F6CAB13" w:rsidR="000C5DE9" w:rsidDel="00DC4457" w:rsidRDefault="000C5DE9" w:rsidP="000C5DE9">
      <w:pPr>
        <w:pStyle w:val="NormalWeb"/>
        <w:rPr>
          <w:del w:id="44" w:author="David Margulies" w:date="2026-01-01T19:44:00Z" w16du:dateUtc="2026-01-02T00:44:00Z"/>
          <w:rFonts w:ascii="Times" w:hAnsi="Times"/>
          <w:color w:val="000000"/>
          <w:sz w:val="27"/>
          <w:szCs w:val="27"/>
        </w:rPr>
      </w:pPr>
      <w:del w:id="45" w:author="David Margulies" w:date="2026-01-01T19:44:00Z" w16du:dateUtc="2026-01-02T00:44:00Z">
        <w:r w:rsidDel="00DC4457">
          <w:rPr>
            <w:rFonts w:ascii="Times" w:hAnsi="Times"/>
            <w:color w:val="000000"/>
            <w:sz w:val="27"/>
            <w:szCs w:val="27"/>
          </w:rPr>
          <w:delText>$$ L_n = 1 + \alpha \log(n) \quad \text{where } \alpha \approx 0.15–0.25 $$</w:delText>
        </w:r>
      </w:del>
    </w:p>
    <w:p w14:paraId="6537733D" w14:textId="01166979" w:rsidR="000C5DE9" w:rsidDel="00DC4457" w:rsidRDefault="000C5DE9" w:rsidP="000C5DE9">
      <w:pPr>
        <w:pStyle w:val="NormalWeb"/>
        <w:rPr>
          <w:del w:id="46" w:author="David Margulies" w:date="2026-01-01T19:44:00Z" w16du:dateUtc="2026-01-02T00:44:00Z"/>
          <w:rFonts w:ascii="Times" w:hAnsi="Times"/>
          <w:color w:val="000000"/>
          <w:sz w:val="27"/>
          <w:szCs w:val="27"/>
        </w:rPr>
      </w:pPr>
      <w:del w:id="47" w:author="David Margulies" w:date="2026-01-01T19:44:00Z" w16du:dateUtc="2026-01-02T00:44:00Z">
        <w:r w:rsidDel="00DC4457">
          <w:rPr>
            <w:rFonts w:ascii="Times" w:hAnsi="Times"/>
            <w:color w:val="000000"/>
            <w:sz w:val="27"/>
            <w:szCs w:val="27"/>
          </w:rPr>
          <w:delText>At 10 programs:</w:delText>
        </w:r>
      </w:del>
    </w:p>
    <w:p w14:paraId="642A9040" w14:textId="47093A9E" w:rsidR="00DC4457" w:rsidRDefault="000C5DE9" w:rsidP="000C5DE9">
      <w:pPr>
        <w:pStyle w:val="NormalWeb"/>
        <w:rPr>
          <w:rFonts w:ascii="Times" w:hAnsi="Times"/>
          <w:color w:val="000000"/>
          <w:sz w:val="27"/>
          <w:szCs w:val="27"/>
        </w:rPr>
      </w:pPr>
      <w:del w:id="48" w:author="David Margulies" w:date="2026-01-01T19:44:00Z" w16du:dateUtc="2026-01-02T00:44:00Z">
        <w:r w:rsidDel="00DC4457">
          <w:rPr>
            <w:rFonts w:ascii="Times" w:hAnsi="Times"/>
            <w:color w:val="000000"/>
            <w:sz w:val="27"/>
            <w:szCs w:val="27"/>
          </w:rPr>
          <w:delText>$$ L_{10} \approx 1 + 0.2 \times \log(10) \approx 1.46 $$</w:delText>
        </w:r>
      </w:del>
      <w:ins w:id="49" w:author="David Margulies" w:date="2026-01-01T19:44:00Z" w16du:dateUtc="2026-01-02T00:44:00Z">
        <w:r w:rsidR="00DC4457" w:rsidRPr="00DC4457">
          <w:rPr>
            <w:rFonts w:ascii="Times" w:hAnsi="Times"/>
            <w:noProof/>
            <w:color w:val="000000"/>
            <w:sz w:val="27"/>
            <w:szCs w:val="27"/>
          </w:rPr>
          <w:drawing>
            <wp:inline distT="0" distB="0" distL="0" distR="0" wp14:anchorId="05C46B78" wp14:editId="59D21310">
              <wp:extent cx="3404558" cy="771482"/>
              <wp:effectExtent l="0" t="0" r="0" b="3810"/>
              <wp:docPr id="609559763" name="Picture 1"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9763" name="Picture 1" descr="A math equations and symbols&#10;&#10;AI-generated content may be incorrect."/>
                      <pic:cNvPicPr/>
                    </pic:nvPicPr>
                    <pic:blipFill>
                      <a:blip r:embed="rId10"/>
                      <a:stretch>
                        <a:fillRect/>
                      </a:stretch>
                    </pic:blipFill>
                    <pic:spPr>
                      <a:xfrm>
                        <a:off x="0" y="0"/>
                        <a:ext cx="3640252" cy="824891"/>
                      </a:xfrm>
                      <a:prstGeom prst="rect">
                        <a:avLst/>
                      </a:prstGeom>
                    </pic:spPr>
                  </pic:pic>
                </a:graphicData>
              </a:graphic>
            </wp:inline>
          </w:drawing>
        </w:r>
      </w:ins>
    </w:p>
    <w:p w14:paraId="706CC646" w14:textId="77777777" w:rsidR="000C5DE9" w:rsidRDefault="000C5DE9" w:rsidP="000C5DE9">
      <w:pPr>
        <w:pStyle w:val="NormalWeb"/>
        <w:rPr>
          <w:rFonts w:ascii="Times" w:hAnsi="Times"/>
          <w:color w:val="000000"/>
          <w:sz w:val="27"/>
          <w:szCs w:val="27"/>
        </w:rPr>
      </w:pPr>
      <w:r>
        <w:rPr>
          <w:rFonts w:ascii="Times" w:hAnsi="Times"/>
          <w:color w:val="000000"/>
          <w:sz w:val="27"/>
          <w:szCs w:val="27"/>
        </w:rPr>
        <w:t>Meaning </w:t>
      </w:r>
      <w:r>
        <w:rPr>
          <w:rStyle w:val="Strong"/>
          <w:rFonts w:ascii="Times" w:hAnsi="Times"/>
          <w:color w:val="000000"/>
          <w:sz w:val="27"/>
          <w:szCs w:val="27"/>
        </w:rPr>
        <w:t>each additional program is ~46% more efficient</w:t>
      </w:r>
      <w:r>
        <w:rPr>
          <w:rFonts w:ascii="Times" w:hAnsi="Times"/>
          <w:color w:val="000000"/>
          <w:sz w:val="27"/>
          <w:szCs w:val="27"/>
        </w:rPr>
        <w:t> than the first.</w:t>
      </w:r>
    </w:p>
    <w:p w14:paraId="17FF64D1"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shows why Quiver is fundamentally a </w:t>
      </w:r>
      <w:r>
        <w:rPr>
          <w:rStyle w:val="Strong"/>
          <w:rFonts w:ascii="Times" w:hAnsi="Times"/>
          <w:color w:val="000000"/>
          <w:sz w:val="27"/>
          <w:szCs w:val="27"/>
        </w:rPr>
        <w:t>portfolio company</w:t>
      </w:r>
      <w:r>
        <w:rPr>
          <w:rFonts w:ascii="Times" w:hAnsi="Times"/>
          <w:color w:val="000000"/>
          <w:sz w:val="27"/>
          <w:szCs w:val="27"/>
        </w:rPr>
        <w:t>, not a single-asset biotech.</w:t>
      </w:r>
    </w:p>
    <w:p w14:paraId="3BCB634B" w14:textId="77777777" w:rsidR="000C5DE9" w:rsidRDefault="003B2BA8" w:rsidP="000C5DE9">
      <w:pPr>
        <w:rPr>
          <w:rFonts w:ascii="Times" w:hAnsi="Times"/>
          <w:sz w:val="27"/>
          <w:szCs w:val="27"/>
        </w:rPr>
      </w:pPr>
      <w:r w:rsidRPr="003B2BA8">
        <w:rPr>
          <w:noProof/>
          <w14:ligatures w14:val="standardContextual"/>
        </w:rPr>
        <w:pict w14:anchorId="56A3B1CC">
          <v:rect id="_x0000_i1030" alt="" style="width:468pt;height:.05pt;mso-width-percent:0;mso-height-percent:0;mso-width-percent:0;mso-height-percent:0" o:hralign="center" o:hrstd="t" o:hr="t" fillcolor="#a0a0a0" stroked="f"/>
        </w:pict>
      </w:r>
    </w:p>
    <w:p w14:paraId="04AD0506" w14:textId="77777777" w:rsidR="000C5DE9" w:rsidRDefault="000C5DE9" w:rsidP="000C5DE9">
      <w:pPr>
        <w:pStyle w:val="Heading2"/>
        <w:rPr>
          <w:rFonts w:ascii="Times" w:hAnsi="Times"/>
          <w:color w:val="000000"/>
          <w:sz w:val="36"/>
          <w:szCs w:val="36"/>
        </w:rPr>
      </w:pPr>
      <w:r>
        <w:rPr>
          <w:rFonts w:ascii="Times" w:hAnsi="Times"/>
          <w:color w:val="000000"/>
        </w:rPr>
        <w:t>15.8 Platform maturity curve and KPIs</w:t>
      </w:r>
    </w:p>
    <w:p w14:paraId="7CA6634F" w14:textId="77777777" w:rsidR="000C5DE9" w:rsidRPr="00BE5F7B" w:rsidRDefault="000C5DE9" w:rsidP="000C5DE9">
      <w:pPr>
        <w:pStyle w:val="Heading3"/>
        <w:rPr>
          <w:rFonts w:ascii="Times" w:hAnsi="Times"/>
          <w:color w:val="000000"/>
          <w:sz w:val="18"/>
          <w:szCs w:val="18"/>
        </w:rPr>
      </w:pPr>
      <w:r w:rsidRPr="00BE5F7B">
        <w:rPr>
          <w:rFonts w:ascii="Times" w:hAnsi="Times"/>
          <w:color w:val="000000"/>
          <w:sz w:val="18"/>
          <w:szCs w:val="18"/>
        </w:rPr>
        <w:t>Table 15.1 — Platform Maturity vs Economic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426"/>
        <w:gridCol w:w="2722"/>
        <w:gridCol w:w="1935"/>
      </w:tblGrid>
      <w:tr w:rsidR="000C5DE9" w:rsidRPr="00BE5F7B" w14:paraId="68CA75B4" w14:textId="77777777" w:rsidTr="00DB7E68">
        <w:trPr>
          <w:tblHeader/>
          <w:tblCellSpacing w:w="15" w:type="dxa"/>
        </w:trPr>
        <w:tc>
          <w:tcPr>
            <w:tcW w:w="0" w:type="auto"/>
            <w:vAlign w:val="center"/>
            <w:hideMark/>
          </w:tcPr>
          <w:p w14:paraId="163CCD6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Platform stage</w:t>
            </w:r>
          </w:p>
        </w:tc>
        <w:tc>
          <w:tcPr>
            <w:tcW w:w="0" w:type="auto"/>
            <w:vAlign w:val="center"/>
            <w:hideMark/>
          </w:tcPr>
          <w:p w14:paraId="359FC97F"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Annual programs</w:t>
            </w:r>
          </w:p>
        </w:tc>
        <w:tc>
          <w:tcPr>
            <w:tcW w:w="0" w:type="auto"/>
            <w:vAlign w:val="center"/>
            <w:hideMark/>
          </w:tcPr>
          <w:p w14:paraId="4E01DD02"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Key KPI</w:t>
            </w:r>
          </w:p>
        </w:tc>
        <w:tc>
          <w:tcPr>
            <w:tcW w:w="0" w:type="auto"/>
            <w:vAlign w:val="center"/>
            <w:hideMark/>
          </w:tcPr>
          <w:p w14:paraId="388887B1"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Expected value outcome</w:t>
            </w:r>
          </w:p>
        </w:tc>
      </w:tr>
      <w:tr w:rsidR="000C5DE9" w:rsidRPr="00BE5F7B" w14:paraId="5E3D4F03" w14:textId="77777777" w:rsidTr="00DB7E68">
        <w:trPr>
          <w:tblCellSpacing w:w="15" w:type="dxa"/>
        </w:trPr>
        <w:tc>
          <w:tcPr>
            <w:tcW w:w="0" w:type="auto"/>
            <w:vAlign w:val="center"/>
            <w:hideMark/>
          </w:tcPr>
          <w:p w14:paraId="3A126384" w14:textId="77777777" w:rsidR="000C5DE9" w:rsidRPr="00BE5F7B" w:rsidRDefault="000C5DE9" w:rsidP="00DB7E68">
            <w:pPr>
              <w:rPr>
                <w:rFonts w:ascii="Times" w:hAnsi="Times"/>
                <w:sz w:val="18"/>
                <w:szCs w:val="18"/>
              </w:rPr>
            </w:pPr>
            <w:r w:rsidRPr="00BE5F7B">
              <w:rPr>
                <w:rFonts w:ascii="Times" w:hAnsi="Times"/>
                <w:sz w:val="18"/>
                <w:szCs w:val="18"/>
              </w:rPr>
              <w:t>Early (Proof)</w:t>
            </w:r>
          </w:p>
        </w:tc>
        <w:tc>
          <w:tcPr>
            <w:tcW w:w="0" w:type="auto"/>
            <w:vAlign w:val="center"/>
            <w:hideMark/>
          </w:tcPr>
          <w:p w14:paraId="6E8092B8" w14:textId="77777777" w:rsidR="000C5DE9" w:rsidRPr="00BE5F7B" w:rsidRDefault="000C5DE9" w:rsidP="00DB7E68">
            <w:pPr>
              <w:rPr>
                <w:rFonts w:ascii="Times" w:hAnsi="Times"/>
                <w:sz w:val="18"/>
                <w:szCs w:val="18"/>
              </w:rPr>
            </w:pPr>
            <w:r w:rsidRPr="00BE5F7B">
              <w:rPr>
                <w:rFonts w:ascii="Times" w:hAnsi="Times"/>
                <w:sz w:val="18"/>
                <w:szCs w:val="18"/>
              </w:rPr>
              <w:t>2–3</w:t>
            </w:r>
          </w:p>
        </w:tc>
        <w:tc>
          <w:tcPr>
            <w:tcW w:w="0" w:type="auto"/>
            <w:vAlign w:val="center"/>
            <w:hideMark/>
          </w:tcPr>
          <w:p w14:paraId="55899FE4" w14:textId="77777777" w:rsidR="000C5DE9" w:rsidRPr="00BE5F7B" w:rsidRDefault="000C5DE9" w:rsidP="00DB7E68">
            <w:pPr>
              <w:rPr>
                <w:rFonts w:ascii="Times" w:hAnsi="Times"/>
                <w:sz w:val="18"/>
                <w:szCs w:val="18"/>
              </w:rPr>
            </w:pPr>
            <w:r w:rsidRPr="00BE5F7B">
              <w:rPr>
                <w:rFonts w:ascii="Times" w:hAnsi="Times"/>
                <w:sz w:val="18"/>
                <w:szCs w:val="18"/>
              </w:rPr>
              <w:t>Demonstrated rescue + kill decisions</w:t>
            </w:r>
          </w:p>
        </w:tc>
        <w:tc>
          <w:tcPr>
            <w:tcW w:w="0" w:type="auto"/>
            <w:vAlign w:val="center"/>
            <w:hideMark/>
          </w:tcPr>
          <w:p w14:paraId="1BC7E232" w14:textId="77777777" w:rsidR="000C5DE9" w:rsidRPr="00BE5F7B" w:rsidRDefault="000C5DE9" w:rsidP="00DB7E68">
            <w:pPr>
              <w:rPr>
                <w:rFonts w:ascii="Times" w:hAnsi="Times"/>
                <w:sz w:val="18"/>
                <w:szCs w:val="18"/>
              </w:rPr>
            </w:pPr>
            <w:r w:rsidRPr="00BE5F7B">
              <w:rPr>
                <w:rFonts w:ascii="Times" w:hAnsi="Times"/>
                <w:sz w:val="18"/>
                <w:szCs w:val="18"/>
              </w:rPr>
              <w:t>Validation of thesis</w:t>
            </w:r>
          </w:p>
        </w:tc>
      </w:tr>
      <w:tr w:rsidR="000C5DE9" w:rsidRPr="00BE5F7B" w14:paraId="67192E9F" w14:textId="77777777" w:rsidTr="00DB7E68">
        <w:trPr>
          <w:tblCellSpacing w:w="15" w:type="dxa"/>
        </w:trPr>
        <w:tc>
          <w:tcPr>
            <w:tcW w:w="0" w:type="auto"/>
            <w:vAlign w:val="center"/>
            <w:hideMark/>
          </w:tcPr>
          <w:p w14:paraId="710CFE6D" w14:textId="77777777" w:rsidR="000C5DE9" w:rsidRPr="00BE5F7B" w:rsidRDefault="000C5DE9" w:rsidP="00DB7E68">
            <w:pPr>
              <w:rPr>
                <w:rFonts w:ascii="Times" w:hAnsi="Times"/>
                <w:sz w:val="18"/>
                <w:szCs w:val="18"/>
              </w:rPr>
            </w:pPr>
            <w:r w:rsidRPr="00BE5F7B">
              <w:rPr>
                <w:rFonts w:ascii="Times" w:hAnsi="Times"/>
                <w:sz w:val="18"/>
                <w:szCs w:val="18"/>
              </w:rPr>
              <w:t>Scaling</w:t>
            </w:r>
          </w:p>
        </w:tc>
        <w:tc>
          <w:tcPr>
            <w:tcW w:w="0" w:type="auto"/>
            <w:vAlign w:val="center"/>
            <w:hideMark/>
          </w:tcPr>
          <w:p w14:paraId="1A89A1B9" w14:textId="77777777" w:rsidR="000C5DE9" w:rsidRPr="00BE5F7B" w:rsidRDefault="000C5DE9" w:rsidP="00DB7E68">
            <w:pPr>
              <w:rPr>
                <w:rFonts w:ascii="Times" w:hAnsi="Times"/>
                <w:sz w:val="18"/>
                <w:szCs w:val="18"/>
              </w:rPr>
            </w:pPr>
            <w:r w:rsidRPr="00BE5F7B">
              <w:rPr>
                <w:rFonts w:ascii="Times" w:hAnsi="Times"/>
                <w:sz w:val="18"/>
                <w:szCs w:val="18"/>
              </w:rPr>
              <w:t>5–8</w:t>
            </w:r>
          </w:p>
        </w:tc>
        <w:tc>
          <w:tcPr>
            <w:tcW w:w="0" w:type="auto"/>
            <w:vAlign w:val="center"/>
            <w:hideMark/>
          </w:tcPr>
          <w:p w14:paraId="2D0DEEEE" w14:textId="77777777" w:rsidR="000C5DE9" w:rsidRPr="00BE5F7B" w:rsidRDefault="000C5DE9" w:rsidP="00DB7E68">
            <w:pPr>
              <w:rPr>
                <w:rFonts w:ascii="Times" w:hAnsi="Times"/>
                <w:sz w:val="18"/>
                <w:szCs w:val="18"/>
              </w:rPr>
            </w:pPr>
            <w:r w:rsidRPr="00BE5F7B">
              <w:rPr>
                <w:rFonts w:ascii="Times" w:hAnsi="Times"/>
                <w:sz w:val="18"/>
                <w:szCs w:val="18"/>
              </w:rPr>
              <w:t>Cost/program ↓ 30–40%; PoS ↑ 1.5×</w:t>
            </w:r>
          </w:p>
        </w:tc>
        <w:tc>
          <w:tcPr>
            <w:tcW w:w="0" w:type="auto"/>
            <w:vAlign w:val="center"/>
            <w:hideMark/>
          </w:tcPr>
          <w:p w14:paraId="0A93E732" w14:textId="77777777" w:rsidR="000C5DE9" w:rsidRPr="00BE5F7B" w:rsidRDefault="000C5DE9" w:rsidP="00DB7E68">
            <w:pPr>
              <w:rPr>
                <w:rFonts w:ascii="Times" w:hAnsi="Times"/>
                <w:sz w:val="18"/>
                <w:szCs w:val="18"/>
              </w:rPr>
            </w:pPr>
            <w:r w:rsidRPr="00BE5F7B">
              <w:rPr>
                <w:rFonts w:ascii="Times" w:hAnsi="Times"/>
                <w:sz w:val="18"/>
                <w:szCs w:val="18"/>
              </w:rPr>
              <w:t>Positive portfolio rNPV</w:t>
            </w:r>
          </w:p>
        </w:tc>
      </w:tr>
      <w:tr w:rsidR="000C5DE9" w:rsidRPr="00BE5F7B" w14:paraId="3BFAA261" w14:textId="77777777" w:rsidTr="00DB7E68">
        <w:trPr>
          <w:tblCellSpacing w:w="15" w:type="dxa"/>
        </w:trPr>
        <w:tc>
          <w:tcPr>
            <w:tcW w:w="0" w:type="auto"/>
            <w:vAlign w:val="center"/>
            <w:hideMark/>
          </w:tcPr>
          <w:p w14:paraId="4C1E7236" w14:textId="77777777" w:rsidR="000C5DE9" w:rsidRPr="00BE5F7B" w:rsidRDefault="000C5DE9" w:rsidP="00DB7E68">
            <w:pPr>
              <w:rPr>
                <w:rFonts w:ascii="Times" w:hAnsi="Times"/>
                <w:sz w:val="18"/>
                <w:szCs w:val="18"/>
              </w:rPr>
            </w:pPr>
            <w:r w:rsidRPr="00BE5F7B">
              <w:rPr>
                <w:rFonts w:ascii="Times" w:hAnsi="Times"/>
                <w:sz w:val="18"/>
                <w:szCs w:val="18"/>
              </w:rPr>
              <w:t>Mature</w:t>
            </w:r>
          </w:p>
        </w:tc>
        <w:tc>
          <w:tcPr>
            <w:tcW w:w="0" w:type="auto"/>
            <w:vAlign w:val="center"/>
            <w:hideMark/>
          </w:tcPr>
          <w:p w14:paraId="47106366" w14:textId="77777777" w:rsidR="000C5DE9" w:rsidRPr="00BE5F7B" w:rsidRDefault="000C5DE9" w:rsidP="00DB7E68">
            <w:pPr>
              <w:rPr>
                <w:rFonts w:ascii="Times" w:hAnsi="Times"/>
                <w:sz w:val="18"/>
                <w:szCs w:val="18"/>
              </w:rPr>
            </w:pPr>
            <w:r w:rsidRPr="00BE5F7B">
              <w:rPr>
                <w:rFonts w:ascii="Times" w:hAnsi="Times"/>
                <w:sz w:val="18"/>
                <w:szCs w:val="18"/>
              </w:rPr>
              <w:t>10–15</w:t>
            </w:r>
          </w:p>
        </w:tc>
        <w:tc>
          <w:tcPr>
            <w:tcW w:w="0" w:type="auto"/>
            <w:vAlign w:val="center"/>
            <w:hideMark/>
          </w:tcPr>
          <w:p w14:paraId="5AC21B77" w14:textId="77777777" w:rsidR="000C5DE9" w:rsidRPr="00BE5F7B" w:rsidRDefault="000C5DE9" w:rsidP="00DB7E68">
            <w:pPr>
              <w:rPr>
                <w:rFonts w:ascii="Times" w:hAnsi="Times"/>
                <w:sz w:val="18"/>
                <w:szCs w:val="18"/>
              </w:rPr>
            </w:pPr>
            <w:r w:rsidRPr="00BE5F7B">
              <w:rPr>
                <w:rFonts w:ascii="Times" w:hAnsi="Times"/>
                <w:sz w:val="18"/>
                <w:szCs w:val="18"/>
              </w:rPr>
              <w:t>Cross-program leverage &gt;40%</w:t>
            </w:r>
          </w:p>
        </w:tc>
        <w:tc>
          <w:tcPr>
            <w:tcW w:w="0" w:type="auto"/>
            <w:vAlign w:val="center"/>
            <w:hideMark/>
          </w:tcPr>
          <w:p w14:paraId="63A49525" w14:textId="77777777" w:rsidR="000C5DE9" w:rsidRPr="00BE5F7B" w:rsidRDefault="000C5DE9" w:rsidP="00DB7E68">
            <w:pPr>
              <w:rPr>
                <w:rFonts w:ascii="Times" w:hAnsi="Times"/>
                <w:sz w:val="18"/>
                <w:szCs w:val="18"/>
              </w:rPr>
            </w:pPr>
            <w:r w:rsidRPr="00BE5F7B">
              <w:rPr>
                <w:rFonts w:ascii="Times" w:hAnsi="Times"/>
                <w:sz w:val="18"/>
                <w:szCs w:val="18"/>
              </w:rPr>
              <w:t>Sustained value creation</w:t>
            </w:r>
          </w:p>
        </w:tc>
      </w:tr>
      <w:tr w:rsidR="000C5DE9" w:rsidRPr="00BE5F7B" w14:paraId="79A32793" w14:textId="77777777" w:rsidTr="00DB7E68">
        <w:trPr>
          <w:tblCellSpacing w:w="15" w:type="dxa"/>
        </w:trPr>
        <w:tc>
          <w:tcPr>
            <w:tcW w:w="0" w:type="auto"/>
            <w:vAlign w:val="center"/>
            <w:hideMark/>
          </w:tcPr>
          <w:p w14:paraId="19343955" w14:textId="77777777" w:rsidR="000C5DE9" w:rsidRPr="00BE5F7B" w:rsidRDefault="000C5DE9" w:rsidP="00DB7E68">
            <w:pPr>
              <w:rPr>
                <w:rFonts w:ascii="Times" w:hAnsi="Times"/>
                <w:sz w:val="18"/>
                <w:szCs w:val="18"/>
              </w:rPr>
            </w:pPr>
            <w:r w:rsidRPr="00BE5F7B">
              <w:rPr>
                <w:rFonts w:ascii="Times" w:hAnsi="Times"/>
                <w:sz w:val="18"/>
                <w:szCs w:val="18"/>
              </w:rPr>
              <w:t>Partnered</w:t>
            </w:r>
          </w:p>
        </w:tc>
        <w:tc>
          <w:tcPr>
            <w:tcW w:w="0" w:type="auto"/>
            <w:vAlign w:val="center"/>
            <w:hideMark/>
          </w:tcPr>
          <w:p w14:paraId="03884068" w14:textId="77777777" w:rsidR="000C5DE9" w:rsidRPr="00BE5F7B" w:rsidRDefault="000C5DE9" w:rsidP="00DB7E68">
            <w:pPr>
              <w:rPr>
                <w:rFonts w:ascii="Times" w:hAnsi="Times"/>
                <w:sz w:val="18"/>
                <w:szCs w:val="18"/>
              </w:rPr>
            </w:pPr>
            <w:r w:rsidRPr="00BE5F7B">
              <w:rPr>
                <w:rFonts w:ascii="Times" w:hAnsi="Times"/>
                <w:sz w:val="18"/>
                <w:szCs w:val="18"/>
              </w:rPr>
              <w:t>15+ (incl. pharma)</w:t>
            </w:r>
          </w:p>
        </w:tc>
        <w:tc>
          <w:tcPr>
            <w:tcW w:w="0" w:type="auto"/>
            <w:vAlign w:val="center"/>
            <w:hideMark/>
          </w:tcPr>
          <w:p w14:paraId="1D1B970C" w14:textId="77777777" w:rsidR="000C5DE9" w:rsidRPr="00BE5F7B" w:rsidRDefault="000C5DE9" w:rsidP="00DB7E68">
            <w:pPr>
              <w:rPr>
                <w:rFonts w:ascii="Times" w:hAnsi="Times"/>
                <w:sz w:val="18"/>
                <w:szCs w:val="18"/>
              </w:rPr>
            </w:pPr>
            <w:r w:rsidRPr="00BE5F7B">
              <w:rPr>
                <w:rFonts w:ascii="Times" w:hAnsi="Times"/>
                <w:sz w:val="18"/>
                <w:szCs w:val="18"/>
              </w:rPr>
              <w:t>Partner capital replaces internal</w:t>
            </w:r>
          </w:p>
        </w:tc>
        <w:tc>
          <w:tcPr>
            <w:tcW w:w="0" w:type="auto"/>
            <w:vAlign w:val="center"/>
            <w:hideMark/>
          </w:tcPr>
          <w:p w14:paraId="467E62DA" w14:textId="77777777" w:rsidR="000C5DE9" w:rsidRPr="00BE5F7B" w:rsidRDefault="000C5DE9" w:rsidP="00DB7E68">
            <w:pPr>
              <w:rPr>
                <w:rFonts w:ascii="Times" w:hAnsi="Times"/>
                <w:sz w:val="18"/>
                <w:szCs w:val="18"/>
              </w:rPr>
            </w:pPr>
            <w:r w:rsidRPr="00BE5F7B">
              <w:rPr>
                <w:rFonts w:ascii="Times" w:hAnsi="Times"/>
                <w:sz w:val="18"/>
                <w:szCs w:val="18"/>
              </w:rPr>
              <w:t>Capital-light growth</w:t>
            </w:r>
          </w:p>
        </w:tc>
      </w:tr>
    </w:tbl>
    <w:p w14:paraId="03321F34" w14:textId="77777777" w:rsidR="000C5DE9" w:rsidRDefault="003B2BA8" w:rsidP="000C5DE9">
      <w:pPr>
        <w:rPr>
          <w:rFonts w:ascii="Times" w:hAnsi="Times"/>
          <w:sz w:val="27"/>
          <w:szCs w:val="27"/>
        </w:rPr>
      </w:pPr>
      <w:r w:rsidRPr="003B2BA8">
        <w:rPr>
          <w:noProof/>
          <w14:ligatures w14:val="standardContextual"/>
        </w:rPr>
        <w:pict w14:anchorId="20BA4969">
          <v:rect id="_x0000_i1029" alt="" style="width:468pt;height:.05pt;mso-width-percent:0;mso-height-percent:0;mso-width-percent:0;mso-height-percent:0" o:hralign="center" o:hrstd="t" o:hr="t" fillcolor="#a0a0a0" stroked="f"/>
        </w:pict>
      </w:r>
    </w:p>
    <w:p w14:paraId="34E3B77A" w14:textId="77777777" w:rsidR="000C5DE9" w:rsidRDefault="000C5DE9" w:rsidP="000C5DE9">
      <w:pPr>
        <w:pStyle w:val="Heading2"/>
        <w:rPr>
          <w:rFonts w:ascii="Times" w:hAnsi="Times"/>
          <w:color w:val="000000"/>
          <w:sz w:val="36"/>
          <w:szCs w:val="36"/>
        </w:rPr>
      </w:pPr>
      <w:r>
        <w:rPr>
          <w:rFonts w:ascii="Times" w:hAnsi="Times"/>
          <w:color w:val="000000"/>
        </w:rPr>
        <w:t>15.9 Aggregate value creation scenarios</w:t>
      </w:r>
    </w:p>
    <w:p w14:paraId="1F0295E5" w14:textId="776A22B2" w:rsidR="000C5DE9" w:rsidDel="00DC4457" w:rsidRDefault="00DC4457" w:rsidP="000C5DE9">
      <w:pPr>
        <w:pStyle w:val="Heading3"/>
        <w:rPr>
          <w:del w:id="50" w:author="David Margulies" w:date="2026-01-01T19:46:00Z" w16du:dateUtc="2026-01-02T00:46:00Z"/>
          <w:rFonts w:ascii="Times" w:hAnsi="Times"/>
          <w:color w:val="000000"/>
        </w:rPr>
      </w:pPr>
      <w:ins w:id="51" w:author="David Margulies" w:date="2026-01-01T19:46:00Z" w16du:dateUtc="2026-01-02T00:46:00Z">
        <w:r w:rsidRPr="00DC4457">
          <w:rPr>
            <w:rFonts w:ascii="Times" w:hAnsi="Times"/>
            <w:noProof/>
            <w:color w:val="000000"/>
          </w:rPr>
          <w:drawing>
            <wp:inline distT="0" distB="0" distL="0" distR="0" wp14:anchorId="3DC1F9AE" wp14:editId="463C9C59">
              <wp:extent cx="3772619" cy="2276873"/>
              <wp:effectExtent l="0" t="0" r="0" b="0"/>
              <wp:docPr id="336629835" name="Picture 1" descr="A screenshot of a white and black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29835" name="Picture 1" descr="A screenshot of a white and black page&#10;&#10;AI-generated content may be incorrect."/>
                      <pic:cNvPicPr/>
                    </pic:nvPicPr>
                    <pic:blipFill>
                      <a:blip r:embed="rId11"/>
                      <a:stretch>
                        <a:fillRect/>
                      </a:stretch>
                    </pic:blipFill>
                    <pic:spPr>
                      <a:xfrm>
                        <a:off x="0" y="0"/>
                        <a:ext cx="3841609" cy="2318510"/>
                      </a:xfrm>
                      <a:prstGeom prst="rect">
                        <a:avLst/>
                      </a:prstGeom>
                    </pic:spPr>
                  </pic:pic>
                </a:graphicData>
              </a:graphic>
            </wp:inline>
          </w:drawing>
        </w:r>
      </w:ins>
      <w:del w:id="52" w:author="David Margulies" w:date="2026-01-01T19:46:00Z" w16du:dateUtc="2026-01-02T00:46:00Z">
        <w:r w:rsidR="000C5DE9" w:rsidDel="00DC4457">
          <w:rPr>
            <w:rFonts w:ascii="Times" w:hAnsi="Times"/>
            <w:color w:val="000000"/>
          </w:rPr>
          <w:delText>Scenario A — Internal pipeline only</w:delText>
        </w:r>
      </w:del>
    </w:p>
    <w:p w14:paraId="413D431D" w14:textId="498F3035" w:rsidR="000C5DE9" w:rsidDel="00DC4457" w:rsidRDefault="000C5DE9" w:rsidP="000C5DE9">
      <w:pPr>
        <w:numPr>
          <w:ilvl w:val="0"/>
          <w:numId w:val="147"/>
        </w:numPr>
        <w:spacing w:before="100" w:beforeAutospacing="1" w:after="100" w:afterAutospacing="1"/>
        <w:rPr>
          <w:del w:id="53" w:author="David Margulies" w:date="2026-01-01T19:46:00Z" w16du:dateUtc="2026-01-02T00:46:00Z"/>
          <w:rFonts w:ascii="Times" w:hAnsi="Times"/>
          <w:color w:val="000000"/>
          <w:sz w:val="27"/>
          <w:szCs w:val="27"/>
        </w:rPr>
      </w:pPr>
      <w:del w:id="54" w:author="David Margulies" w:date="2026-01-01T19:46:00Z" w16du:dateUtc="2026-01-02T00:46:00Z">
        <w:r w:rsidDel="00DC4457">
          <w:rPr>
            <w:rFonts w:ascii="Times" w:hAnsi="Times"/>
            <w:color w:val="000000"/>
            <w:sz w:val="27"/>
            <w:szCs w:val="27"/>
          </w:rPr>
          <w:delText>6 programs/year</w:delText>
        </w:r>
      </w:del>
    </w:p>
    <w:p w14:paraId="66448FF7" w14:textId="51156873" w:rsidR="000C5DE9" w:rsidDel="00DC4457" w:rsidRDefault="000C5DE9" w:rsidP="000C5DE9">
      <w:pPr>
        <w:numPr>
          <w:ilvl w:val="0"/>
          <w:numId w:val="147"/>
        </w:numPr>
        <w:spacing w:before="100" w:beforeAutospacing="1" w:after="100" w:afterAutospacing="1"/>
        <w:rPr>
          <w:del w:id="55" w:author="David Margulies" w:date="2026-01-01T19:46:00Z" w16du:dateUtc="2026-01-02T00:46:00Z"/>
          <w:rFonts w:ascii="Times" w:hAnsi="Times"/>
          <w:color w:val="000000"/>
          <w:sz w:val="27"/>
          <w:szCs w:val="27"/>
        </w:rPr>
      </w:pPr>
      <w:del w:id="56" w:author="David Margulies" w:date="2026-01-01T19:46:00Z" w16du:dateUtc="2026-01-02T00:46:00Z">
        <w:r w:rsidDel="00DC4457">
          <w:rPr>
            <w:rFonts w:ascii="Times" w:hAnsi="Times"/>
            <w:color w:val="000000"/>
            <w:sz w:val="27"/>
            <w:szCs w:val="27"/>
          </w:rPr>
          <w:delText>$80M rNPV uplift per program</w:delText>
        </w:r>
      </w:del>
    </w:p>
    <w:p w14:paraId="6F53EE2A" w14:textId="7B4B2DA1" w:rsidR="000C5DE9" w:rsidDel="00DC4457" w:rsidRDefault="000C5DE9" w:rsidP="000C5DE9">
      <w:pPr>
        <w:numPr>
          <w:ilvl w:val="0"/>
          <w:numId w:val="147"/>
        </w:numPr>
        <w:spacing w:before="100" w:beforeAutospacing="1" w:after="100" w:afterAutospacing="1"/>
        <w:rPr>
          <w:del w:id="57" w:author="David Margulies" w:date="2026-01-01T19:46:00Z" w16du:dateUtc="2026-01-02T00:46:00Z"/>
          <w:rFonts w:ascii="Times" w:hAnsi="Times"/>
          <w:color w:val="000000"/>
          <w:sz w:val="27"/>
          <w:szCs w:val="27"/>
        </w:rPr>
      </w:pPr>
      <w:del w:id="58" w:author="David Margulies" w:date="2026-01-01T19:46:00Z" w16du:dateUtc="2026-01-02T00:46:00Z">
        <w:r w:rsidDel="00DC4457">
          <w:rPr>
            <w:rFonts w:ascii="Times" w:hAnsi="Times"/>
            <w:color w:val="000000"/>
            <w:sz w:val="27"/>
            <w:szCs w:val="27"/>
          </w:rPr>
          <w:delText>$20M cost savings per program</w:delText>
        </w:r>
      </w:del>
    </w:p>
    <w:p w14:paraId="01E4AFA2" w14:textId="596186F7" w:rsidR="000C5DE9" w:rsidDel="00DC4457" w:rsidRDefault="000C5DE9" w:rsidP="000C5DE9">
      <w:pPr>
        <w:pStyle w:val="NormalWeb"/>
        <w:rPr>
          <w:del w:id="59" w:author="David Margulies" w:date="2026-01-01T19:46:00Z" w16du:dateUtc="2026-01-02T00:46:00Z"/>
          <w:rFonts w:ascii="Times" w:hAnsi="Times"/>
          <w:color w:val="000000"/>
          <w:sz w:val="27"/>
          <w:szCs w:val="27"/>
        </w:rPr>
      </w:pPr>
      <w:del w:id="60" w:author="David Margulies" w:date="2026-01-01T19:46:00Z" w16du:dateUtc="2026-01-02T00:46:00Z">
        <w:r w:rsidDel="00DC4457">
          <w:rPr>
            <w:rFonts w:ascii="Times" w:hAnsi="Times"/>
            <w:color w:val="000000"/>
            <w:sz w:val="27"/>
            <w:szCs w:val="27"/>
          </w:rPr>
          <w:delText>$$ \text{Annual value creation} \approx 6 \times (\$80M + \$20M) = \$600M $$</w:delText>
        </w:r>
      </w:del>
    </w:p>
    <w:p w14:paraId="3D327C65" w14:textId="0DE3EB4E" w:rsidR="000C5DE9" w:rsidDel="00DC4457" w:rsidRDefault="000C5DE9" w:rsidP="000C5DE9">
      <w:pPr>
        <w:pStyle w:val="Heading3"/>
        <w:rPr>
          <w:del w:id="61" w:author="David Margulies" w:date="2026-01-01T19:46:00Z" w16du:dateUtc="2026-01-02T00:46:00Z"/>
          <w:rFonts w:ascii="Times" w:hAnsi="Times"/>
          <w:color w:val="000000"/>
          <w:sz w:val="27"/>
          <w:szCs w:val="27"/>
        </w:rPr>
      </w:pPr>
      <w:del w:id="62" w:author="David Margulies" w:date="2026-01-01T19:46:00Z" w16du:dateUtc="2026-01-02T00:46:00Z">
        <w:r w:rsidDel="00DC4457">
          <w:rPr>
            <w:rFonts w:ascii="Times" w:hAnsi="Times"/>
            <w:color w:val="000000"/>
          </w:rPr>
          <w:delText>Scenario B — Hybrid internal + partner platform</w:delText>
        </w:r>
      </w:del>
    </w:p>
    <w:p w14:paraId="54DAFE6B" w14:textId="13A811AD" w:rsidR="000C5DE9" w:rsidDel="00DC4457" w:rsidRDefault="000C5DE9" w:rsidP="000C5DE9">
      <w:pPr>
        <w:numPr>
          <w:ilvl w:val="0"/>
          <w:numId w:val="148"/>
        </w:numPr>
        <w:spacing w:before="100" w:beforeAutospacing="1" w:after="100" w:afterAutospacing="1"/>
        <w:rPr>
          <w:del w:id="63" w:author="David Margulies" w:date="2026-01-01T19:46:00Z" w16du:dateUtc="2026-01-02T00:46:00Z"/>
          <w:rFonts w:ascii="Times" w:hAnsi="Times"/>
          <w:color w:val="000000"/>
          <w:sz w:val="27"/>
          <w:szCs w:val="27"/>
        </w:rPr>
      </w:pPr>
      <w:del w:id="64" w:author="David Margulies" w:date="2026-01-01T19:46:00Z" w16du:dateUtc="2026-01-02T00:46:00Z">
        <w:r w:rsidDel="00DC4457">
          <w:rPr>
            <w:rFonts w:ascii="Times" w:hAnsi="Times"/>
            <w:color w:val="000000"/>
            <w:sz w:val="27"/>
            <w:szCs w:val="27"/>
          </w:rPr>
          <w:delText>4 internal programs</w:delText>
        </w:r>
      </w:del>
    </w:p>
    <w:p w14:paraId="705F238A" w14:textId="6885E240" w:rsidR="000C5DE9" w:rsidDel="00DC4457" w:rsidRDefault="000C5DE9" w:rsidP="000C5DE9">
      <w:pPr>
        <w:numPr>
          <w:ilvl w:val="0"/>
          <w:numId w:val="148"/>
        </w:numPr>
        <w:spacing w:before="100" w:beforeAutospacing="1" w:after="100" w:afterAutospacing="1"/>
        <w:rPr>
          <w:del w:id="65" w:author="David Margulies" w:date="2026-01-01T19:46:00Z" w16du:dateUtc="2026-01-02T00:46:00Z"/>
          <w:rFonts w:ascii="Times" w:hAnsi="Times"/>
          <w:color w:val="000000"/>
          <w:sz w:val="27"/>
          <w:szCs w:val="27"/>
        </w:rPr>
      </w:pPr>
      <w:del w:id="66" w:author="David Margulies" w:date="2026-01-01T19:46:00Z" w16du:dateUtc="2026-01-02T00:46:00Z">
        <w:r w:rsidDel="00DC4457">
          <w:rPr>
            <w:rFonts w:ascii="Times" w:hAnsi="Times"/>
            <w:color w:val="000000"/>
            <w:sz w:val="27"/>
            <w:szCs w:val="27"/>
          </w:rPr>
          <w:delText>8 partnered programs at $10–$20M platform fee + milestones</w:delText>
        </w:r>
      </w:del>
    </w:p>
    <w:p w14:paraId="0CE348B7" w14:textId="51489CBF" w:rsidR="000C5DE9" w:rsidDel="00DC4457" w:rsidRDefault="000C5DE9" w:rsidP="000C5DE9">
      <w:pPr>
        <w:pStyle w:val="NormalWeb"/>
        <w:rPr>
          <w:del w:id="67" w:author="David Margulies" w:date="2026-01-01T19:46:00Z" w16du:dateUtc="2026-01-02T00:46:00Z"/>
          <w:rFonts w:ascii="Times" w:hAnsi="Times"/>
          <w:color w:val="000000"/>
          <w:sz w:val="27"/>
          <w:szCs w:val="27"/>
        </w:rPr>
      </w:pPr>
      <w:del w:id="68" w:author="David Margulies" w:date="2026-01-01T19:46:00Z" w16du:dateUtc="2026-01-02T00:46:00Z">
        <w:r w:rsidDel="00DC4457">
          <w:rPr>
            <w:rFonts w:ascii="Times" w:hAnsi="Times"/>
            <w:color w:val="000000"/>
            <w:sz w:val="27"/>
            <w:szCs w:val="27"/>
          </w:rPr>
          <w:delText>$$ \text{Platform revenue} \approx \$80–\$160M/year $$</w:delText>
        </w:r>
      </w:del>
    </w:p>
    <w:p w14:paraId="06695765" w14:textId="7364A711" w:rsidR="000C5DE9" w:rsidDel="00DC4457" w:rsidRDefault="000C5DE9" w:rsidP="000C5DE9">
      <w:pPr>
        <w:pStyle w:val="NormalWeb"/>
        <w:rPr>
          <w:del w:id="69" w:author="David Margulies" w:date="2026-01-01T19:46:00Z" w16du:dateUtc="2026-01-02T00:46:00Z"/>
          <w:rFonts w:ascii="Times" w:hAnsi="Times"/>
          <w:color w:val="000000"/>
          <w:sz w:val="27"/>
          <w:szCs w:val="27"/>
        </w:rPr>
      </w:pPr>
      <w:del w:id="70" w:author="David Margulies" w:date="2026-01-01T19:46:00Z" w16du:dateUtc="2026-01-02T00:46:00Z">
        <w:r w:rsidDel="00DC4457">
          <w:rPr>
            <w:rFonts w:ascii="Times" w:hAnsi="Times"/>
            <w:color w:val="000000"/>
            <w:sz w:val="27"/>
            <w:szCs w:val="27"/>
          </w:rPr>
          <w:delText>plus internal pipeline optionality.</w:delText>
        </w:r>
      </w:del>
    </w:p>
    <w:p w14:paraId="124A790A" w14:textId="77777777" w:rsidR="000C5DE9" w:rsidRDefault="003B2BA8" w:rsidP="000C5DE9">
      <w:pPr>
        <w:rPr>
          <w:rFonts w:ascii="Times" w:hAnsi="Times"/>
          <w:sz w:val="27"/>
          <w:szCs w:val="27"/>
        </w:rPr>
      </w:pPr>
      <w:r w:rsidRPr="003B2BA8">
        <w:rPr>
          <w:noProof/>
          <w14:ligatures w14:val="standardContextual"/>
        </w:rPr>
        <w:pict w14:anchorId="4E46D1E2">
          <v:rect id="_x0000_i1028" alt="" style="width:468pt;height:.05pt;mso-width-percent:0;mso-height-percent:0;mso-width-percent:0;mso-height-percent:0" o:hralign="center" o:hrstd="t" o:hr="t" fillcolor="#a0a0a0" stroked="f"/>
        </w:pict>
      </w:r>
    </w:p>
    <w:p w14:paraId="4E1222B7" w14:textId="77777777" w:rsidR="000C5DE9" w:rsidRDefault="000C5DE9" w:rsidP="000C5DE9">
      <w:pPr>
        <w:pStyle w:val="Heading2"/>
        <w:rPr>
          <w:rFonts w:ascii="Times" w:hAnsi="Times"/>
          <w:color w:val="000000"/>
          <w:sz w:val="36"/>
          <w:szCs w:val="36"/>
        </w:rPr>
      </w:pPr>
      <w:r>
        <w:rPr>
          <w:rFonts w:ascii="Times" w:hAnsi="Times"/>
          <w:color w:val="000000"/>
        </w:rPr>
        <w:lastRenderedPageBreak/>
        <w:t>15.10 Why this value is durable</w:t>
      </w:r>
    </w:p>
    <w:p w14:paraId="28CA9528"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Quiver–Sapphire’s economic advantage is </w:t>
      </w:r>
      <w:r>
        <w:rPr>
          <w:rStyle w:val="Strong"/>
          <w:rFonts w:ascii="Times" w:hAnsi="Times"/>
          <w:color w:val="000000"/>
          <w:sz w:val="27"/>
          <w:szCs w:val="27"/>
        </w:rPr>
        <w:t>structural</w:t>
      </w:r>
      <w:r>
        <w:rPr>
          <w:rFonts w:ascii="Times" w:hAnsi="Times"/>
          <w:color w:val="000000"/>
          <w:sz w:val="27"/>
          <w:szCs w:val="27"/>
        </w:rPr>
        <w:t>, not cyclical:</w:t>
      </w:r>
    </w:p>
    <w:p w14:paraId="7EC8EEBA" w14:textId="77777777" w:rsidR="000C5DE9" w:rsidRDefault="000C5DE9" w:rsidP="000C5DE9">
      <w:pPr>
        <w:numPr>
          <w:ilvl w:val="0"/>
          <w:numId w:val="149"/>
        </w:numPr>
        <w:spacing w:before="100" w:beforeAutospacing="1" w:after="100" w:afterAutospacing="1"/>
        <w:rPr>
          <w:rFonts w:ascii="Times" w:hAnsi="Times"/>
          <w:color w:val="000000"/>
          <w:sz w:val="27"/>
          <w:szCs w:val="27"/>
        </w:rPr>
      </w:pPr>
      <w:r>
        <w:rPr>
          <w:rFonts w:ascii="Times" w:hAnsi="Times"/>
          <w:color w:val="000000"/>
          <w:sz w:val="27"/>
          <w:szCs w:val="27"/>
        </w:rPr>
        <w:t>Data are proprietary and compounding</w:t>
      </w:r>
    </w:p>
    <w:p w14:paraId="7D7B558B" w14:textId="77777777" w:rsidR="000C5DE9" w:rsidRDefault="000C5DE9" w:rsidP="000C5DE9">
      <w:pPr>
        <w:numPr>
          <w:ilvl w:val="0"/>
          <w:numId w:val="149"/>
        </w:numPr>
        <w:spacing w:before="100" w:beforeAutospacing="1" w:after="100" w:afterAutospacing="1"/>
        <w:rPr>
          <w:rFonts w:ascii="Times" w:hAnsi="Times"/>
          <w:color w:val="000000"/>
          <w:sz w:val="27"/>
          <w:szCs w:val="27"/>
        </w:rPr>
      </w:pPr>
      <w:r>
        <w:rPr>
          <w:rFonts w:ascii="Times" w:hAnsi="Times"/>
          <w:color w:val="000000"/>
          <w:sz w:val="27"/>
          <w:szCs w:val="27"/>
        </w:rPr>
        <w:t>Functional phenotypes are hard to replicate</w:t>
      </w:r>
    </w:p>
    <w:p w14:paraId="7F8DBEFC" w14:textId="77777777" w:rsidR="000C5DE9" w:rsidRDefault="000C5DE9" w:rsidP="000C5DE9">
      <w:pPr>
        <w:numPr>
          <w:ilvl w:val="0"/>
          <w:numId w:val="149"/>
        </w:numPr>
        <w:spacing w:before="100" w:beforeAutospacing="1" w:after="100" w:afterAutospacing="1"/>
        <w:rPr>
          <w:rFonts w:ascii="Times" w:hAnsi="Times"/>
          <w:color w:val="000000"/>
          <w:sz w:val="27"/>
          <w:szCs w:val="27"/>
        </w:rPr>
      </w:pPr>
      <w:r>
        <w:rPr>
          <w:rFonts w:ascii="Times" w:hAnsi="Times"/>
          <w:color w:val="000000"/>
          <w:sz w:val="27"/>
          <w:szCs w:val="27"/>
        </w:rPr>
        <w:t>Sapphire encodes institutional memory</w:t>
      </w:r>
    </w:p>
    <w:p w14:paraId="7BE4D5BC" w14:textId="77777777" w:rsidR="000C5DE9" w:rsidRDefault="000C5DE9" w:rsidP="000C5DE9">
      <w:pPr>
        <w:numPr>
          <w:ilvl w:val="0"/>
          <w:numId w:val="149"/>
        </w:numPr>
        <w:spacing w:before="100" w:beforeAutospacing="1" w:after="100" w:afterAutospacing="1"/>
        <w:rPr>
          <w:rFonts w:ascii="Times" w:hAnsi="Times"/>
          <w:color w:val="000000"/>
          <w:sz w:val="27"/>
          <w:szCs w:val="27"/>
        </w:rPr>
      </w:pPr>
      <w:r>
        <w:rPr>
          <w:rFonts w:ascii="Times" w:hAnsi="Times"/>
          <w:color w:val="000000"/>
          <w:sz w:val="27"/>
          <w:szCs w:val="27"/>
        </w:rPr>
        <w:t>Switching costs for partners increase over time</w:t>
      </w:r>
    </w:p>
    <w:p w14:paraId="14E887CF"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creates </w:t>
      </w:r>
      <w:r>
        <w:rPr>
          <w:rStyle w:val="Strong"/>
          <w:rFonts w:ascii="Times" w:hAnsi="Times"/>
          <w:color w:val="000000"/>
          <w:sz w:val="27"/>
          <w:szCs w:val="27"/>
        </w:rPr>
        <w:t>defensibility at the system level</w:t>
      </w:r>
      <w:r>
        <w:rPr>
          <w:rFonts w:ascii="Times" w:hAnsi="Times"/>
          <w:color w:val="000000"/>
          <w:sz w:val="27"/>
          <w:szCs w:val="27"/>
        </w:rPr>
        <w:t>, not just IP level.</w:t>
      </w:r>
    </w:p>
    <w:p w14:paraId="37AEC314" w14:textId="77777777" w:rsidR="000C5DE9" w:rsidRDefault="003B2BA8" w:rsidP="000C5DE9">
      <w:pPr>
        <w:rPr>
          <w:rFonts w:ascii="Times" w:hAnsi="Times"/>
          <w:sz w:val="27"/>
          <w:szCs w:val="27"/>
        </w:rPr>
      </w:pPr>
      <w:r w:rsidRPr="003B2BA8">
        <w:rPr>
          <w:noProof/>
          <w14:ligatures w14:val="standardContextual"/>
        </w:rPr>
        <w:pict w14:anchorId="6F77D0A9">
          <v:rect id="_x0000_i1027" alt="" style="width:468pt;height:.05pt;mso-width-percent:0;mso-height-percent:0;mso-width-percent:0;mso-height-percent:0" o:hralign="center" o:hrstd="t" o:hr="t" fillcolor="#a0a0a0" stroked="f"/>
        </w:pict>
      </w:r>
    </w:p>
    <w:p w14:paraId="467E968E" w14:textId="77777777" w:rsidR="000C5DE9" w:rsidRDefault="000C5DE9" w:rsidP="000C5DE9">
      <w:pPr>
        <w:pStyle w:val="Heading2"/>
        <w:rPr>
          <w:rFonts w:ascii="Times" w:hAnsi="Times"/>
          <w:color w:val="000000"/>
          <w:sz w:val="36"/>
          <w:szCs w:val="36"/>
        </w:rPr>
      </w:pPr>
      <w:r>
        <w:rPr>
          <w:rFonts w:ascii="Times" w:hAnsi="Times"/>
          <w:color w:val="000000"/>
        </w:rPr>
        <w:t>15.11 Implications for valuation</w:t>
      </w:r>
    </w:p>
    <w:p w14:paraId="01629996" w14:textId="77777777" w:rsidR="000C5DE9" w:rsidRDefault="000C5DE9" w:rsidP="000C5DE9">
      <w:pPr>
        <w:pStyle w:val="NormalWeb"/>
        <w:rPr>
          <w:rFonts w:ascii="Times" w:hAnsi="Times"/>
          <w:color w:val="000000"/>
          <w:sz w:val="27"/>
          <w:szCs w:val="27"/>
        </w:rPr>
      </w:pPr>
      <w:r>
        <w:rPr>
          <w:rFonts w:ascii="Times" w:hAnsi="Times"/>
          <w:color w:val="000000"/>
          <w:sz w:val="27"/>
          <w:szCs w:val="27"/>
        </w:rPr>
        <w:t>Traditional biotech valuation underprices:</w:t>
      </w:r>
    </w:p>
    <w:p w14:paraId="3EAAB45B" w14:textId="77777777" w:rsidR="000C5DE9" w:rsidRDefault="000C5DE9" w:rsidP="000C5DE9">
      <w:pPr>
        <w:numPr>
          <w:ilvl w:val="0"/>
          <w:numId w:val="150"/>
        </w:numPr>
        <w:spacing w:before="100" w:beforeAutospacing="1" w:after="100" w:afterAutospacing="1"/>
        <w:rPr>
          <w:rFonts w:ascii="Times" w:hAnsi="Times"/>
          <w:color w:val="000000"/>
          <w:sz w:val="27"/>
          <w:szCs w:val="27"/>
        </w:rPr>
      </w:pPr>
      <w:r>
        <w:rPr>
          <w:rFonts w:ascii="Times" w:hAnsi="Times"/>
          <w:color w:val="000000"/>
          <w:sz w:val="27"/>
          <w:szCs w:val="27"/>
        </w:rPr>
        <w:t>Early de-risking</w:t>
      </w:r>
    </w:p>
    <w:p w14:paraId="35D5EEFC" w14:textId="77777777" w:rsidR="000C5DE9" w:rsidRDefault="000C5DE9" w:rsidP="000C5DE9">
      <w:pPr>
        <w:numPr>
          <w:ilvl w:val="0"/>
          <w:numId w:val="150"/>
        </w:numPr>
        <w:spacing w:before="100" w:beforeAutospacing="1" w:after="100" w:afterAutospacing="1"/>
        <w:rPr>
          <w:rFonts w:ascii="Times" w:hAnsi="Times"/>
          <w:color w:val="000000"/>
          <w:sz w:val="27"/>
          <w:szCs w:val="27"/>
        </w:rPr>
      </w:pPr>
      <w:r>
        <w:rPr>
          <w:rFonts w:ascii="Times" w:hAnsi="Times"/>
          <w:color w:val="000000"/>
          <w:sz w:val="27"/>
          <w:szCs w:val="27"/>
        </w:rPr>
        <w:t>Portfolio learning</w:t>
      </w:r>
    </w:p>
    <w:p w14:paraId="6B3E1C60" w14:textId="77777777" w:rsidR="000C5DE9" w:rsidRDefault="000C5DE9" w:rsidP="000C5DE9">
      <w:pPr>
        <w:numPr>
          <w:ilvl w:val="0"/>
          <w:numId w:val="150"/>
        </w:numPr>
        <w:spacing w:before="100" w:beforeAutospacing="1" w:after="100" w:afterAutospacing="1"/>
        <w:rPr>
          <w:rFonts w:ascii="Times" w:hAnsi="Times"/>
          <w:color w:val="000000"/>
          <w:sz w:val="27"/>
          <w:szCs w:val="27"/>
        </w:rPr>
      </w:pPr>
      <w:r>
        <w:rPr>
          <w:rFonts w:ascii="Times" w:hAnsi="Times"/>
          <w:color w:val="000000"/>
          <w:sz w:val="27"/>
          <w:szCs w:val="27"/>
        </w:rPr>
        <w:t>Platform memory</w:t>
      </w:r>
    </w:p>
    <w:p w14:paraId="48D37F1E"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 should therefore be benchmarked against:</w:t>
      </w:r>
    </w:p>
    <w:p w14:paraId="74C07F7B" w14:textId="77777777" w:rsidR="000C5DE9" w:rsidRDefault="000C5DE9" w:rsidP="000C5DE9">
      <w:pPr>
        <w:numPr>
          <w:ilvl w:val="0"/>
          <w:numId w:val="151"/>
        </w:numPr>
        <w:spacing w:before="100" w:beforeAutospacing="1" w:after="100" w:afterAutospacing="1"/>
        <w:rPr>
          <w:rFonts w:ascii="Times" w:hAnsi="Times"/>
          <w:color w:val="000000"/>
          <w:sz w:val="27"/>
          <w:szCs w:val="27"/>
        </w:rPr>
      </w:pPr>
      <w:r>
        <w:rPr>
          <w:rFonts w:ascii="Times" w:hAnsi="Times"/>
          <w:color w:val="000000"/>
          <w:sz w:val="27"/>
          <w:szCs w:val="27"/>
        </w:rPr>
        <w:t>Platform biotech (not single-asset)</w:t>
      </w:r>
    </w:p>
    <w:p w14:paraId="17E78CDE" w14:textId="77777777" w:rsidR="000C5DE9" w:rsidRDefault="000C5DE9" w:rsidP="000C5DE9">
      <w:pPr>
        <w:numPr>
          <w:ilvl w:val="0"/>
          <w:numId w:val="151"/>
        </w:numPr>
        <w:spacing w:before="100" w:beforeAutospacing="1" w:after="100" w:afterAutospacing="1"/>
        <w:rPr>
          <w:rFonts w:ascii="Times" w:hAnsi="Times"/>
          <w:color w:val="000000"/>
          <w:sz w:val="27"/>
          <w:szCs w:val="27"/>
        </w:rPr>
      </w:pPr>
      <w:r>
        <w:rPr>
          <w:rFonts w:ascii="Times" w:hAnsi="Times"/>
          <w:color w:val="000000"/>
          <w:sz w:val="27"/>
          <w:szCs w:val="27"/>
        </w:rPr>
        <w:t>AI-enabled discovery systems</w:t>
      </w:r>
    </w:p>
    <w:p w14:paraId="2913EBCE" w14:textId="77777777" w:rsidR="000C5DE9" w:rsidRDefault="000C5DE9" w:rsidP="000C5DE9">
      <w:pPr>
        <w:numPr>
          <w:ilvl w:val="0"/>
          <w:numId w:val="151"/>
        </w:numPr>
        <w:spacing w:before="100" w:beforeAutospacing="1" w:after="100" w:afterAutospacing="1"/>
        <w:rPr>
          <w:rFonts w:ascii="Times" w:hAnsi="Times"/>
          <w:color w:val="000000"/>
          <w:sz w:val="27"/>
          <w:szCs w:val="27"/>
        </w:rPr>
      </w:pPr>
      <w:r>
        <w:rPr>
          <w:rFonts w:ascii="Times" w:hAnsi="Times"/>
          <w:color w:val="000000"/>
          <w:sz w:val="27"/>
          <w:szCs w:val="27"/>
        </w:rPr>
        <w:t>Capital-efficient compounders</w:t>
      </w:r>
    </w:p>
    <w:p w14:paraId="7C49F86D" w14:textId="77777777" w:rsidR="000C5DE9" w:rsidRDefault="000C5DE9" w:rsidP="000C5DE9">
      <w:pPr>
        <w:pStyle w:val="NormalWeb"/>
        <w:rPr>
          <w:rFonts w:ascii="Times" w:hAnsi="Times"/>
          <w:color w:val="000000"/>
          <w:sz w:val="27"/>
          <w:szCs w:val="27"/>
        </w:rPr>
      </w:pPr>
      <w:r>
        <w:rPr>
          <w:rFonts w:ascii="Times" w:hAnsi="Times"/>
          <w:color w:val="000000"/>
          <w:sz w:val="27"/>
          <w:szCs w:val="27"/>
        </w:rPr>
        <w:t>A reasonable framing is </w:t>
      </w:r>
      <w:r>
        <w:rPr>
          <w:rStyle w:val="Strong"/>
          <w:rFonts w:ascii="Times" w:hAnsi="Times"/>
          <w:color w:val="000000"/>
          <w:sz w:val="27"/>
          <w:szCs w:val="27"/>
        </w:rPr>
        <w:t>multiple on expected annual value creation</w:t>
      </w:r>
      <w:r>
        <w:rPr>
          <w:rFonts w:ascii="Times" w:hAnsi="Times"/>
          <w:color w:val="000000"/>
          <w:sz w:val="27"/>
          <w:szCs w:val="27"/>
        </w:rPr>
        <w:t>, not asset rNPV alone.</w:t>
      </w:r>
    </w:p>
    <w:p w14:paraId="3CCC6F73" w14:textId="77777777" w:rsidR="000C5DE9" w:rsidRDefault="003B2BA8" w:rsidP="000C5DE9">
      <w:pPr>
        <w:rPr>
          <w:rFonts w:ascii="Times" w:hAnsi="Times"/>
          <w:sz w:val="27"/>
          <w:szCs w:val="27"/>
        </w:rPr>
      </w:pPr>
      <w:r w:rsidRPr="003B2BA8">
        <w:rPr>
          <w:noProof/>
          <w14:ligatures w14:val="standardContextual"/>
        </w:rPr>
        <w:pict w14:anchorId="7132E024">
          <v:rect id="_x0000_i1026" alt="" style="width:468pt;height:.05pt;mso-width-percent:0;mso-height-percent:0;mso-width-percent:0;mso-height-percent:0" o:hralign="center" o:hrstd="t" o:hr="t" fillcolor="#a0a0a0" stroked="f"/>
        </w:pict>
      </w:r>
    </w:p>
    <w:p w14:paraId="09DC6061" w14:textId="77777777" w:rsidR="000C5DE9" w:rsidRDefault="000C5DE9" w:rsidP="000C5DE9">
      <w:pPr>
        <w:pStyle w:val="Heading2"/>
        <w:rPr>
          <w:rFonts w:ascii="Times" w:hAnsi="Times"/>
          <w:color w:val="000000"/>
          <w:sz w:val="36"/>
          <w:szCs w:val="36"/>
        </w:rPr>
      </w:pPr>
      <w:r>
        <w:rPr>
          <w:rFonts w:ascii="Times" w:hAnsi="Times"/>
          <w:color w:val="000000"/>
        </w:rPr>
        <w:t>15.12 Bridge to Chapter 16</w:t>
      </w:r>
    </w:p>
    <w:p w14:paraId="666A154B" w14:textId="77777777" w:rsidR="000C5DE9" w:rsidRDefault="000C5DE9" w:rsidP="000C5DE9">
      <w:pPr>
        <w:pStyle w:val="NormalWeb"/>
        <w:rPr>
          <w:rFonts w:ascii="Times" w:hAnsi="Times"/>
          <w:color w:val="000000"/>
          <w:sz w:val="27"/>
          <w:szCs w:val="27"/>
        </w:rPr>
      </w:pPr>
      <w:r>
        <w:rPr>
          <w:rFonts w:ascii="Times" w:hAnsi="Times"/>
          <w:color w:val="000000"/>
          <w:sz w:val="27"/>
          <w:szCs w:val="27"/>
        </w:rPr>
        <w:t>With the economic logic established, Chapter 16 asks:</w:t>
      </w:r>
      <w:r>
        <w:rPr>
          <w:rFonts w:ascii="Times" w:hAnsi="Times"/>
          <w:color w:val="000000"/>
          <w:sz w:val="27"/>
          <w:szCs w:val="27"/>
        </w:rPr>
        <w:br/>
      </w:r>
      <w:r>
        <w:rPr>
          <w:rStyle w:val="Strong"/>
          <w:rFonts w:ascii="Times" w:hAnsi="Times"/>
          <w:color w:val="000000"/>
          <w:sz w:val="27"/>
          <w:szCs w:val="27"/>
        </w:rPr>
        <w:t>Who captures this value, and why?</w:t>
      </w:r>
    </w:p>
    <w:p w14:paraId="0EBFD6F5" w14:textId="77777777" w:rsidR="000C5DE9" w:rsidRDefault="000C5DE9" w:rsidP="000C5DE9">
      <w:pPr>
        <w:pStyle w:val="NormalWeb"/>
        <w:rPr>
          <w:rFonts w:ascii="Times" w:hAnsi="Times"/>
          <w:color w:val="000000"/>
          <w:sz w:val="27"/>
          <w:szCs w:val="27"/>
        </w:rPr>
      </w:pPr>
      <w:r>
        <w:rPr>
          <w:rFonts w:ascii="Times" w:hAnsi="Times"/>
          <w:color w:val="000000"/>
          <w:sz w:val="27"/>
          <w:szCs w:val="27"/>
        </w:rPr>
        <w:t>Specifically:</w:t>
      </w:r>
    </w:p>
    <w:p w14:paraId="70A64061" w14:textId="77777777" w:rsidR="000C5DE9" w:rsidRDefault="000C5DE9" w:rsidP="000C5DE9">
      <w:pPr>
        <w:numPr>
          <w:ilvl w:val="0"/>
          <w:numId w:val="152"/>
        </w:numPr>
        <w:spacing w:before="100" w:beforeAutospacing="1" w:after="100" w:afterAutospacing="1"/>
        <w:rPr>
          <w:rFonts w:ascii="Times" w:hAnsi="Times"/>
          <w:color w:val="000000"/>
          <w:sz w:val="27"/>
          <w:szCs w:val="27"/>
        </w:rPr>
      </w:pPr>
      <w:r>
        <w:rPr>
          <w:rFonts w:ascii="Times" w:hAnsi="Times"/>
          <w:color w:val="000000"/>
          <w:sz w:val="27"/>
          <w:szCs w:val="27"/>
        </w:rPr>
        <w:t>Why pharma benefits differently than tech</w:t>
      </w:r>
    </w:p>
    <w:p w14:paraId="3500BF1A" w14:textId="77777777" w:rsidR="000C5DE9" w:rsidRDefault="000C5DE9" w:rsidP="000C5DE9">
      <w:pPr>
        <w:numPr>
          <w:ilvl w:val="0"/>
          <w:numId w:val="152"/>
        </w:numPr>
        <w:spacing w:before="100" w:beforeAutospacing="1" w:after="100" w:afterAutospacing="1"/>
        <w:rPr>
          <w:rFonts w:ascii="Times" w:hAnsi="Times"/>
          <w:color w:val="000000"/>
          <w:sz w:val="27"/>
          <w:szCs w:val="27"/>
        </w:rPr>
      </w:pPr>
      <w:r>
        <w:rPr>
          <w:rFonts w:ascii="Times" w:hAnsi="Times"/>
          <w:color w:val="000000"/>
          <w:sz w:val="27"/>
          <w:szCs w:val="27"/>
        </w:rPr>
        <w:t>Why model companies see unique upside</w:t>
      </w:r>
    </w:p>
    <w:p w14:paraId="78B017A4" w14:textId="77777777" w:rsidR="000C5DE9" w:rsidRDefault="000C5DE9" w:rsidP="000C5DE9">
      <w:pPr>
        <w:numPr>
          <w:ilvl w:val="0"/>
          <w:numId w:val="152"/>
        </w:numPr>
        <w:spacing w:before="100" w:beforeAutospacing="1" w:after="100" w:afterAutospacing="1"/>
        <w:rPr>
          <w:rFonts w:ascii="Times" w:hAnsi="Times"/>
          <w:color w:val="000000"/>
          <w:sz w:val="27"/>
          <w:szCs w:val="27"/>
        </w:rPr>
      </w:pPr>
      <w:r>
        <w:rPr>
          <w:rFonts w:ascii="Times" w:hAnsi="Times"/>
          <w:color w:val="000000"/>
          <w:sz w:val="27"/>
          <w:szCs w:val="27"/>
        </w:rPr>
        <w:t>How Quiver positions itself as </w:t>
      </w:r>
      <w:r>
        <w:rPr>
          <w:rStyle w:val="Emphasis"/>
          <w:rFonts w:ascii="Times" w:hAnsi="Times"/>
          <w:color w:val="000000"/>
          <w:sz w:val="27"/>
          <w:szCs w:val="27"/>
        </w:rPr>
        <w:t>indispensable</w:t>
      </w:r>
      <w:r>
        <w:rPr>
          <w:rFonts w:ascii="Times" w:hAnsi="Times"/>
          <w:color w:val="000000"/>
          <w:sz w:val="27"/>
          <w:szCs w:val="27"/>
        </w:rPr>
        <w:t> rather than optional</w:t>
      </w:r>
    </w:p>
    <w:p w14:paraId="1687EE8F" w14:textId="77777777" w:rsidR="000C5DE9" w:rsidRDefault="003B2BA8" w:rsidP="000C5DE9">
      <w:pPr>
        <w:spacing w:after="0"/>
        <w:rPr>
          <w:rFonts w:ascii="Times" w:hAnsi="Times"/>
          <w:sz w:val="27"/>
          <w:szCs w:val="27"/>
        </w:rPr>
      </w:pPr>
      <w:r w:rsidRPr="003B2BA8">
        <w:rPr>
          <w:noProof/>
          <w14:ligatures w14:val="standardContextual"/>
        </w:rPr>
        <w:lastRenderedPageBreak/>
        <w:pict w14:anchorId="1944D1A8">
          <v:rect id="_x0000_i1025" alt="" style="width:468pt;height:.05pt;mso-width-percent:0;mso-height-percent:0;mso-width-percent:0;mso-height-percent:0" o:hralign="center" o:hrstd="t" o:hr="t" fillcolor="#a0a0a0" stroked="f"/>
        </w:pict>
      </w:r>
    </w:p>
    <w:p w14:paraId="77D7A0B7"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Next:</w:t>
      </w:r>
      <w:r>
        <w:rPr>
          <w:rFonts w:ascii="Times" w:hAnsi="Times"/>
          <w:color w:val="000000"/>
          <w:sz w:val="27"/>
          <w:szCs w:val="27"/>
        </w:rPr>
        <w:t> Chapter 16 — </w:t>
      </w:r>
      <w:r>
        <w:rPr>
          <w:rStyle w:val="Emphasis"/>
          <w:rFonts w:ascii="Times" w:hAnsi="Times"/>
          <w:color w:val="000000"/>
          <w:sz w:val="27"/>
          <w:szCs w:val="27"/>
        </w:rPr>
        <w:t>Strategic Value to Pharma, Tech, and Generative Model Companies</w:t>
      </w:r>
    </w:p>
    <w:p w14:paraId="263D723C" w14:textId="77777777" w:rsidR="000C5DE9" w:rsidRDefault="000C5DE9" w:rsidP="000C5DE9">
      <w:pPr>
        <w:pStyle w:val="Heading1"/>
        <w:rPr>
          <w:rFonts w:ascii="Times" w:hAnsi="Times"/>
          <w:color w:val="000000"/>
        </w:rPr>
      </w:pPr>
      <w:r>
        <w:rPr>
          <w:rFonts w:ascii="Times" w:hAnsi="Times"/>
          <w:color w:val="000000"/>
        </w:rPr>
        <w:t>Chapter 16</w:t>
      </w:r>
    </w:p>
    <w:p w14:paraId="1E5434E7" w14:textId="77777777" w:rsidR="000C5DE9" w:rsidRDefault="000C5DE9" w:rsidP="000C5DE9">
      <w:pPr>
        <w:pStyle w:val="Heading2"/>
        <w:rPr>
          <w:rFonts w:ascii="Times" w:hAnsi="Times"/>
          <w:color w:val="000000"/>
        </w:rPr>
      </w:pPr>
      <w:r>
        <w:rPr>
          <w:rFonts w:ascii="Times" w:hAnsi="Times"/>
          <w:color w:val="000000"/>
        </w:rPr>
        <w:t>Strategic Value for Pharma, Tech, and Generative Model Companies</w:t>
      </w:r>
    </w:p>
    <w:p w14:paraId="1F7E31E0"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Quiver–Sapphire is unusual in that it creates value at </w:t>
      </w:r>
      <w:r>
        <w:rPr>
          <w:rStyle w:val="Strong"/>
          <w:rFonts w:ascii="Times" w:hAnsi="Times"/>
          <w:color w:val="000000"/>
          <w:sz w:val="27"/>
          <w:szCs w:val="27"/>
        </w:rPr>
        <w:t>three different abstraction layers</w:t>
      </w:r>
      <w:r>
        <w:rPr>
          <w:rFonts w:ascii="Times" w:hAnsi="Times"/>
          <w:color w:val="000000"/>
          <w:sz w:val="27"/>
          <w:szCs w:val="27"/>
        </w:rPr>
        <w:t>—(i) drug discovery outputs (hits/leads/targets), (ii) a scalable human-functional experimentation engine, and (iii) a multimodal reasoning OS (Sapphire) that compounds and can federate partner assets. Different counterparties value different layers. The core strategic task is to </w:t>
      </w:r>
      <w:r>
        <w:rPr>
          <w:rStyle w:val="Strong"/>
          <w:rFonts w:ascii="Times" w:hAnsi="Times"/>
          <w:color w:val="000000"/>
          <w:sz w:val="27"/>
          <w:szCs w:val="27"/>
        </w:rPr>
        <w:t>match the right product to the right buyer</w:t>
      </w:r>
      <w:r>
        <w:rPr>
          <w:rFonts w:ascii="Times" w:hAnsi="Times"/>
          <w:color w:val="000000"/>
          <w:sz w:val="27"/>
          <w:szCs w:val="27"/>
        </w:rPr>
        <w:t> without diluting focus.</w:t>
      </w:r>
    </w:p>
    <w:p w14:paraId="474C1B71" w14:textId="77777777" w:rsidR="000C5DE9" w:rsidRDefault="000C5DE9" w:rsidP="000C5DE9">
      <w:pPr>
        <w:rPr>
          <w:rFonts w:ascii="Times" w:hAnsi="Times"/>
          <w:sz w:val="27"/>
          <w:szCs w:val="27"/>
        </w:rPr>
      </w:pPr>
      <w:r>
        <w:rPr>
          <w:noProof/>
        </w:rPr>
        <mc:AlternateContent>
          <mc:Choice Requires="wps">
            <w:drawing>
              <wp:inline distT="0" distB="0" distL="0" distR="0" wp14:anchorId="4EFE31FB" wp14:editId="08D05735">
                <wp:extent cx="5943600" cy="1270"/>
                <wp:effectExtent l="0" t="0" r="12700" b="24130"/>
                <wp:docPr id="870386557" name="Horizontal Lin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C70A75C" id="Horizontal Line 16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4DC59950" w14:textId="77777777" w:rsidR="000C5DE9" w:rsidRDefault="000C5DE9" w:rsidP="000C5DE9">
      <w:pPr>
        <w:pStyle w:val="Heading2"/>
        <w:rPr>
          <w:rFonts w:ascii="Times" w:hAnsi="Times"/>
          <w:color w:val="000000"/>
          <w:sz w:val="36"/>
          <w:szCs w:val="36"/>
        </w:rPr>
      </w:pPr>
      <w:r>
        <w:rPr>
          <w:rFonts w:ascii="Times" w:hAnsi="Times"/>
          <w:color w:val="000000"/>
        </w:rPr>
        <w:t>16.1 Value by partner class</w:t>
      </w:r>
    </w:p>
    <w:p w14:paraId="3097750B" w14:textId="77777777" w:rsidR="000C5DE9" w:rsidRPr="00BE5F7B" w:rsidRDefault="000C5DE9" w:rsidP="000C5DE9">
      <w:pPr>
        <w:pStyle w:val="Heading3"/>
        <w:rPr>
          <w:rFonts w:ascii="Times" w:hAnsi="Times"/>
          <w:color w:val="000000"/>
          <w:sz w:val="18"/>
          <w:szCs w:val="18"/>
        </w:rPr>
      </w:pPr>
      <w:r w:rsidRPr="00BE5F7B">
        <w:rPr>
          <w:rFonts w:ascii="Times" w:hAnsi="Times"/>
          <w:color w:val="000000"/>
          <w:sz w:val="18"/>
          <w:szCs w:val="18"/>
        </w:rPr>
        <w:t>Table 16.1 — Partner Value Map, “What They Buy,” and How to Sell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715"/>
        <w:gridCol w:w="1463"/>
        <w:gridCol w:w="1822"/>
        <w:gridCol w:w="1450"/>
        <w:gridCol w:w="1562"/>
      </w:tblGrid>
      <w:tr w:rsidR="000C5DE9" w:rsidRPr="00BE5F7B" w14:paraId="36EA02BC" w14:textId="77777777" w:rsidTr="00DB7E68">
        <w:trPr>
          <w:tblHeader/>
          <w:tblCellSpacing w:w="15" w:type="dxa"/>
        </w:trPr>
        <w:tc>
          <w:tcPr>
            <w:tcW w:w="0" w:type="auto"/>
            <w:vAlign w:val="center"/>
            <w:hideMark/>
          </w:tcPr>
          <w:p w14:paraId="3D71FED0"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Partner class</w:t>
            </w:r>
          </w:p>
        </w:tc>
        <w:tc>
          <w:tcPr>
            <w:tcW w:w="0" w:type="auto"/>
            <w:vAlign w:val="center"/>
            <w:hideMark/>
          </w:tcPr>
          <w:p w14:paraId="594946E8"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What they care about most</w:t>
            </w:r>
          </w:p>
        </w:tc>
        <w:tc>
          <w:tcPr>
            <w:tcW w:w="0" w:type="auto"/>
            <w:vAlign w:val="center"/>
            <w:hideMark/>
          </w:tcPr>
          <w:p w14:paraId="6B3207D9"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What Quiver–Sapphire provides</w:t>
            </w:r>
          </w:p>
        </w:tc>
        <w:tc>
          <w:tcPr>
            <w:tcW w:w="0" w:type="auto"/>
            <w:vAlign w:val="center"/>
            <w:hideMark/>
          </w:tcPr>
          <w:p w14:paraId="7963FA4D"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Tangible outputs they will pay for</w:t>
            </w:r>
          </w:p>
        </w:tc>
        <w:tc>
          <w:tcPr>
            <w:tcW w:w="0" w:type="auto"/>
            <w:vAlign w:val="center"/>
            <w:hideMark/>
          </w:tcPr>
          <w:p w14:paraId="0B866086"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Primary proof they require</w:t>
            </w:r>
          </w:p>
        </w:tc>
        <w:tc>
          <w:tcPr>
            <w:tcW w:w="0" w:type="auto"/>
            <w:vAlign w:val="center"/>
            <w:hideMark/>
          </w:tcPr>
          <w:p w14:paraId="3D31B498" w14:textId="77777777" w:rsidR="000C5DE9" w:rsidRPr="00BE5F7B" w:rsidRDefault="000C5DE9" w:rsidP="00DB7E68">
            <w:pPr>
              <w:jc w:val="center"/>
              <w:rPr>
                <w:rFonts w:ascii="Times" w:hAnsi="Times"/>
                <w:b/>
                <w:bCs/>
                <w:sz w:val="18"/>
                <w:szCs w:val="18"/>
              </w:rPr>
            </w:pPr>
            <w:r w:rsidRPr="00BE5F7B">
              <w:rPr>
                <w:rFonts w:ascii="Times" w:hAnsi="Times"/>
                <w:b/>
                <w:bCs/>
                <w:sz w:val="18"/>
                <w:szCs w:val="18"/>
              </w:rPr>
              <w:t>Optimal “product” to present</w:t>
            </w:r>
          </w:p>
        </w:tc>
      </w:tr>
      <w:tr w:rsidR="000C5DE9" w:rsidRPr="00BE5F7B" w14:paraId="6D989838" w14:textId="77777777" w:rsidTr="00DB7E68">
        <w:trPr>
          <w:tblCellSpacing w:w="15" w:type="dxa"/>
        </w:trPr>
        <w:tc>
          <w:tcPr>
            <w:tcW w:w="0" w:type="auto"/>
            <w:vAlign w:val="center"/>
            <w:hideMark/>
          </w:tcPr>
          <w:p w14:paraId="4A77C621" w14:textId="77777777" w:rsidR="000C5DE9" w:rsidRPr="00BE5F7B" w:rsidRDefault="000C5DE9" w:rsidP="00DB7E68">
            <w:pPr>
              <w:rPr>
                <w:rFonts w:ascii="Times" w:hAnsi="Times"/>
                <w:sz w:val="18"/>
                <w:szCs w:val="18"/>
              </w:rPr>
            </w:pPr>
            <w:r w:rsidRPr="00BE5F7B">
              <w:rPr>
                <w:rStyle w:val="Strong"/>
                <w:rFonts w:ascii="Times" w:hAnsi="Times"/>
                <w:sz w:val="18"/>
                <w:szCs w:val="18"/>
              </w:rPr>
              <w:t>Major Pharma (e.g., Lilly)</w:t>
            </w:r>
          </w:p>
        </w:tc>
        <w:tc>
          <w:tcPr>
            <w:tcW w:w="0" w:type="auto"/>
            <w:vAlign w:val="center"/>
            <w:hideMark/>
          </w:tcPr>
          <w:p w14:paraId="6FF8C60A" w14:textId="77777777" w:rsidR="000C5DE9" w:rsidRPr="00BE5F7B" w:rsidRDefault="000C5DE9" w:rsidP="00DB7E68">
            <w:pPr>
              <w:rPr>
                <w:rFonts w:ascii="Times" w:hAnsi="Times"/>
                <w:sz w:val="18"/>
                <w:szCs w:val="18"/>
              </w:rPr>
            </w:pPr>
            <w:r w:rsidRPr="00BE5F7B">
              <w:rPr>
                <w:rFonts w:ascii="Times" w:hAnsi="Times"/>
                <w:sz w:val="18"/>
                <w:szCs w:val="18"/>
              </w:rPr>
              <w:t>De-risking, speed, portfolio productivity, pipeline relevance</w:t>
            </w:r>
          </w:p>
        </w:tc>
        <w:tc>
          <w:tcPr>
            <w:tcW w:w="0" w:type="auto"/>
            <w:vAlign w:val="center"/>
            <w:hideMark/>
          </w:tcPr>
          <w:p w14:paraId="35D2569C" w14:textId="77777777" w:rsidR="000C5DE9" w:rsidRPr="00BE5F7B" w:rsidRDefault="000C5DE9" w:rsidP="00DB7E68">
            <w:pPr>
              <w:rPr>
                <w:rFonts w:ascii="Times" w:hAnsi="Times"/>
                <w:sz w:val="18"/>
                <w:szCs w:val="18"/>
              </w:rPr>
            </w:pPr>
            <w:r w:rsidRPr="00BE5F7B">
              <w:rPr>
                <w:rFonts w:ascii="Times" w:hAnsi="Times"/>
                <w:sz w:val="18"/>
                <w:szCs w:val="18"/>
              </w:rPr>
              <w:t>Human functional PoV; common nodes; repurposing; target/lead packages</w:t>
            </w:r>
          </w:p>
        </w:tc>
        <w:tc>
          <w:tcPr>
            <w:tcW w:w="0" w:type="auto"/>
            <w:vAlign w:val="center"/>
            <w:hideMark/>
          </w:tcPr>
          <w:p w14:paraId="61516494" w14:textId="77777777" w:rsidR="000C5DE9" w:rsidRPr="00BE5F7B" w:rsidRDefault="000C5DE9" w:rsidP="00DB7E68">
            <w:pPr>
              <w:rPr>
                <w:rFonts w:ascii="Times" w:hAnsi="Times"/>
                <w:sz w:val="18"/>
                <w:szCs w:val="18"/>
              </w:rPr>
            </w:pPr>
            <w:r w:rsidRPr="00BE5F7B">
              <w:rPr>
                <w:rFonts w:ascii="Times" w:hAnsi="Times"/>
                <w:sz w:val="18"/>
                <w:szCs w:val="18"/>
              </w:rPr>
              <w:t>(1) Asset option(s) (2) platform collaboration (3) portfolio mapping of their compounds/targets</w:t>
            </w:r>
          </w:p>
        </w:tc>
        <w:tc>
          <w:tcPr>
            <w:tcW w:w="0" w:type="auto"/>
            <w:vAlign w:val="center"/>
            <w:hideMark/>
          </w:tcPr>
          <w:p w14:paraId="0A8C6DAA" w14:textId="77777777" w:rsidR="000C5DE9" w:rsidRPr="00BE5F7B" w:rsidRDefault="000C5DE9" w:rsidP="00DB7E68">
            <w:pPr>
              <w:rPr>
                <w:rFonts w:ascii="Times" w:hAnsi="Times"/>
                <w:sz w:val="18"/>
                <w:szCs w:val="18"/>
              </w:rPr>
            </w:pPr>
            <w:r w:rsidRPr="00BE5F7B">
              <w:rPr>
                <w:rFonts w:ascii="Times" w:hAnsi="Times"/>
                <w:sz w:val="18"/>
                <w:szCs w:val="18"/>
              </w:rPr>
              <w:t>Reproducible PoV + mechanistic plausibility + translational plan</w:t>
            </w:r>
          </w:p>
        </w:tc>
        <w:tc>
          <w:tcPr>
            <w:tcW w:w="0" w:type="auto"/>
            <w:vAlign w:val="center"/>
            <w:hideMark/>
          </w:tcPr>
          <w:p w14:paraId="4857DBD0" w14:textId="77777777" w:rsidR="000C5DE9" w:rsidRPr="00BE5F7B" w:rsidRDefault="000C5DE9" w:rsidP="00DB7E68">
            <w:pPr>
              <w:rPr>
                <w:rFonts w:ascii="Times" w:hAnsi="Times"/>
                <w:sz w:val="18"/>
                <w:szCs w:val="18"/>
              </w:rPr>
            </w:pPr>
            <w:r w:rsidRPr="00BE5F7B">
              <w:rPr>
                <w:rStyle w:val="Strong"/>
                <w:rFonts w:ascii="Times" w:hAnsi="Times"/>
                <w:sz w:val="18"/>
                <w:szCs w:val="18"/>
              </w:rPr>
              <w:t>Program + platform</w:t>
            </w:r>
            <w:r w:rsidRPr="00BE5F7B">
              <w:rPr>
                <w:rFonts w:ascii="Times" w:hAnsi="Times"/>
                <w:sz w:val="18"/>
                <w:szCs w:val="18"/>
              </w:rPr>
              <w:t>: 1–2 flagship proof cases + a defined TA expansion roadmap</w:t>
            </w:r>
          </w:p>
        </w:tc>
      </w:tr>
      <w:tr w:rsidR="000C5DE9" w:rsidRPr="00BE5F7B" w14:paraId="4A8C42BB" w14:textId="77777777" w:rsidTr="00DB7E68">
        <w:trPr>
          <w:tblCellSpacing w:w="15" w:type="dxa"/>
        </w:trPr>
        <w:tc>
          <w:tcPr>
            <w:tcW w:w="0" w:type="auto"/>
            <w:vAlign w:val="center"/>
            <w:hideMark/>
          </w:tcPr>
          <w:p w14:paraId="12149E7F" w14:textId="77777777" w:rsidR="000C5DE9" w:rsidRPr="00BE5F7B" w:rsidRDefault="000C5DE9" w:rsidP="00DB7E68">
            <w:pPr>
              <w:rPr>
                <w:rFonts w:ascii="Times" w:hAnsi="Times"/>
                <w:sz w:val="18"/>
                <w:szCs w:val="18"/>
              </w:rPr>
            </w:pPr>
            <w:r w:rsidRPr="00BE5F7B">
              <w:rPr>
                <w:rStyle w:val="Strong"/>
                <w:rFonts w:ascii="Times" w:hAnsi="Times"/>
                <w:sz w:val="18"/>
                <w:szCs w:val="18"/>
              </w:rPr>
              <w:t>Mid-size/Specialty Pharma (CNS-focused)</w:t>
            </w:r>
          </w:p>
        </w:tc>
        <w:tc>
          <w:tcPr>
            <w:tcW w:w="0" w:type="auto"/>
            <w:vAlign w:val="center"/>
            <w:hideMark/>
          </w:tcPr>
          <w:p w14:paraId="3C11353F" w14:textId="77777777" w:rsidR="000C5DE9" w:rsidRPr="00BE5F7B" w:rsidRDefault="000C5DE9" w:rsidP="00DB7E68">
            <w:pPr>
              <w:rPr>
                <w:rFonts w:ascii="Times" w:hAnsi="Times"/>
                <w:sz w:val="18"/>
                <w:szCs w:val="18"/>
              </w:rPr>
            </w:pPr>
            <w:r w:rsidRPr="00BE5F7B">
              <w:rPr>
                <w:rFonts w:ascii="Times" w:hAnsi="Times"/>
                <w:sz w:val="18"/>
                <w:szCs w:val="18"/>
              </w:rPr>
              <w:t>Fast shots on goal, differentiation, BD narrative</w:t>
            </w:r>
          </w:p>
        </w:tc>
        <w:tc>
          <w:tcPr>
            <w:tcW w:w="0" w:type="auto"/>
            <w:vAlign w:val="center"/>
            <w:hideMark/>
          </w:tcPr>
          <w:p w14:paraId="7B3473D2" w14:textId="77777777" w:rsidR="000C5DE9" w:rsidRPr="00BE5F7B" w:rsidRDefault="000C5DE9" w:rsidP="00DB7E68">
            <w:pPr>
              <w:rPr>
                <w:rFonts w:ascii="Times" w:hAnsi="Times"/>
                <w:sz w:val="18"/>
                <w:szCs w:val="18"/>
              </w:rPr>
            </w:pPr>
            <w:r w:rsidRPr="00BE5F7B">
              <w:rPr>
                <w:rFonts w:ascii="Times" w:hAnsi="Times"/>
                <w:sz w:val="18"/>
                <w:szCs w:val="18"/>
              </w:rPr>
              <w:t>Turnkey disease modules; “hit-to-lead” in human neurons</w:t>
            </w:r>
          </w:p>
        </w:tc>
        <w:tc>
          <w:tcPr>
            <w:tcW w:w="0" w:type="auto"/>
            <w:vAlign w:val="center"/>
            <w:hideMark/>
          </w:tcPr>
          <w:p w14:paraId="264C3980" w14:textId="77777777" w:rsidR="000C5DE9" w:rsidRPr="00BE5F7B" w:rsidRDefault="000C5DE9" w:rsidP="00DB7E68">
            <w:pPr>
              <w:rPr>
                <w:rFonts w:ascii="Times" w:hAnsi="Times"/>
                <w:sz w:val="18"/>
                <w:szCs w:val="18"/>
              </w:rPr>
            </w:pPr>
            <w:r w:rsidRPr="00BE5F7B">
              <w:rPr>
                <w:rFonts w:ascii="Times" w:hAnsi="Times"/>
                <w:sz w:val="18"/>
                <w:szCs w:val="18"/>
              </w:rPr>
              <w:t>Target packages, lead series, co-dev deals</w:t>
            </w:r>
          </w:p>
        </w:tc>
        <w:tc>
          <w:tcPr>
            <w:tcW w:w="0" w:type="auto"/>
            <w:vAlign w:val="center"/>
            <w:hideMark/>
          </w:tcPr>
          <w:p w14:paraId="5546A0DE" w14:textId="77777777" w:rsidR="000C5DE9" w:rsidRPr="00BE5F7B" w:rsidRDefault="000C5DE9" w:rsidP="00DB7E68">
            <w:pPr>
              <w:rPr>
                <w:rFonts w:ascii="Times" w:hAnsi="Times"/>
                <w:sz w:val="18"/>
                <w:szCs w:val="18"/>
              </w:rPr>
            </w:pPr>
            <w:r w:rsidRPr="00BE5F7B">
              <w:rPr>
                <w:rFonts w:ascii="Times" w:hAnsi="Times"/>
                <w:sz w:val="18"/>
                <w:szCs w:val="18"/>
              </w:rPr>
              <w:t>Specificity: clear hit series, path to IND</w:t>
            </w:r>
          </w:p>
        </w:tc>
        <w:tc>
          <w:tcPr>
            <w:tcW w:w="0" w:type="auto"/>
            <w:vAlign w:val="center"/>
            <w:hideMark/>
          </w:tcPr>
          <w:p w14:paraId="1196356D" w14:textId="77777777" w:rsidR="000C5DE9" w:rsidRPr="00BE5F7B" w:rsidRDefault="000C5DE9" w:rsidP="00DB7E68">
            <w:pPr>
              <w:rPr>
                <w:rFonts w:ascii="Times" w:hAnsi="Times"/>
                <w:sz w:val="18"/>
                <w:szCs w:val="18"/>
              </w:rPr>
            </w:pPr>
            <w:r w:rsidRPr="00BE5F7B">
              <w:rPr>
                <w:rStyle w:val="Strong"/>
                <w:rFonts w:ascii="Times" w:hAnsi="Times"/>
                <w:sz w:val="18"/>
                <w:szCs w:val="18"/>
              </w:rPr>
              <w:t>Asset-first</w:t>
            </w:r>
            <w:r w:rsidRPr="00BE5F7B">
              <w:rPr>
                <w:rFonts w:ascii="Times" w:hAnsi="Times"/>
                <w:sz w:val="18"/>
                <w:szCs w:val="18"/>
              </w:rPr>
              <w:t>: curated leads + rapid expansion capability</w:t>
            </w:r>
          </w:p>
        </w:tc>
      </w:tr>
      <w:tr w:rsidR="000C5DE9" w:rsidRPr="00BE5F7B" w14:paraId="0F54F9A0" w14:textId="77777777" w:rsidTr="00DB7E68">
        <w:trPr>
          <w:tblCellSpacing w:w="15" w:type="dxa"/>
        </w:trPr>
        <w:tc>
          <w:tcPr>
            <w:tcW w:w="0" w:type="auto"/>
            <w:vAlign w:val="center"/>
            <w:hideMark/>
          </w:tcPr>
          <w:p w14:paraId="01E8D941" w14:textId="77777777" w:rsidR="000C5DE9" w:rsidRPr="00BE5F7B" w:rsidRDefault="000C5DE9" w:rsidP="00DB7E68">
            <w:pPr>
              <w:rPr>
                <w:rFonts w:ascii="Times" w:hAnsi="Times"/>
                <w:sz w:val="18"/>
                <w:szCs w:val="18"/>
              </w:rPr>
            </w:pPr>
            <w:r w:rsidRPr="00BE5F7B">
              <w:rPr>
                <w:rStyle w:val="Strong"/>
                <w:rFonts w:ascii="Times" w:hAnsi="Times"/>
                <w:sz w:val="18"/>
                <w:szCs w:val="18"/>
              </w:rPr>
              <w:t>Biotech (asset companies)</w:t>
            </w:r>
          </w:p>
        </w:tc>
        <w:tc>
          <w:tcPr>
            <w:tcW w:w="0" w:type="auto"/>
            <w:vAlign w:val="center"/>
            <w:hideMark/>
          </w:tcPr>
          <w:p w14:paraId="5CE33381" w14:textId="77777777" w:rsidR="000C5DE9" w:rsidRPr="00BE5F7B" w:rsidRDefault="000C5DE9" w:rsidP="00DB7E68">
            <w:pPr>
              <w:rPr>
                <w:rFonts w:ascii="Times" w:hAnsi="Times"/>
                <w:sz w:val="18"/>
                <w:szCs w:val="18"/>
              </w:rPr>
            </w:pPr>
            <w:r w:rsidRPr="00BE5F7B">
              <w:rPr>
                <w:rFonts w:ascii="Times" w:hAnsi="Times"/>
                <w:sz w:val="18"/>
                <w:szCs w:val="18"/>
              </w:rPr>
              <w:t>Competitive edge, speed, partnerability</w:t>
            </w:r>
          </w:p>
        </w:tc>
        <w:tc>
          <w:tcPr>
            <w:tcW w:w="0" w:type="auto"/>
            <w:vAlign w:val="center"/>
            <w:hideMark/>
          </w:tcPr>
          <w:p w14:paraId="133BD21B" w14:textId="77777777" w:rsidR="000C5DE9" w:rsidRPr="00BE5F7B" w:rsidRDefault="000C5DE9" w:rsidP="00DB7E68">
            <w:pPr>
              <w:rPr>
                <w:rFonts w:ascii="Times" w:hAnsi="Times"/>
                <w:sz w:val="18"/>
                <w:szCs w:val="18"/>
              </w:rPr>
            </w:pPr>
            <w:r w:rsidRPr="00BE5F7B">
              <w:rPr>
                <w:rFonts w:ascii="Times" w:hAnsi="Times"/>
                <w:sz w:val="18"/>
                <w:szCs w:val="18"/>
              </w:rPr>
              <w:t>Target validation &amp; rescue signature to de-risk assets</w:t>
            </w:r>
          </w:p>
        </w:tc>
        <w:tc>
          <w:tcPr>
            <w:tcW w:w="0" w:type="auto"/>
            <w:vAlign w:val="center"/>
            <w:hideMark/>
          </w:tcPr>
          <w:p w14:paraId="78F8120C" w14:textId="77777777" w:rsidR="000C5DE9" w:rsidRPr="00BE5F7B" w:rsidRDefault="000C5DE9" w:rsidP="00DB7E68">
            <w:pPr>
              <w:rPr>
                <w:rFonts w:ascii="Times" w:hAnsi="Times"/>
                <w:sz w:val="18"/>
                <w:szCs w:val="18"/>
              </w:rPr>
            </w:pPr>
            <w:r w:rsidRPr="00BE5F7B">
              <w:rPr>
                <w:rFonts w:ascii="Times" w:hAnsi="Times"/>
                <w:sz w:val="18"/>
                <w:szCs w:val="18"/>
              </w:rPr>
              <w:t>“Rescue dossier,” comparative benchmarking vs SOC/competitors</w:t>
            </w:r>
          </w:p>
        </w:tc>
        <w:tc>
          <w:tcPr>
            <w:tcW w:w="0" w:type="auto"/>
            <w:vAlign w:val="center"/>
            <w:hideMark/>
          </w:tcPr>
          <w:p w14:paraId="5FD9580F" w14:textId="77777777" w:rsidR="000C5DE9" w:rsidRPr="00BE5F7B" w:rsidRDefault="000C5DE9" w:rsidP="00DB7E68">
            <w:pPr>
              <w:rPr>
                <w:rFonts w:ascii="Times" w:hAnsi="Times"/>
                <w:sz w:val="18"/>
                <w:szCs w:val="18"/>
              </w:rPr>
            </w:pPr>
            <w:r w:rsidRPr="00BE5F7B">
              <w:rPr>
                <w:rFonts w:ascii="Times" w:hAnsi="Times"/>
                <w:sz w:val="18"/>
                <w:szCs w:val="18"/>
              </w:rPr>
              <w:t>Clear assay validity + rescue replicability</w:t>
            </w:r>
          </w:p>
        </w:tc>
        <w:tc>
          <w:tcPr>
            <w:tcW w:w="0" w:type="auto"/>
            <w:vAlign w:val="center"/>
            <w:hideMark/>
          </w:tcPr>
          <w:p w14:paraId="30142179" w14:textId="77777777" w:rsidR="000C5DE9" w:rsidRPr="00BE5F7B" w:rsidRDefault="000C5DE9" w:rsidP="00DB7E68">
            <w:pPr>
              <w:rPr>
                <w:rFonts w:ascii="Times" w:hAnsi="Times"/>
                <w:sz w:val="18"/>
                <w:szCs w:val="18"/>
              </w:rPr>
            </w:pPr>
            <w:r w:rsidRPr="00BE5F7B">
              <w:rPr>
                <w:rStyle w:val="Strong"/>
                <w:rFonts w:ascii="Times" w:hAnsi="Times"/>
                <w:sz w:val="18"/>
                <w:szCs w:val="18"/>
              </w:rPr>
              <w:t>Service + data room</w:t>
            </w:r>
            <w:r w:rsidRPr="00BE5F7B">
              <w:rPr>
                <w:rFonts w:ascii="Times" w:hAnsi="Times"/>
                <w:sz w:val="18"/>
                <w:szCs w:val="18"/>
              </w:rPr>
              <w:t>: rigorous, auditable phenotypic rescue</w:t>
            </w:r>
          </w:p>
        </w:tc>
      </w:tr>
      <w:tr w:rsidR="000C5DE9" w:rsidRPr="00BE5F7B" w14:paraId="23A84893" w14:textId="77777777" w:rsidTr="00DB7E68">
        <w:trPr>
          <w:tblCellSpacing w:w="15" w:type="dxa"/>
        </w:trPr>
        <w:tc>
          <w:tcPr>
            <w:tcW w:w="0" w:type="auto"/>
            <w:vAlign w:val="center"/>
            <w:hideMark/>
          </w:tcPr>
          <w:p w14:paraId="49F91A5C" w14:textId="77777777" w:rsidR="000C5DE9" w:rsidRPr="00BE5F7B" w:rsidRDefault="000C5DE9" w:rsidP="00DB7E68">
            <w:pPr>
              <w:rPr>
                <w:rFonts w:ascii="Times" w:hAnsi="Times"/>
                <w:sz w:val="18"/>
                <w:szCs w:val="18"/>
              </w:rPr>
            </w:pPr>
            <w:r w:rsidRPr="00BE5F7B">
              <w:rPr>
                <w:rStyle w:val="Strong"/>
                <w:rFonts w:ascii="Times" w:hAnsi="Times"/>
                <w:sz w:val="18"/>
                <w:szCs w:val="18"/>
              </w:rPr>
              <w:t>Big Tech (NVIDIA, IBM)</w:t>
            </w:r>
          </w:p>
        </w:tc>
        <w:tc>
          <w:tcPr>
            <w:tcW w:w="0" w:type="auto"/>
            <w:vAlign w:val="center"/>
            <w:hideMark/>
          </w:tcPr>
          <w:p w14:paraId="74750DD7" w14:textId="77777777" w:rsidR="000C5DE9" w:rsidRPr="00BE5F7B" w:rsidRDefault="000C5DE9" w:rsidP="00DB7E68">
            <w:pPr>
              <w:rPr>
                <w:rFonts w:ascii="Times" w:hAnsi="Times"/>
                <w:sz w:val="18"/>
                <w:szCs w:val="18"/>
              </w:rPr>
            </w:pPr>
            <w:r w:rsidRPr="00BE5F7B">
              <w:rPr>
                <w:rFonts w:ascii="Times" w:hAnsi="Times"/>
                <w:sz w:val="18"/>
                <w:szCs w:val="18"/>
              </w:rPr>
              <w:t>Compute leverage, platform ecosystems, showcase workloads, enterprise AI</w:t>
            </w:r>
          </w:p>
        </w:tc>
        <w:tc>
          <w:tcPr>
            <w:tcW w:w="0" w:type="auto"/>
            <w:vAlign w:val="center"/>
            <w:hideMark/>
          </w:tcPr>
          <w:p w14:paraId="49A0E9D1" w14:textId="77777777" w:rsidR="000C5DE9" w:rsidRPr="00BE5F7B" w:rsidRDefault="000C5DE9" w:rsidP="00DB7E68">
            <w:pPr>
              <w:rPr>
                <w:rFonts w:ascii="Times" w:hAnsi="Times"/>
                <w:sz w:val="18"/>
                <w:szCs w:val="18"/>
              </w:rPr>
            </w:pPr>
            <w:r w:rsidRPr="00BE5F7B">
              <w:rPr>
                <w:rFonts w:ascii="Times" w:hAnsi="Times"/>
                <w:sz w:val="18"/>
                <w:szCs w:val="18"/>
              </w:rPr>
              <w:t>High-throughput multimodal dataset + pipeline to test AI systems; GPU-native workflows</w:t>
            </w:r>
          </w:p>
        </w:tc>
        <w:tc>
          <w:tcPr>
            <w:tcW w:w="0" w:type="auto"/>
            <w:vAlign w:val="center"/>
            <w:hideMark/>
          </w:tcPr>
          <w:p w14:paraId="3D36C261" w14:textId="77777777" w:rsidR="000C5DE9" w:rsidRPr="00BE5F7B" w:rsidRDefault="000C5DE9" w:rsidP="00DB7E68">
            <w:pPr>
              <w:rPr>
                <w:rFonts w:ascii="Times" w:hAnsi="Times"/>
                <w:sz w:val="18"/>
                <w:szCs w:val="18"/>
              </w:rPr>
            </w:pPr>
            <w:r w:rsidRPr="00BE5F7B">
              <w:rPr>
                <w:rFonts w:ascii="Times" w:hAnsi="Times"/>
                <w:sz w:val="18"/>
                <w:szCs w:val="18"/>
              </w:rPr>
              <w:t>Joint reference workloads, “CNS foundation model” demo, pipeline partnerships</w:t>
            </w:r>
          </w:p>
        </w:tc>
        <w:tc>
          <w:tcPr>
            <w:tcW w:w="0" w:type="auto"/>
            <w:vAlign w:val="center"/>
            <w:hideMark/>
          </w:tcPr>
          <w:p w14:paraId="78CBD9B4" w14:textId="77777777" w:rsidR="000C5DE9" w:rsidRPr="00BE5F7B" w:rsidRDefault="000C5DE9" w:rsidP="00DB7E68">
            <w:pPr>
              <w:rPr>
                <w:rFonts w:ascii="Times" w:hAnsi="Times"/>
                <w:sz w:val="18"/>
                <w:szCs w:val="18"/>
              </w:rPr>
            </w:pPr>
            <w:r w:rsidRPr="00BE5F7B">
              <w:rPr>
                <w:rFonts w:ascii="Times" w:hAnsi="Times"/>
                <w:sz w:val="18"/>
                <w:szCs w:val="18"/>
              </w:rPr>
              <w:t>Scale + clean data contracts + reproducible benchmarks</w:t>
            </w:r>
          </w:p>
        </w:tc>
        <w:tc>
          <w:tcPr>
            <w:tcW w:w="0" w:type="auto"/>
            <w:vAlign w:val="center"/>
            <w:hideMark/>
          </w:tcPr>
          <w:p w14:paraId="3F6BBFC2" w14:textId="77777777" w:rsidR="000C5DE9" w:rsidRPr="00BE5F7B" w:rsidRDefault="000C5DE9" w:rsidP="00DB7E68">
            <w:pPr>
              <w:rPr>
                <w:rFonts w:ascii="Times" w:hAnsi="Times"/>
                <w:sz w:val="18"/>
                <w:szCs w:val="18"/>
              </w:rPr>
            </w:pPr>
            <w:r w:rsidRPr="00BE5F7B">
              <w:rPr>
                <w:rStyle w:val="Strong"/>
                <w:rFonts w:ascii="Times" w:hAnsi="Times"/>
                <w:sz w:val="18"/>
                <w:szCs w:val="18"/>
              </w:rPr>
              <w:t>Infrastructure partnership</w:t>
            </w:r>
            <w:r w:rsidRPr="00BE5F7B">
              <w:rPr>
                <w:rFonts w:ascii="Times" w:hAnsi="Times"/>
                <w:sz w:val="18"/>
                <w:szCs w:val="18"/>
              </w:rPr>
              <w:t>: GPU-accelerated Sapphire + benchmark corpora</w:t>
            </w:r>
          </w:p>
        </w:tc>
      </w:tr>
      <w:tr w:rsidR="000C5DE9" w:rsidRPr="00BE5F7B" w14:paraId="7535E2F8" w14:textId="77777777" w:rsidTr="00DB7E68">
        <w:trPr>
          <w:tblCellSpacing w:w="15" w:type="dxa"/>
        </w:trPr>
        <w:tc>
          <w:tcPr>
            <w:tcW w:w="0" w:type="auto"/>
            <w:vAlign w:val="center"/>
            <w:hideMark/>
          </w:tcPr>
          <w:p w14:paraId="09F4F3BE" w14:textId="77777777" w:rsidR="000C5DE9" w:rsidRPr="00BE5F7B" w:rsidRDefault="000C5DE9" w:rsidP="00DB7E68">
            <w:pPr>
              <w:rPr>
                <w:rFonts w:ascii="Times" w:hAnsi="Times"/>
                <w:sz w:val="18"/>
                <w:szCs w:val="18"/>
              </w:rPr>
            </w:pPr>
            <w:r w:rsidRPr="00BE5F7B">
              <w:rPr>
                <w:rStyle w:val="Strong"/>
                <w:rFonts w:ascii="Times" w:hAnsi="Times"/>
                <w:sz w:val="18"/>
                <w:szCs w:val="18"/>
              </w:rPr>
              <w:t xml:space="preserve">Generative model companies </w:t>
            </w:r>
            <w:r w:rsidRPr="00BE5F7B">
              <w:rPr>
                <w:rStyle w:val="Strong"/>
                <w:rFonts w:ascii="Times" w:hAnsi="Times"/>
                <w:sz w:val="18"/>
                <w:szCs w:val="18"/>
              </w:rPr>
              <w:lastRenderedPageBreak/>
              <w:t>(Google, Apple, Anthropic)</w:t>
            </w:r>
          </w:p>
        </w:tc>
        <w:tc>
          <w:tcPr>
            <w:tcW w:w="0" w:type="auto"/>
            <w:vAlign w:val="center"/>
            <w:hideMark/>
          </w:tcPr>
          <w:p w14:paraId="15376651" w14:textId="77777777" w:rsidR="000C5DE9" w:rsidRPr="00BE5F7B" w:rsidRDefault="000C5DE9" w:rsidP="00DB7E68">
            <w:pPr>
              <w:rPr>
                <w:rFonts w:ascii="Times" w:hAnsi="Times"/>
                <w:sz w:val="18"/>
                <w:szCs w:val="18"/>
              </w:rPr>
            </w:pPr>
            <w:r w:rsidRPr="00BE5F7B">
              <w:rPr>
                <w:rFonts w:ascii="Times" w:hAnsi="Times"/>
                <w:sz w:val="18"/>
                <w:szCs w:val="18"/>
              </w:rPr>
              <w:lastRenderedPageBreak/>
              <w:t xml:space="preserve">Unique data to train/validate models; </w:t>
            </w:r>
            <w:r w:rsidRPr="00BE5F7B">
              <w:rPr>
                <w:rFonts w:ascii="Times" w:hAnsi="Times"/>
                <w:sz w:val="18"/>
                <w:szCs w:val="18"/>
              </w:rPr>
              <w:lastRenderedPageBreak/>
              <w:t>safe deployment; defensible “data moat”</w:t>
            </w:r>
          </w:p>
        </w:tc>
        <w:tc>
          <w:tcPr>
            <w:tcW w:w="0" w:type="auto"/>
            <w:vAlign w:val="center"/>
            <w:hideMark/>
          </w:tcPr>
          <w:p w14:paraId="095CDDF0" w14:textId="77777777" w:rsidR="000C5DE9" w:rsidRPr="00BE5F7B" w:rsidRDefault="000C5DE9" w:rsidP="00DB7E68">
            <w:pPr>
              <w:rPr>
                <w:rFonts w:ascii="Times" w:hAnsi="Times"/>
                <w:sz w:val="18"/>
                <w:szCs w:val="18"/>
              </w:rPr>
            </w:pPr>
            <w:r w:rsidRPr="00BE5F7B">
              <w:rPr>
                <w:rFonts w:ascii="Times" w:hAnsi="Times"/>
                <w:sz w:val="18"/>
                <w:szCs w:val="18"/>
              </w:rPr>
              <w:lastRenderedPageBreak/>
              <w:t xml:space="preserve">Function-first ground truth for drug/gene </w:t>
            </w:r>
            <w:r w:rsidRPr="00BE5F7B">
              <w:rPr>
                <w:rFonts w:ascii="Times" w:hAnsi="Times"/>
                <w:sz w:val="18"/>
                <w:szCs w:val="18"/>
              </w:rPr>
              <w:lastRenderedPageBreak/>
              <w:t>reasoning; RAG + causal loop</w:t>
            </w:r>
          </w:p>
        </w:tc>
        <w:tc>
          <w:tcPr>
            <w:tcW w:w="0" w:type="auto"/>
            <w:vAlign w:val="center"/>
            <w:hideMark/>
          </w:tcPr>
          <w:p w14:paraId="4ABAEF9E" w14:textId="77777777" w:rsidR="000C5DE9" w:rsidRPr="00BE5F7B" w:rsidRDefault="000C5DE9" w:rsidP="00DB7E68">
            <w:pPr>
              <w:rPr>
                <w:rFonts w:ascii="Times" w:hAnsi="Times"/>
                <w:sz w:val="18"/>
                <w:szCs w:val="18"/>
              </w:rPr>
            </w:pPr>
            <w:r w:rsidRPr="00BE5F7B">
              <w:rPr>
                <w:rFonts w:ascii="Times" w:hAnsi="Times"/>
                <w:sz w:val="18"/>
                <w:szCs w:val="18"/>
              </w:rPr>
              <w:lastRenderedPageBreak/>
              <w:t xml:space="preserve">Training/eval corpora; tool-using agents that propose experiments; </w:t>
            </w:r>
            <w:r w:rsidRPr="00BE5F7B">
              <w:rPr>
                <w:rFonts w:ascii="Times" w:hAnsi="Times"/>
                <w:sz w:val="18"/>
                <w:szCs w:val="18"/>
              </w:rPr>
              <w:lastRenderedPageBreak/>
              <w:t>safe enterprise packaging</w:t>
            </w:r>
          </w:p>
        </w:tc>
        <w:tc>
          <w:tcPr>
            <w:tcW w:w="0" w:type="auto"/>
            <w:vAlign w:val="center"/>
            <w:hideMark/>
          </w:tcPr>
          <w:p w14:paraId="0087596B" w14:textId="77777777" w:rsidR="000C5DE9" w:rsidRPr="00BE5F7B" w:rsidRDefault="000C5DE9" w:rsidP="00DB7E68">
            <w:pPr>
              <w:rPr>
                <w:rFonts w:ascii="Times" w:hAnsi="Times"/>
                <w:sz w:val="18"/>
                <w:szCs w:val="18"/>
              </w:rPr>
            </w:pPr>
            <w:r w:rsidRPr="00BE5F7B">
              <w:rPr>
                <w:rFonts w:ascii="Times" w:hAnsi="Times"/>
                <w:sz w:val="18"/>
                <w:szCs w:val="18"/>
              </w:rPr>
              <w:lastRenderedPageBreak/>
              <w:t xml:space="preserve">Benchmarkable improvements </w:t>
            </w:r>
            <w:r w:rsidRPr="00BE5F7B">
              <w:rPr>
                <w:rFonts w:ascii="Times" w:hAnsi="Times"/>
                <w:sz w:val="18"/>
                <w:szCs w:val="18"/>
              </w:rPr>
              <w:lastRenderedPageBreak/>
              <w:t>over literature-only models</w:t>
            </w:r>
          </w:p>
        </w:tc>
        <w:tc>
          <w:tcPr>
            <w:tcW w:w="0" w:type="auto"/>
            <w:vAlign w:val="center"/>
            <w:hideMark/>
          </w:tcPr>
          <w:p w14:paraId="637E0941" w14:textId="77777777" w:rsidR="000C5DE9" w:rsidRPr="00BE5F7B" w:rsidRDefault="000C5DE9" w:rsidP="00DB7E68">
            <w:pPr>
              <w:rPr>
                <w:rFonts w:ascii="Times" w:hAnsi="Times"/>
                <w:sz w:val="18"/>
                <w:szCs w:val="18"/>
              </w:rPr>
            </w:pPr>
            <w:r w:rsidRPr="00BE5F7B">
              <w:rPr>
                <w:rStyle w:val="Strong"/>
                <w:rFonts w:ascii="Times" w:hAnsi="Times"/>
                <w:sz w:val="18"/>
                <w:szCs w:val="18"/>
              </w:rPr>
              <w:lastRenderedPageBreak/>
              <w:t>Data + evaluation partnership</w:t>
            </w:r>
            <w:r w:rsidRPr="00BE5F7B">
              <w:rPr>
                <w:rFonts w:ascii="Times" w:hAnsi="Times"/>
                <w:sz w:val="18"/>
                <w:szCs w:val="18"/>
              </w:rPr>
              <w:t xml:space="preserve">: “human functional </w:t>
            </w:r>
            <w:r w:rsidRPr="00BE5F7B">
              <w:rPr>
                <w:rFonts w:ascii="Times" w:hAnsi="Times"/>
                <w:sz w:val="18"/>
                <w:szCs w:val="18"/>
              </w:rPr>
              <w:lastRenderedPageBreak/>
              <w:t>truth set” + closed-loop validation</w:t>
            </w:r>
          </w:p>
        </w:tc>
      </w:tr>
      <w:tr w:rsidR="000C5DE9" w:rsidRPr="00BE5F7B" w14:paraId="761DAADC" w14:textId="77777777" w:rsidTr="00DB7E68">
        <w:trPr>
          <w:tblCellSpacing w:w="15" w:type="dxa"/>
        </w:trPr>
        <w:tc>
          <w:tcPr>
            <w:tcW w:w="0" w:type="auto"/>
            <w:vAlign w:val="center"/>
            <w:hideMark/>
          </w:tcPr>
          <w:p w14:paraId="2F514007" w14:textId="77777777" w:rsidR="000C5DE9" w:rsidRPr="00BE5F7B" w:rsidRDefault="000C5DE9" w:rsidP="00DB7E68">
            <w:pPr>
              <w:rPr>
                <w:rFonts w:ascii="Times" w:hAnsi="Times"/>
                <w:sz w:val="18"/>
                <w:szCs w:val="18"/>
              </w:rPr>
            </w:pPr>
            <w:r w:rsidRPr="00BE5F7B">
              <w:rPr>
                <w:rStyle w:val="Strong"/>
                <w:rFonts w:ascii="Times" w:hAnsi="Times"/>
                <w:sz w:val="18"/>
                <w:szCs w:val="18"/>
              </w:rPr>
              <w:lastRenderedPageBreak/>
              <w:t>Academic / non-profit consortia</w:t>
            </w:r>
          </w:p>
        </w:tc>
        <w:tc>
          <w:tcPr>
            <w:tcW w:w="0" w:type="auto"/>
            <w:vAlign w:val="center"/>
            <w:hideMark/>
          </w:tcPr>
          <w:p w14:paraId="5B1210A7" w14:textId="77777777" w:rsidR="000C5DE9" w:rsidRPr="00BE5F7B" w:rsidRDefault="000C5DE9" w:rsidP="00DB7E68">
            <w:pPr>
              <w:rPr>
                <w:rFonts w:ascii="Times" w:hAnsi="Times"/>
                <w:sz w:val="18"/>
                <w:szCs w:val="18"/>
              </w:rPr>
            </w:pPr>
            <w:r w:rsidRPr="00BE5F7B">
              <w:rPr>
                <w:rFonts w:ascii="Times" w:hAnsi="Times"/>
                <w:sz w:val="18"/>
                <w:szCs w:val="18"/>
              </w:rPr>
              <w:t>Publication, translational impact, disease communities</w:t>
            </w:r>
          </w:p>
        </w:tc>
        <w:tc>
          <w:tcPr>
            <w:tcW w:w="0" w:type="auto"/>
            <w:vAlign w:val="center"/>
            <w:hideMark/>
          </w:tcPr>
          <w:p w14:paraId="5F15B4C7" w14:textId="77777777" w:rsidR="000C5DE9" w:rsidRPr="00BE5F7B" w:rsidRDefault="000C5DE9" w:rsidP="00DB7E68">
            <w:pPr>
              <w:rPr>
                <w:rFonts w:ascii="Times" w:hAnsi="Times"/>
                <w:sz w:val="18"/>
                <w:szCs w:val="18"/>
              </w:rPr>
            </w:pPr>
            <w:r w:rsidRPr="00BE5F7B">
              <w:rPr>
                <w:rFonts w:ascii="Times" w:hAnsi="Times"/>
                <w:sz w:val="18"/>
                <w:szCs w:val="18"/>
              </w:rPr>
              <w:t>Generalizable pipelines; shared disease atlases</w:t>
            </w:r>
          </w:p>
        </w:tc>
        <w:tc>
          <w:tcPr>
            <w:tcW w:w="0" w:type="auto"/>
            <w:vAlign w:val="center"/>
            <w:hideMark/>
          </w:tcPr>
          <w:p w14:paraId="5EC51586" w14:textId="77777777" w:rsidR="000C5DE9" w:rsidRPr="00BE5F7B" w:rsidRDefault="000C5DE9" w:rsidP="00DB7E68">
            <w:pPr>
              <w:rPr>
                <w:rFonts w:ascii="Times" w:hAnsi="Times"/>
                <w:sz w:val="18"/>
                <w:szCs w:val="18"/>
              </w:rPr>
            </w:pPr>
            <w:r w:rsidRPr="00BE5F7B">
              <w:rPr>
                <w:rFonts w:ascii="Times" w:hAnsi="Times"/>
                <w:sz w:val="18"/>
                <w:szCs w:val="18"/>
              </w:rPr>
              <w:t>Disease atlases; open subsets; consortium grants</w:t>
            </w:r>
          </w:p>
        </w:tc>
        <w:tc>
          <w:tcPr>
            <w:tcW w:w="0" w:type="auto"/>
            <w:vAlign w:val="center"/>
            <w:hideMark/>
          </w:tcPr>
          <w:p w14:paraId="49D7B0B6" w14:textId="77777777" w:rsidR="000C5DE9" w:rsidRPr="00BE5F7B" w:rsidRDefault="000C5DE9" w:rsidP="00DB7E68">
            <w:pPr>
              <w:rPr>
                <w:rFonts w:ascii="Times" w:hAnsi="Times"/>
                <w:sz w:val="18"/>
                <w:szCs w:val="18"/>
              </w:rPr>
            </w:pPr>
            <w:r w:rsidRPr="00BE5F7B">
              <w:rPr>
                <w:rFonts w:ascii="Times" w:hAnsi="Times"/>
                <w:sz w:val="18"/>
                <w:szCs w:val="18"/>
              </w:rPr>
              <w:t>Scientific credibility, transparency</w:t>
            </w:r>
          </w:p>
        </w:tc>
        <w:tc>
          <w:tcPr>
            <w:tcW w:w="0" w:type="auto"/>
            <w:vAlign w:val="center"/>
            <w:hideMark/>
          </w:tcPr>
          <w:p w14:paraId="72A319B2" w14:textId="77777777" w:rsidR="000C5DE9" w:rsidRPr="00BE5F7B" w:rsidRDefault="000C5DE9" w:rsidP="00DB7E68">
            <w:pPr>
              <w:rPr>
                <w:rFonts w:ascii="Times" w:hAnsi="Times"/>
                <w:sz w:val="18"/>
                <w:szCs w:val="18"/>
              </w:rPr>
            </w:pPr>
            <w:r w:rsidRPr="00BE5F7B">
              <w:rPr>
                <w:rStyle w:val="Strong"/>
                <w:rFonts w:ascii="Times" w:hAnsi="Times"/>
                <w:sz w:val="18"/>
                <w:szCs w:val="18"/>
              </w:rPr>
              <w:t>Consortium module</w:t>
            </w:r>
            <w:r w:rsidRPr="00BE5F7B">
              <w:rPr>
                <w:rFonts w:ascii="Times" w:hAnsi="Times"/>
                <w:sz w:val="18"/>
                <w:szCs w:val="18"/>
              </w:rPr>
              <w:t>: defined scope + governance</w:t>
            </w:r>
          </w:p>
        </w:tc>
      </w:tr>
      <w:tr w:rsidR="000C5DE9" w:rsidRPr="00BE5F7B" w14:paraId="01723160" w14:textId="77777777" w:rsidTr="00DB7E68">
        <w:trPr>
          <w:tblCellSpacing w:w="15" w:type="dxa"/>
        </w:trPr>
        <w:tc>
          <w:tcPr>
            <w:tcW w:w="0" w:type="auto"/>
            <w:vAlign w:val="center"/>
            <w:hideMark/>
          </w:tcPr>
          <w:p w14:paraId="6B30BB05" w14:textId="77777777" w:rsidR="000C5DE9" w:rsidRPr="00BE5F7B" w:rsidRDefault="000C5DE9" w:rsidP="00DB7E68">
            <w:pPr>
              <w:rPr>
                <w:rFonts w:ascii="Times" w:hAnsi="Times"/>
                <w:sz w:val="18"/>
                <w:szCs w:val="18"/>
              </w:rPr>
            </w:pPr>
            <w:r w:rsidRPr="00BE5F7B">
              <w:rPr>
                <w:rStyle w:val="Strong"/>
                <w:rFonts w:ascii="Times" w:hAnsi="Times"/>
                <w:sz w:val="18"/>
                <w:szCs w:val="18"/>
              </w:rPr>
              <w:t>PE / strategic investors</w:t>
            </w:r>
          </w:p>
        </w:tc>
        <w:tc>
          <w:tcPr>
            <w:tcW w:w="0" w:type="auto"/>
            <w:vAlign w:val="center"/>
            <w:hideMark/>
          </w:tcPr>
          <w:p w14:paraId="4783ADD2" w14:textId="77777777" w:rsidR="000C5DE9" w:rsidRPr="00BE5F7B" w:rsidRDefault="000C5DE9" w:rsidP="00DB7E68">
            <w:pPr>
              <w:rPr>
                <w:rFonts w:ascii="Times" w:hAnsi="Times"/>
                <w:sz w:val="18"/>
                <w:szCs w:val="18"/>
              </w:rPr>
            </w:pPr>
            <w:r w:rsidRPr="00BE5F7B">
              <w:rPr>
                <w:rFonts w:ascii="Times" w:hAnsi="Times"/>
                <w:sz w:val="18"/>
                <w:szCs w:val="18"/>
              </w:rPr>
              <w:t>Value compounding, defensibility, scalable commercialization</w:t>
            </w:r>
          </w:p>
        </w:tc>
        <w:tc>
          <w:tcPr>
            <w:tcW w:w="0" w:type="auto"/>
            <w:vAlign w:val="center"/>
            <w:hideMark/>
          </w:tcPr>
          <w:p w14:paraId="21B026A2" w14:textId="77777777" w:rsidR="000C5DE9" w:rsidRPr="00BE5F7B" w:rsidRDefault="000C5DE9" w:rsidP="00DB7E68">
            <w:pPr>
              <w:rPr>
                <w:rFonts w:ascii="Times" w:hAnsi="Times"/>
                <w:sz w:val="18"/>
                <w:szCs w:val="18"/>
              </w:rPr>
            </w:pPr>
            <w:r w:rsidRPr="00BE5F7B">
              <w:rPr>
                <w:rFonts w:ascii="Times" w:hAnsi="Times"/>
                <w:sz w:val="18"/>
                <w:szCs w:val="18"/>
              </w:rPr>
              <w:t>Platform economics, partner revenue, asset optionality</w:t>
            </w:r>
          </w:p>
        </w:tc>
        <w:tc>
          <w:tcPr>
            <w:tcW w:w="0" w:type="auto"/>
            <w:vAlign w:val="center"/>
            <w:hideMark/>
          </w:tcPr>
          <w:p w14:paraId="7DC6EA6B" w14:textId="77777777" w:rsidR="000C5DE9" w:rsidRPr="00BE5F7B" w:rsidRDefault="000C5DE9" w:rsidP="00DB7E68">
            <w:pPr>
              <w:rPr>
                <w:rFonts w:ascii="Times" w:hAnsi="Times"/>
                <w:sz w:val="18"/>
                <w:szCs w:val="18"/>
              </w:rPr>
            </w:pPr>
            <w:r w:rsidRPr="00BE5F7B">
              <w:rPr>
                <w:rFonts w:ascii="Times" w:hAnsi="Times"/>
                <w:sz w:val="18"/>
                <w:szCs w:val="18"/>
              </w:rPr>
              <w:t>Repeatable deals, predictable margin model</w:t>
            </w:r>
          </w:p>
        </w:tc>
        <w:tc>
          <w:tcPr>
            <w:tcW w:w="0" w:type="auto"/>
            <w:vAlign w:val="center"/>
            <w:hideMark/>
          </w:tcPr>
          <w:p w14:paraId="531BF558" w14:textId="77777777" w:rsidR="000C5DE9" w:rsidRPr="00BE5F7B" w:rsidRDefault="000C5DE9" w:rsidP="00DB7E68">
            <w:pPr>
              <w:rPr>
                <w:rFonts w:ascii="Times" w:hAnsi="Times"/>
                <w:sz w:val="18"/>
                <w:szCs w:val="18"/>
              </w:rPr>
            </w:pPr>
            <w:r w:rsidRPr="00BE5F7B">
              <w:rPr>
                <w:rFonts w:ascii="Times" w:hAnsi="Times"/>
                <w:sz w:val="18"/>
                <w:szCs w:val="18"/>
              </w:rPr>
              <w:t>Clear unit economics + KPIs</w:t>
            </w:r>
          </w:p>
        </w:tc>
        <w:tc>
          <w:tcPr>
            <w:tcW w:w="0" w:type="auto"/>
            <w:vAlign w:val="center"/>
            <w:hideMark/>
          </w:tcPr>
          <w:p w14:paraId="72A00F27" w14:textId="77777777" w:rsidR="000C5DE9" w:rsidRPr="00BE5F7B" w:rsidRDefault="000C5DE9" w:rsidP="00DB7E68">
            <w:pPr>
              <w:rPr>
                <w:rFonts w:ascii="Times" w:hAnsi="Times"/>
                <w:sz w:val="18"/>
                <w:szCs w:val="18"/>
              </w:rPr>
            </w:pPr>
            <w:r w:rsidRPr="00BE5F7B">
              <w:rPr>
                <w:rStyle w:val="Strong"/>
                <w:rFonts w:ascii="Times" w:hAnsi="Times"/>
                <w:sz w:val="18"/>
                <w:szCs w:val="18"/>
              </w:rPr>
              <w:t>Platform company</w:t>
            </w:r>
            <w:r w:rsidRPr="00BE5F7B">
              <w:rPr>
                <w:rFonts w:ascii="Times" w:hAnsi="Times"/>
                <w:sz w:val="18"/>
                <w:szCs w:val="18"/>
              </w:rPr>
              <w:t>: predictable revenue + option value on assets</w:t>
            </w:r>
          </w:p>
        </w:tc>
      </w:tr>
      <w:tr w:rsidR="000C5DE9" w:rsidRPr="00BE5F7B" w14:paraId="1D9E4400" w14:textId="77777777" w:rsidTr="00DB7E68">
        <w:trPr>
          <w:tblCellSpacing w:w="15" w:type="dxa"/>
        </w:trPr>
        <w:tc>
          <w:tcPr>
            <w:tcW w:w="0" w:type="auto"/>
            <w:vAlign w:val="center"/>
            <w:hideMark/>
          </w:tcPr>
          <w:p w14:paraId="14DCDA10" w14:textId="77777777" w:rsidR="000C5DE9" w:rsidRPr="00BE5F7B" w:rsidRDefault="000C5DE9" w:rsidP="00DB7E68">
            <w:pPr>
              <w:rPr>
                <w:rFonts w:ascii="Times" w:hAnsi="Times"/>
                <w:sz w:val="18"/>
                <w:szCs w:val="18"/>
              </w:rPr>
            </w:pPr>
            <w:r w:rsidRPr="00BE5F7B">
              <w:rPr>
                <w:rStyle w:val="Strong"/>
                <w:rFonts w:ascii="Times" w:hAnsi="Times"/>
                <w:sz w:val="18"/>
                <w:szCs w:val="18"/>
              </w:rPr>
              <w:t>Acquirers (Pharma or Tech)</w:t>
            </w:r>
          </w:p>
        </w:tc>
        <w:tc>
          <w:tcPr>
            <w:tcW w:w="0" w:type="auto"/>
            <w:vAlign w:val="center"/>
            <w:hideMark/>
          </w:tcPr>
          <w:p w14:paraId="77A65567" w14:textId="77777777" w:rsidR="000C5DE9" w:rsidRPr="00BE5F7B" w:rsidRDefault="000C5DE9" w:rsidP="00DB7E68">
            <w:pPr>
              <w:rPr>
                <w:rFonts w:ascii="Times" w:hAnsi="Times"/>
                <w:sz w:val="18"/>
                <w:szCs w:val="18"/>
              </w:rPr>
            </w:pPr>
            <w:r w:rsidRPr="00BE5F7B">
              <w:rPr>
                <w:rFonts w:ascii="Times" w:hAnsi="Times"/>
                <w:sz w:val="18"/>
                <w:szCs w:val="18"/>
              </w:rPr>
              <w:t>Strategic control, exclusivity, integration</w:t>
            </w:r>
          </w:p>
        </w:tc>
        <w:tc>
          <w:tcPr>
            <w:tcW w:w="0" w:type="auto"/>
            <w:vAlign w:val="center"/>
            <w:hideMark/>
          </w:tcPr>
          <w:p w14:paraId="43274199" w14:textId="77777777" w:rsidR="000C5DE9" w:rsidRPr="00BE5F7B" w:rsidRDefault="000C5DE9" w:rsidP="00DB7E68">
            <w:pPr>
              <w:rPr>
                <w:rFonts w:ascii="Times" w:hAnsi="Times"/>
                <w:sz w:val="18"/>
                <w:szCs w:val="18"/>
              </w:rPr>
            </w:pPr>
            <w:r w:rsidRPr="00BE5F7B">
              <w:rPr>
                <w:rFonts w:ascii="Times" w:hAnsi="Times"/>
                <w:sz w:val="18"/>
                <w:szCs w:val="18"/>
              </w:rPr>
              <w:t>Full stack: cells + data + OS</w:t>
            </w:r>
          </w:p>
        </w:tc>
        <w:tc>
          <w:tcPr>
            <w:tcW w:w="0" w:type="auto"/>
            <w:vAlign w:val="center"/>
            <w:hideMark/>
          </w:tcPr>
          <w:p w14:paraId="540C5F53" w14:textId="77777777" w:rsidR="000C5DE9" w:rsidRPr="00BE5F7B" w:rsidRDefault="000C5DE9" w:rsidP="00DB7E68">
            <w:pPr>
              <w:rPr>
                <w:rFonts w:ascii="Times" w:hAnsi="Times"/>
                <w:sz w:val="18"/>
                <w:szCs w:val="18"/>
              </w:rPr>
            </w:pPr>
            <w:r w:rsidRPr="00BE5F7B">
              <w:rPr>
                <w:rFonts w:ascii="Times" w:hAnsi="Times"/>
                <w:sz w:val="18"/>
                <w:szCs w:val="18"/>
              </w:rPr>
              <w:t>Acquisition of platform + optionally assets</w:t>
            </w:r>
          </w:p>
        </w:tc>
        <w:tc>
          <w:tcPr>
            <w:tcW w:w="0" w:type="auto"/>
            <w:vAlign w:val="center"/>
            <w:hideMark/>
          </w:tcPr>
          <w:p w14:paraId="79B1DDB2" w14:textId="77777777" w:rsidR="000C5DE9" w:rsidRPr="00BE5F7B" w:rsidRDefault="000C5DE9" w:rsidP="00DB7E68">
            <w:pPr>
              <w:rPr>
                <w:rFonts w:ascii="Times" w:hAnsi="Times"/>
                <w:sz w:val="18"/>
                <w:szCs w:val="18"/>
              </w:rPr>
            </w:pPr>
            <w:r w:rsidRPr="00BE5F7B">
              <w:rPr>
                <w:rFonts w:ascii="Times" w:hAnsi="Times"/>
                <w:sz w:val="18"/>
                <w:szCs w:val="18"/>
              </w:rPr>
              <w:t>Integration feasibility + legal/IP cleanliness</w:t>
            </w:r>
          </w:p>
        </w:tc>
        <w:tc>
          <w:tcPr>
            <w:tcW w:w="0" w:type="auto"/>
            <w:vAlign w:val="center"/>
            <w:hideMark/>
          </w:tcPr>
          <w:p w14:paraId="3793011B" w14:textId="77777777" w:rsidR="000C5DE9" w:rsidRPr="00BE5F7B" w:rsidRDefault="000C5DE9" w:rsidP="00DB7E68">
            <w:pPr>
              <w:rPr>
                <w:rFonts w:ascii="Times" w:hAnsi="Times"/>
                <w:sz w:val="18"/>
                <w:szCs w:val="18"/>
              </w:rPr>
            </w:pPr>
            <w:r w:rsidRPr="00BE5F7B">
              <w:rPr>
                <w:rStyle w:val="Strong"/>
                <w:rFonts w:ascii="Times" w:hAnsi="Times"/>
                <w:sz w:val="18"/>
                <w:szCs w:val="18"/>
              </w:rPr>
              <w:t>Clean architecture + data room</w:t>
            </w:r>
            <w:r w:rsidRPr="00BE5F7B">
              <w:rPr>
                <w:rFonts w:ascii="Times" w:hAnsi="Times"/>
                <w:sz w:val="18"/>
                <w:szCs w:val="18"/>
              </w:rPr>
              <w:t>: modularity, governance, provenance</w:t>
            </w:r>
          </w:p>
        </w:tc>
      </w:tr>
    </w:tbl>
    <w:p w14:paraId="5BA369A6" w14:textId="77777777" w:rsidR="000C5DE9" w:rsidRDefault="000C5DE9" w:rsidP="000C5DE9">
      <w:pPr>
        <w:rPr>
          <w:rFonts w:ascii="Times" w:hAnsi="Times"/>
          <w:sz w:val="27"/>
          <w:szCs w:val="27"/>
        </w:rPr>
      </w:pPr>
      <w:r>
        <w:rPr>
          <w:noProof/>
        </w:rPr>
        <mc:AlternateContent>
          <mc:Choice Requires="wps">
            <w:drawing>
              <wp:inline distT="0" distB="0" distL="0" distR="0" wp14:anchorId="3BAE4ABF" wp14:editId="28764799">
                <wp:extent cx="5943600" cy="1270"/>
                <wp:effectExtent l="0" t="0" r="12700" b="24130"/>
                <wp:docPr id="1619522482" name="Horizontal Lin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D5AEB18" id="Horizontal Line 17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718E13E" w14:textId="77777777" w:rsidR="000C5DE9" w:rsidRDefault="000C5DE9" w:rsidP="000C5DE9">
      <w:pPr>
        <w:pStyle w:val="Heading2"/>
        <w:rPr>
          <w:rFonts w:ascii="Times" w:hAnsi="Times"/>
          <w:color w:val="000000"/>
          <w:sz w:val="36"/>
          <w:szCs w:val="36"/>
        </w:rPr>
      </w:pPr>
      <w:r>
        <w:rPr>
          <w:rFonts w:ascii="Times" w:hAnsi="Times"/>
          <w:color w:val="000000"/>
        </w:rPr>
        <w:t>16.2 How to present Quiver to each class (optimal narrative + artifacts)</w:t>
      </w:r>
    </w:p>
    <w:p w14:paraId="0085DC7F" w14:textId="77777777" w:rsidR="000C5DE9" w:rsidRDefault="000C5DE9" w:rsidP="000C5DE9">
      <w:pPr>
        <w:pStyle w:val="Heading3"/>
        <w:rPr>
          <w:rFonts w:ascii="Times" w:hAnsi="Times"/>
          <w:color w:val="000000"/>
        </w:rPr>
      </w:pPr>
      <w:r>
        <w:rPr>
          <w:rFonts w:ascii="Times" w:hAnsi="Times"/>
          <w:color w:val="000000"/>
        </w:rPr>
        <w:t>16.2.1 Major Pharma (Lilly-like)</w:t>
      </w:r>
    </w:p>
    <w:p w14:paraId="2A68A6DD"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Core message:</w:t>
      </w:r>
      <w:r>
        <w:rPr>
          <w:rFonts w:ascii="Times" w:hAnsi="Times"/>
          <w:color w:val="000000"/>
          <w:sz w:val="27"/>
          <w:szCs w:val="27"/>
        </w:rPr>
        <w:t> “We reduce CNS uncertainty earlier using human functional truth, and we can do it repeatedly.”</w:t>
      </w:r>
      <w:r>
        <w:rPr>
          <w:rFonts w:ascii="Times" w:hAnsi="Times"/>
          <w:color w:val="000000"/>
          <w:sz w:val="27"/>
          <w:szCs w:val="27"/>
        </w:rPr>
        <w:br/>
      </w:r>
      <w:r>
        <w:rPr>
          <w:rStyle w:val="Strong"/>
          <w:rFonts w:ascii="Times" w:hAnsi="Times"/>
          <w:color w:val="000000"/>
          <w:sz w:val="27"/>
          <w:szCs w:val="27"/>
        </w:rPr>
        <w:t>Best angle:</w:t>
      </w:r>
      <w:r>
        <w:rPr>
          <w:rFonts w:ascii="Times" w:hAnsi="Times"/>
          <w:color w:val="000000"/>
          <w:sz w:val="27"/>
          <w:szCs w:val="27"/>
        </w:rPr>
        <w:t> portfolio productivity + common nodes + rapid TA entry.</w:t>
      </w:r>
    </w:p>
    <w:p w14:paraId="0BD64501"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What to show</w:t>
      </w:r>
    </w:p>
    <w:p w14:paraId="3621F8BD" w14:textId="77777777" w:rsidR="000C5DE9" w:rsidRDefault="000C5DE9" w:rsidP="000C5DE9">
      <w:pPr>
        <w:numPr>
          <w:ilvl w:val="0"/>
          <w:numId w:val="153"/>
        </w:numPr>
        <w:spacing w:before="100" w:beforeAutospacing="1" w:after="100" w:afterAutospacing="1"/>
        <w:rPr>
          <w:rFonts w:ascii="Times" w:hAnsi="Times"/>
          <w:color w:val="000000"/>
          <w:sz w:val="27"/>
          <w:szCs w:val="27"/>
        </w:rPr>
      </w:pPr>
      <w:r>
        <w:rPr>
          <w:rFonts w:ascii="Times" w:hAnsi="Times"/>
          <w:color w:val="000000"/>
          <w:sz w:val="27"/>
          <w:szCs w:val="27"/>
        </w:rPr>
        <w:t>TSC proof chain: phenotype → screen → series → target inference → in vivo signal</w:t>
      </w:r>
    </w:p>
    <w:p w14:paraId="505043C9" w14:textId="77777777" w:rsidR="000C5DE9" w:rsidRDefault="000C5DE9" w:rsidP="000C5DE9">
      <w:pPr>
        <w:numPr>
          <w:ilvl w:val="0"/>
          <w:numId w:val="153"/>
        </w:numPr>
        <w:spacing w:before="100" w:beforeAutospacing="1" w:after="100" w:afterAutospacing="1"/>
        <w:rPr>
          <w:rFonts w:ascii="Times" w:hAnsi="Times"/>
          <w:color w:val="000000"/>
          <w:sz w:val="27"/>
          <w:szCs w:val="27"/>
        </w:rPr>
      </w:pPr>
      <w:r>
        <w:rPr>
          <w:rFonts w:ascii="Times" w:hAnsi="Times"/>
          <w:color w:val="000000"/>
          <w:sz w:val="27"/>
          <w:szCs w:val="27"/>
        </w:rPr>
        <w:t>Common-Nodes plan with frozen query stack and validation gates</w:t>
      </w:r>
    </w:p>
    <w:p w14:paraId="32456570" w14:textId="77777777" w:rsidR="000C5DE9" w:rsidRDefault="000C5DE9" w:rsidP="000C5DE9">
      <w:pPr>
        <w:numPr>
          <w:ilvl w:val="0"/>
          <w:numId w:val="153"/>
        </w:numPr>
        <w:spacing w:before="100" w:beforeAutospacing="1" w:after="100" w:afterAutospacing="1"/>
        <w:rPr>
          <w:rFonts w:ascii="Times" w:hAnsi="Times"/>
          <w:color w:val="000000"/>
          <w:sz w:val="27"/>
          <w:szCs w:val="27"/>
        </w:rPr>
      </w:pPr>
      <w:r>
        <w:rPr>
          <w:rFonts w:ascii="Times" w:hAnsi="Times"/>
          <w:color w:val="000000"/>
          <w:sz w:val="27"/>
          <w:szCs w:val="27"/>
        </w:rPr>
        <w:t>A </w:t>
      </w:r>
      <w:r>
        <w:rPr>
          <w:rStyle w:val="Strong"/>
          <w:rFonts w:ascii="Times" w:hAnsi="Times"/>
          <w:color w:val="000000"/>
          <w:sz w:val="27"/>
          <w:szCs w:val="27"/>
        </w:rPr>
        <w:t>partner-specific portfolio mapping</w:t>
      </w:r>
      <w:r>
        <w:rPr>
          <w:rFonts w:ascii="Times" w:hAnsi="Times"/>
          <w:color w:val="000000"/>
          <w:sz w:val="27"/>
          <w:szCs w:val="27"/>
        </w:rPr>
        <w:t>: “Here are your compounds/targets placed in functional space; here are repurposing/combination hypotheses.”</w:t>
      </w:r>
    </w:p>
    <w:p w14:paraId="2B515759"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Deal structure that fits</w:t>
      </w:r>
    </w:p>
    <w:p w14:paraId="6A90CD1E" w14:textId="77777777" w:rsidR="000C5DE9" w:rsidRDefault="000C5DE9" w:rsidP="000C5DE9">
      <w:pPr>
        <w:numPr>
          <w:ilvl w:val="0"/>
          <w:numId w:val="154"/>
        </w:numPr>
        <w:spacing w:before="100" w:beforeAutospacing="1" w:after="100" w:afterAutospacing="1"/>
        <w:rPr>
          <w:rFonts w:ascii="Times" w:hAnsi="Times"/>
          <w:color w:val="000000"/>
          <w:sz w:val="27"/>
          <w:szCs w:val="27"/>
        </w:rPr>
      </w:pPr>
      <w:r>
        <w:rPr>
          <w:rFonts w:ascii="Times" w:hAnsi="Times"/>
          <w:color w:val="000000"/>
          <w:sz w:val="27"/>
          <w:szCs w:val="27"/>
        </w:rPr>
        <w:t>2–3 year collaboration with (i) milestone-based fees for defined deliverables + (ii) option rights on outputs + (iii) shared governance.</w:t>
      </w:r>
    </w:p>
    <w:p w14:paraId="5019E54B" w14:textId="77777777" w:rsidR="000C5DE9" w:rsidRDefault="000C5DE9" w:rsidP="000C5DE9">
      <w:pPr>
        <w:numPr>
          <w:ilvl w:val="0"/>
          <w:numId w:val="154"/>
        </w:numPr>
        <w:spacing w:before="100" w:beforeAutospacing="1" w:after="100" w:afterAutospacing="1"/>
        <w:rPr>
          <w:rFonts w:ascii="Times" w:hAnsi="Times"/>
          <w:color w:val="000000"/>
          <w:sz w:val="27"/>
          <w:szCs w:val="27"/>
        </w:rPr>
      </w:pPr>
      <w:r>
        <w:rPr>
          <w:rFonts w:ascii="Times" w:hAnsi="Times"/>
          <w:color w:val="000000"/>
          <w:sz w:val="27"/>
          <w:szCs w:val="27"/>
        </w:rPr>
        <w:t>Keep Quiver’s ability to reuse learnings (avoid full-field exclusivity).</w:t>
      </w:r>
    </w:p>
    <w:p w14:paraId="0C7E4F95"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5CA573A0" wp14:editId="5251A00F">
                <wp:extent cx="5943600" cy="1270"/>
                <wp:effectExtent l="0" t="0" r="12700" b="24130"/>
                <wp:docPr id="1925076536" name="Horizontal Lin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DA49B0B" id="Horizontal Line 17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64BFB8BB" w14:textId="77777777" w:rsidR="000C5DE9" w:rsidRDefault="000C5DE9" w:rsidP="000C5DE9">
      <w:pPr>
        <w:pStyle w:val="Heading3"/>
        <w:rPr>
          <w:rFonts w:ascii="Times" w:hAnsi="Times"/>
          <w:color w:val="000000"/>
          <w:sz w:val="27"/>
          <w:szCs w:val="27"/>
        </w:rPr>
      </w:pPr>
      <w:r>
        <w:rPr>
          <w:rFonts w:ascii="Times" w:hAnsi="Times"/>
          <w:color w:val="000000"/>
        </w:rPr>
        <w:lastRenderedPageBreak/>
        <w:t>16.2.2 CNS specialty pharma / mid-cap</w:t>
      </w:r>
    </w:p>
    <w:p w14:paraId="2A1EC137"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Core message:</w:t>
      </w:r>
      <w:r>
        <w:rPr>
          <w:rFonts w:ascii="Times" w:hAnsi="Times"/>
          <w:color w:val="000000"/>
          <w:sz w:val="27"/>
          <w:szCs w:val="27"/>
        </w:rPr>
        <w:t> “We can deliver differentiated, partnerable CNS assets faster than your internal discovery.”</w:t>
      </w:r>
      <w:r>
        <w:rPr>
          <w:rFonts w:ascii="Times" w:hAnsi="Times"/>
          <w:color w:val="000000"/>
          <w:sz w:val="27"/>
          <w:szCs w:val="27"/>
        </w:rPr>
        <w:br/>
      </w:r>
      <w:r>
        <w:rPr>
          <w:rStyle w:val="Strong"/>
          <w:rFonts w:ascii="Times" w:hAnsi="Times"/>
          <w:color w:val="000000"/>
          <w:sz w:val="27"/>
          <w:szCs w:val="27"/>
        </w:rPr>
        <w:t>Best angle:</w:t>
      </w:r>
      <w:r>
        <w:rPr>
          <w:rFonts w:ascii="Times" w:hAnsi="Times"/>
          <w:color w:val="000000"/>
          <w:sz w:val="27"/>
          <w:szCs w:val="27"/>
        </w:rPr>
        <w:t> asset-first (leads + MoA + PoV).</w:t>
      </w:r>
    </w:p>
    <w:p w14:paraId="78E7284E"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What to show</w:t>
      </w:r>
    </w:p>
    <w:p w14:paraId="5702238F" w14:textId="77777777" w:rsidR="000C5DE9" w:rsidRDefault="000C5DE9" w:rsidP="000C5DE9">
      <w:pPr>
        <w:numPr>
          <w:ilvl w:val="0"/>
          <w:numId w:val="155"/>
        </w:numPr>
        <w:spacing w:before="100" w:beforeAutospacing="1" w:after="100" w:afterAutospacing="1"/>
        <w:rPr>
          <w:rFonts w:ascii="Times" w:hAnsi="Times"/>
          <w:color w:val="000000"/>
          <w:sz w:val="27"/>
          <w:szCs w:val="27"/>
        </w:rPr>
      </w:pPr>
      <w:r>
        <w:rPr>
          <w:rFonts w:ascii="Times" w:hAnsi="Times"/>
          <w:color w:val="000000"/>
          <w:sz w:val="27"/>
          <w:szCs w:val="27"/>
        </w:rPr>
        <w:t>One lead package with crisp rescue scorecard, developability triage, and next experiments</w:t>
      </w:r>
    </w:p>
    <w:p w14:paraId="081AFC18" w14:textId="77777777" w:rsidR="000C5DE9" w:rsidRDefault="000C5DE9" w:rsidP="000C5DE9">
      <w:pPr>
        <w:numPr>
          <w:ilvl w:val="0"/>
          <w:numId w:val="155"/>
        </w:numPr>
        <w:spacing w:before="100" w:beforeAutospacing="1" w:after="100" w:afterAutospacing="1"/>
        <w:rPr>
          <w:rFonts w:ascii="Times" w:hAnsi="Times"/>
          <w:color w:val="000000"/>
          <w:sz w:val="27"/>
          <w:szCs w:val="27"/>
        </w:rPr>
      </w:pPr>
      <w:r>
        <w:rPr>
          <w:rFonts w:ascii="Times" w:hAnsi="Times"/>
          <w:color w:val="000000"/>
          <w:sz w:val="27"/>
          <w:szCs w:val="27"/>
        </w:rPr>
        <w:t>Clear timeline and cost to DC/IND using Quiver’s validated workflows</w:t>
      </w:r>
    </w:p>
    <w:p w14:paraId="0E45E1B7" w14:textId="77777777" w:rsidR="000C5DE9" w:rsidRDefault="000C5DE9" w:rsidP="000C5DE9">
      <w:pPr>
        <w:numPr>
          <w:ilvl w:val="0"/>
          <w:numId w:val="155"/>
        </w:numPr>
        <w:spacing w:before="100" w:beforeAutospacing="1" w:after="100" w:afterAutospacing="1"/>
        <w:rPr>
          <w:rFonts w:ascii="Times" w:hAnsi="Times"/>
          <w:color w:val="000000"/>
          <w:sz w:val="27"/>
          <w:szCs w:val="27"/>
        </w:rPr>
      </w:pPr>
      <w:r>
        <w:rPr>
          <w:rFonts w:ascii="Times" w:hAnsi="Times"/>
          <w:color w:val="000000"/>
          <w:sz w:val="27"/>
          <w:szCs w:val="27"/>
        </w:rPr>
        <w:t>Competitive landscape and why the functional phenotype is defensible</w:t>
      </w:r>
    </w:p>
    <w:p w14:paraId="29F0D76A"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Deal structure</w:t>
      </w:r>
    </w:p>
    <w:p w14:paraId="1784BE40" w14:textId="77777777" w:rsidR="000C5DE9" w:rsidRDefault="000C5DE9" w:rsidP="000C5DE9">
      <w:pPr>
        <w:numPr>
          <w:ilvl w:val="0"/>
          <w:numId w:val="156"/>
        </w:numPr>
        <w:spacing w:before="100" w:beforeAutospacing="1" w:after="100" w:afterAutospacing="1"/>
        <w:rPr>
          <w:rFonts w:ascii="Times" w:hAnsi="Times"/>
          <w:color w:val="000000"/>
          <w:sz w:val="27"/>
          <w:szCs w:val="27"/>
        </w:rPr>
      </w:pPr>
      <w:r>
        <w:rPr>
          <w:rFonts w:ascii="Times" w:hAnsi="Times"/>
          <w:color w:val="000000"/>
          <w:sz w:val="27"/>
          <w:szCs w:val="27"/>
        </w:rPr>
        <w:t>Option-to-license with staged buy-in; Quiver retains platform economics.</w:t>
      </w:r>
    </w:p>
    <w:p w14:paraId="5A834E54"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20763E9C" wp14:editId="734CB45F">
                <wp:extent cx="5943600" cy="1270"/>
                <wp:effectExtent l="0" t="0" r="12700" b="24130"/>
                <wp:docPr id="1498096282" name="Horizontal Line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985BE27" id="Horizontal Line 17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7A60C561" w14:textId="77777777" w:rsidR="000C5DE9" w:rsidRDefault="000C5DE9" w:rsidP="000C5DE9">
      <w:pPr>
        <w:pStyle w:val="Heading3"/>
        <w:rPr>
          <w:rFonts w:ascii="Times" w:hAnsi="Times"/>
          <w:color w:val="000000"/>
          <w:sz w:val="27"/>
          <w:szCs w:val="27"/>
        </w:rPr>
      </w:pPr>
      <w:r>
        <w:rPr>
          <w:rFonts w:ascii="Times" w:hAnsi="Times"/>
          <w:color w:val="000000"/>
        </w:rPr>
        <w:t>16.2.3 Big Tech (NVIDIA/IBM-like)</w:t>
      </w:r>
    </w:p>
    <w:p w14:paraId="6D810469"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Core message:</w:t>
      </w:r>
      <w:r>
        <w:rPr>
          <w:rFonts w:ascii="Times" w:hAnsi="Times"/>
          <w:color w:val="000000"/>
          <w:sz w:val="27"/>
          <w:szCs w:val="27"/>
        </w:rPr>
        <w:t> “We are the world’s best functional CNS dataset generator and we can turn it into a benchmarkable AI workload.”</w:t>
      </w:r>
      <w:r>
        <w:rPr>
          <w:rFonts w:ascii="Times" w:hAnsi="Times"/>
          <w:color w:val="000000"/>
          <w:sz w:val="27"/>
          <w:szCs w:val="27"/>
        </w:rPr>
        <w:br/>
      </w:r>
      <w:r>
        <w:rPr>
          <w:rStyle w:val="Strong"/>
          <w:rFonts w:ascii="Times" w:hAnsi="Times"/>
          <w:color w:val="000000"/>
          <w:sz w:val="27"/>
          <w:szCs w:val="27"/>
        </w:rPr>
        <w:t>Best angle:</w:t>
      </w:r>
      <w:r>
        <w:rPr>
          <w:rFonts w:ascii="Times" w:hAnsi="Times"/>
          <w:color w:val="000000"/>
          <w:sz w:val="27"/>
          <w:szCs w:val="27"/>
        </w:rPr>
        <w:t> infrastructure + benchmarking + GPU-native pipelines.</w:t>
      </w:r>
    </w:p>
    <w:p w14:paraId="099318D3"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What to show</w:t>
      </w:r>
    </w:p>
    <w:p w14:paraId="6B2C00AF" w14:textId="77777777" w:rsidR="000C5DE9" w:rsidRDefault="000C5DE9" w:rsidP="000C5DE9">
      <w:pPr>
        <w:numPr>
          <w:ilvl w:val="0"/>
          <w:numId w:val="157"/>
        </w:numPr>
        <w:spacing w:before="100" w:beforeAutospacing="1" w:after="100" w:afterAutospacing="1"/>
        <w:rPr>
          <w:rFonts w:ascii="Times" w:hAnsi="Times"/>
          <w:color w:val="000000"/>
          <w:sz w:val="27"/>
          <w:szCs w:val="27"/>
        </w:rPr>
      </w:pPr>
      <w:r>
        <w:rPr>
          <w:rFonts w:ascii="Times" w:hAnsi="Times"/>
          <w:color w:val="000000"/>
          <w:sz w:val="27"/>
          <w:szCs w:val="27"/>
        </w:rPr>
        <w:t>Sapphire primitives + data contracts</w:t>
      </w:r>
    </w:p>
    <w:p w14:paraId="122335F5" w14:textId="77777777" w:rsidR="000C5DE9" w:rsidRDefault="000C5DE9" w:rsidP="000C5DE9">
      <w:pPr>
        <w:numPr>
          <w:ilvl w:val="0"/>
          <w:numId w:val="157"/>
        </w:numPr>
        <w:spacing w:before="100" w:beforeAutospacing="1" w:after="100" w:afterAutospacing="1"/>
        <w:rPr>
          <w:rFonts w:ascii="Times" w:hAnsi="Times"/>
          <w:color w:val="000000"/>
          <w:sz w:val="27"/>
          <w:szCs w:val="27"/>
        </w:rPr>
      </w:pPr>
      <w:r>
        <w:rPr>
          <w:rFonts w:ascii="Times" w:hAnsi="Times"/>
          <w:color w:val="000000"/>
          <w:sz w:val="27"/>
          <w:szCs w:val="27"/>
        </w:rPr>
        <w:t>Benchmark tasks: drug antipodality prediction, cluster stability, cross-modal retrieval</w:t>
      </w:r>
    </w:p>
    <w:p w14:paraId="6BD9BF8F" w14:textId="77777777" w:rsidR="000C5DE9" w:rsidRDefault="000C5DE9" w:rsidP="000C5DE9">
      <w:pPr>
        <w:numPr>
          <w:ilvl w:val="0"/>
          <w:numId w:val="157"/>
        </w:numPr>
        <w:spacing w:before="100" w:beforeAutospacing="1" w:after="100" w:afterAutospacing="1"/>
        <w:rPr>
          <w:rFonts w:ascii="Times" w:hAnsi="Times"/>
          <w:color w:val="000000"/>
          <w:sz w:val="27"/>
          <w:szCs w:val="27"/>
        </w:rPr>
      </w:pPr>
      <w:r>
        <w:rPr>
          <w:rFonts w:ascii="Times" w:hAnsi="Times"/>
          <w:color w:val="000000"/>
          <w:sz w:val="27"/>
          <w:szCs w:val="27"/>
        </w:rPr>
        <w:t>Throughput scale and reproducibility metrics</w:t>
      </w:r>
    </w:p>
    <w:p w14:paraId="1B96BCB3" w14:textId="77777777" w:rsidR="000C5DE9" w:rsidRDefault="000C5DE9" w:rsidP="000C5DE9">
      <w:pPr>
        <w:numPr>
          <w:ilvl w:val="0"/>
          <w:numId w:val="157"/>
        </w:numPr>
        <w:spacing w:before="100" w:beforeAutospacing="1" w:after="100" w:afterAutospacing="1"/>
        <w:rPr>
          <w:rFonts w:ascii="Times" w:hAnsi="Times"/>
          <w:color w:val="000000"/>
          <w:sz w:val="27"/>
          <w:szCs w:val="27"/>
        </w:rPr>
      </w:pPr>
      <w:r>
        <w:rPr>
          <w:rFonts w:ascii="Times" w:hAnsi="Times"/>
          <w:color w:val="000000"/>
          <w:sz w:val="27"/>
          <w:szCs w:val="27"/>
        </w:rPr>
        <w:t>A clear plan to “GPU-accelerate” feature extraction, embedding training, and similarity search</w:t>
      </w:r>
    </w:p>
    <w:p w14:paraId="00D1DA26"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Deal structure</w:t>
      </w:r>
    </w:p>
    <w:p w14:paraId="0DAAA359" w14:textId="77777777" w:rsidR="000C5DE9" w:rsidRDefault="000C5DE9" w:rsidP="000C5DE9">
      <w:pPr>
        <w:numPr>
          <w:ilvl w:val="0"/>
          <w:numId w:val="158"/>
        </w:numPr>
        <w:spacing w:before="100" w:beforeAutospacing="1" w:after="100" w:afterAutospacing="1"/>
        <w:rPr>
          <w:rFonts w:ascii="Times" w:hAnsi="Times"/>
          <w:color w:val="000000"/>
          <w:sz w:val="27"/>
          <w:szCs w:val="27"/>
        </w:rPr>
      </w:pPr>
      <w:r>
        <w:rPr>
          <w:rFonts w:ascii="Times" w:hAnsi="Times"/>
          <w:color w:val="000000"/>
          <w:sz w:val="27"/>
          <w:szCs w:val="27"/>
        </w:rPr>
        <w:t>Co-development: compute credits + engineering resources + joint reference architecture + joint marketing.</w:t>
      </w:r>
    </w:p>
    <w:p w14:paraId="66494201" w14:textId="77777777" w:rsidR="000C5DE9" w:rsidRDefault="000C5DE9" w:rsidP="000C5DE9">
      <w:pPr>
        <w:numPr>
          <w:ilvl w:val="0"/>
          <w:numId w:val="158"/>
        </w:numPr>
        <w:spacing w:before="100" w:beforeAutospacing="1" w:after="100" w:afterAutospacing="1"/>
        <w:rPr>
          <w:rFonts w:ascii="Times" w:hAnsi="Times"/>
          <w:color w:val="000000"/>
          <w:sz w:val="27"/>
          <w:szCs w:val="27"/>
        </w:rPr>
      </w:pPr>
      <w:r>
        <w:rPr>
          <w:rFonts w:ascii="Times" w:hAnsi="Times"/>
          <w:color w:val="000000"/>
          <w:sz w:val="27"/>
          <w:szCs w:val="27"/>
        </w:rPr>
        <w:t>Avoid giving away the biological moat; sell the benchmark and workload.</w:t>
      </w:r>
    </w:p>
    <w:p w14:paraId="2376204E"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60B08836" wp14:editId="6F666870">
                <wp:extent cx="5943600" cy="1270"/>
                <wp:effectExtent l="0" t="0" r="12700" b="24130"/>
                <wp:docPr id="1027866443" name="Horizontal Lin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E7D6E9C" id="Horizontal Line 17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5C21CD7" w14:textId="77777777" w:rsidR="000C5DE9" w:rsidRDefault="000C5DE9" w:rsidP="000C5DE9">
      <w:pPr>
        <w:pStyle w:val="Heading3"/>
        <w:rPr>
          <w:rFonts w:ascii="Times" w:hAnsi="Times"/>
          <w:color w:val="000000"/>
          <w:sz w:val="27"/>
          <w:szCs w:val="27"/>
        </w:rPr>
      </w:pPr>
      <w:r>
        <w:rPr>
          <w:rFonts w:ascii="Times" w:hAnsi="Times"/>
          <w:color w:val="000000"/>
        </w:rPr>
        <w:lastRenderedPageBreak/>
        <w:t>16.2.4 Generative model companies (Google/Apple/Anthropic-like)</w:t>
      </w:r>
    </w:p>
    <w:p w14:paraId="02D9290B"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Core message:</w:t>
      </w:r>
      <w:r>
        <w:rPr>
          <w:rFonts w:ascii="Times" w:hAnsi="Times"/>
          <w:color w:val="000000"/>
          <w:sz w:val="27"/>
          <w:szCs w:val="27"/>
        </w:rPr>
        <w:t> “Literature-only models hallucinate; we provide functional ground truth and closed-loop evaluation.”</w:t>
      </w:r>
      <w:r>
        <w:rPr>
          <w:rFonts w:ascii="Times" w:hAnsi="Times"/>
          <w:color w:val="000000"/>
          <w:sz w:val="27"/>
          <w:szCs w:val="27"/>
        </w:rPr>
        <w:br/>
      </w:r>
      <w:r>
        <w:rPr>
          <w:rStyle w:val="Strong"/>
          <w:rFonts w:ascii="Times" w:hAnsi="Times"/>
          <w:color w:val="000000"/>
          <w:sz w:val="27"/>
          <w:szCs w:val="27"/>
        </w:rPr>
        <w:t>Best angle:</w:t>
      </w:r>
      <w:r>
        <w:rPr>
          <w:rFonts w:ascii="Times" w:hAnsi="Times"/>
          <w:color w:val="000000"/>
          <w:sz w:val="27"/>
          <w:szCs w:val="27"/>
        </w:rPr>
        <w:t> proprietary evaluation + training data + tool-using agents linked to experiments.</w:t>
      </w:r>
    </w:p>
    <w:p w14:paraId="600842AB"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What to show</w:t>
      </w:r>
    </w:p>
    <w:p w14:paraId="37F27264" w14:textId="77777777" w:rsidR="000C5DE9" w:rsidRDefault="000C5DE9" w:rsidP="000C5DE9">
      <w:pPr>
        <w:numPr>
          <w:ilvl w:val="0"/>
          <w:numId w:val="159"/>
        </w:numPr>
        <w:spacing w:before="100" w:beforeAutospacing="1" w:after="100" w:afterAutospacing="1"/>
        <w:rPr>
          <w:rFonts w:ascii="Times" w:hAnsi="Times"/>
          <w:color w:val="000000"/>
          <w:sz w:val="27"/>
          <w:szCs w:val="27"/>
        </w:rPr>
      </w:pPr>
      <w:r>
        <w:rPr>
          <w:rFonts w:ascii="Times" w:hAnsi="Times"/>
          <w:color w:val="000000"/>
          <w:sz w:val="27"/>
          <w:szCs w:val="27"/>
        </w:rPr>
        <w:t>“Truth-set” framing: genotype → functional phenotype → rescue relationships</w:t>
      </w:r>
    </w:p>
    <w:p w14:paraId="6B1B2FC1" w14:textId="77777777" w:rsidR="000C5DE9" w:rsidRDefault="000C5DE9" w:rsidP="000C5DE9">
      <w:pPr>
        <w:numPr>
          <w:ilvl w:val="0"/>
          <w:numId w:val="159"/>
        </w:numPr>
        <w:spacing w:before="100" w:beforeAutospacing="1" w:after="100" w:afterAutospacing="1"/>
        <w:rPr>
          <w:rFonts w:ascii="Times" w:hAnsi="Times"/>
          <w:color w:val="000000"/>
          <w:sz w:val="27"/>
          <w:szCs w:val="27"/>
        </w:rPr>
      </w:pPr>
      <w:r>
        <w:rPr>
          <w:rFonts w:ascii="Times" w:hAnsi="Times"/>
          <w:color w:val="000000"/>
          <w:sz w:val="27"/>
          <w:szCs w:val="27"/>
        </w:rPr>
        <w:t>Evaluation harness: how model suggestions are tested and scored</w:t>
      </w:r>
    </w:p>
    <w:p w14:paraId="0D03FF9E" w14:textId="77777777" w:rsidR="000C5DE9" w:rsidRDefault="000C5DE9" w:rsidP="000C5DE9">
      <w:pPr>
        <w:numPr>
          <w:ilvl w:val="0"/>
          <w:numId w:val="159"/>
        </w:numPr>
        <w:spacing w:before="100" w:beforeAutospacing="1" w:after="100" w:afterAutospacing="1"/>
        <w:rPr>
          <w:rFonts w:ascii="Times" w:hAnsi="Times"/>
          <w:color w:val="000000"/>
          <w:sz w:val="27"/>
          <w:szCs w:val="27"/>
        </w:rPr>
      </w:pPr>
      <w:r>
        <w:rPr>
          <w:rFonts w:ascii="Times" w:hAnsi="Times"/>
          <w:color w:val="000000"/>
          <w:sz w:val="27"/>
          <w:szCs w:val="27"/>
        </w:rPr>
        <w:t>Governance: permissioning, partner data federation, audit trails</w:t>
      </w:r>
    </w:p>
    <w:p w14:paraId="6D7217A7" w14:textId="77777777" w:rsidR="000C5DE9" w:rsidRDefault="000C5DE9" w:rsidP="000C5DE9">
      <w:pPr>
        <w:numPr>
          <w:ilvl w:val="0"/>
          <w:numId w:val="159"/>
        </w:numPr>
        <w:spacing w:before="100" w:beforeAutospacing="1" w:after="100" w:afterAutospacing="1"/>
        <w:rPr>
          <w:rFonts w:ascii="Times" w:hAnsi="Times"/>
          <w:color w:val="000000"/>
          <w:sz w:val="27"/>
          <w:szCs w:val="27"/>
        </w:rPr>
      </w:pPr>
      <w:r>
        <w:rPr>
          <w:rFonts w:ascii="Times" w:hAnsi="Times"/>
          <w:color w:val="000000"/>
          <w:sz w:val="27"/>
          <w:szCs w:val="27"/>
        </w:rPr>
        <w:t>Demonstrated uplift over baseline LLMs on concrete tasks</w:t>
      </w:r>
    </w:p>
    <w:p w14:paraId="4D0257E8"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Deal structure</w:t>
      </w:r>
    </w:p>
    <w:p w14:paraId="6DF32AE2" w14:textId="77777777" w:rsidR="000C5DE9" w:rsidRDefault="000C5DE9" w:rsidP="000C5DE9">
      <w:pPr>
        <w:numPr>
          <w:ilvl w:val="0"/>
          <w:numId w:val="160"/>
        </w:numPr>
        <w:spacing w:before="100" w:beforeAutospacing="1" w:after="100" w:afterAutospacing="1"/>
        <w:rPr>
          <w:rFonts w:ascii="Times" w:hAnsi="Times"/>
          <w:color w:val="000000"/>
          <w:sz w:val="27"/>
          <w:szCs w:val="27"/>
        </w:rPr>
      </w:pPr>
      <w:r>
        <w:rPr>
          <w:rFonts w:ascii="Times" w:hAnsi="Times"/>
          <w:color w:val="000000"/>
          <w:sz w:val="27"/>
          <w:szCs w:val="27"/>
        </w:rPr>
        <w:t>Data partnership with strict governance + shared model evaluation + optional joint IP on tools (not on core biology).</w:t>
      </w:r>
    </w:p>
    <w:p w14:paraId="24C10482"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46C1954F" wp14:editId="0B89E4E0">
                <wp:extent cx="5943600" cy="1270"/>
                <wp:effectExtent l="0" t="0" r="12700" b="24130"/>
                <wp:docPr id="1057108034" name="Horizontal Line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714C253" id="Horizontal Line 17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1BD6B1FD" w14:textId="77777777" w:rsidR="000C5DE9" w:rsidRDefault="000C5DE9" w:rsidP="000C5DE9">
      <w:pPr>
        <w:pStyle w:val="Heading3"/>
        <w:rPr>
          <w:rFonts w:ascii="Times" w:hAnsi="Times"/>
          <w:color w:val="000000"/>
          <w:sz w:val="27"/>
          <w:szCs w:val="27"/>
        </w:rPr>
      </w:pPr>
      <w:r>
        <w:rPr>
          <w:rFonts w:ascii="Times" w:hAnsi="Times"/>
          <w:color w:val="000000"/>
        </w:rPr>
        <w:t>16.2.5 Investors (strategic + financial)</w:t>
      </w:r>
    </w:p>
    <w:p w14:paraId="16770AAF"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Core message:</w:t>
      </w:r>
      <w:r>
        <w:rPr>
          <w:rFonts w:ascii="Times" w:hAnsi="Times"/>
          <w:color w:val="000000"/>
          <w:sz w:val="27"/>
          <w:szCs w:val="27"/>
        </w:rPr>
        <w:t> “This is a compounding platform with asset optionality; it scales like software in margin, but is defensible like biotech.”</w:t>
      </w:r>
      <w:r>
        <w:rPr>
          <w:rFonts w:ascii="Times" w:hAnsi="Times"/>
          <w:color w:val="000000"/>
          <w:sz w:val="27"/>
          <w:szCs w:val="27"/>
        </w:rPr>
        <w:br/>
      </w:r>
      <w:r>
        <w:rPr>
          <w:rStyle w:val="Strong"/>
          <w:rFonts w:ascii="Times" w:hAnsi="Times"/>
          <w:color w:val="000000"/>
          <w:sz w:val="27"/>
          <w:szCs w:val="27"/>
        </w:rPr>
        <w:t>Best angle:</w:t>
      </w:r>
      <w:r>
        <w:rPr>
          <w:rFonts w:ascii="Times" w:hAnsi="Times"/>
          <w:color w:val="000000"/>
          <w:sz w:val="27"/>
          <w:szCs w:val="27"/>
        </w:rPr>
        <w:t> unit economics + partner flywheel + portfolio leverage.</w:t>
      </w:r>
    </w:p>
    <w:p w14:paraId="6FE191E5"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What to show</w:t>
      </w:r>
    </w:p>
    <w:p w14:paraId="3BA6F27B" w14:textId="77777777" w:rsidR="000C5DE9" w:rsidRDefault="000C5DE9" w:rsidP="000C5DE9">
      <w:pPr>
        <w:numPr>
          <w:ilvl w:val="0"/>
          <w:numId w:val="161"/>
        </w:numPr>
        <w:spacing w:before="100" w:beforeAutospacing="1" w:after="100" w:afterAutospacing="1"/>
        <w:rPr>
          <w:rFonts w:ascii="Times" w:hAnsi="Times"/>
          <w:color w:val="000000"/>
          <w:sz w:val="27"/>
          <w:szCs w:val="27"/>
        </w:rPr>
      </w:pPr>
      <w:r>
        <w:rPr>
          <w:rFonts w:ascii="Times" w:hAnsi="Times"/>
          <w:color w:val="000000"/>
          <w:sz w:val="27"/>
          <w:szCs w:val="27"/>
        </w:rPr>
        <w:t>Chapter 15 maturity curve KPIs (PoS uplift, cycle-time, avoided spend)</w:t>
      </w:r>
    </w:p>
    <w:p w14:paraId="0EB12EEE" w14:textId="77777777" w:rsidR="000C5DE9" w:rsidRDefault="000C5DE9" w:rsidP="000C5DE9">
      <w:pPr>
        <w:numPr>
          <w:ilvl w:val="0"/>
          <w:numId w:val="161"/>
        </w:numPr>
        <w:spacing w:before="100" w:beforeAutospacing="1" w:after="100" w:afterAutospacing="1"/>
        <w:rPr>
          <w:rFonts w:ascii="Times" w:hAnsi="Times"/>
          <w:color w:val="000000"/>
          <w:sz w:val="27"/>
          <w:szCs w:val="27"/>
        </w:rPr>
      </w:pPr>
      <w:r>
        <w:rPr>
          <w:rFonts w:ascii="Times" w:hAnsi="Times"/>
          <w:color w:val="000000"/>
          <w:sz w:val="27"/>
          <w:szCs w:val="27"/>
        </w:rPr>
        <w:t>Partner pipeline: near-term revenue and long-term option value</w:t>
      </w:r>
    </w:p>
    <w:p w14:paraId="3E62168F" w14:textId="77777777" w:rsidR="000C5DE9" w:rsidRDefault="000C5DE9" w:rsidP="000C5DE9">
      <w:pPr>
        <w:numPr>
          <w:ilvl w:val="0"/>
          <w:numId w:val="161"/>
        </w:numPr>
        <w:spacing w:before="100" w:beforeAutospacing="1" w:after="100" w:afterAutospacing="1"/>
        <w:rPr>
          <w:rFonts w:ascii="Times" w:hAnsi="Times"/>
          <w:color w:val="000000"/>
          <w:sz w:val="27"/>
          <w:szCs w:val="27"/>
        </w:rPr>
      </w:pPr>
      <w:r>
        <w:rPr>
          <w:rFonts w:ascii="Times" w:hAnsi="Times"/>
          <w:color w:val="000000"/>
          <w:sz w:val="27"/>
          <w:szCs w:val="27"/>
        </w:rPr>
        <w:t>Clean delineation between platform revenue and asset value</w:t>
      </w:r>
    </w:p>
    <w:p w14:paraId="54084B55"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441E0B70" wp14:editId="4FA9AC04">
                <wp:extent cx="5943600" cy="1270"/>
                <wp:effectExtent l="0" t="0" r="12700" b="24130"/>
                <wp:docPr id="79630588" name="Horizontal Line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F4C6EF" id="Horizontal Line 17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5D3EDE7C" w14:textId="77777777" w:rsidR="000C5DE9" w:rsidRDefault="000C5DE9" w:rsidP="000C5DE9">
      <w:pPr>
        <w:pStyle w:val="Heading2"/>
        <w:rPr>
          <w:rFonts w:ascii="Times" w:hAnsi="Times"/>
          <w:color w:val="000000"/>
          <w:sz w:val="36"/>
          <w:szCs w:val="36"/>
        </w:rPr>
      </w:pPr>
      <w:r>
        <w:rPr>
          <w:rFonts w:ascii="Times" w:hAnsi="Times"/>
          <w:color w:val="000000"/>
        </w:rPr>
        <w:t>16.3 Partner-specific “proof packages” (what goes in the data room)</w:t>
      </w:r>
    </w:p>
    <w:p w14:paraId="4FEA1662"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 should maintain three standardized “packages,” each with auditable provenance:</w:t>
      </w:r>
    </w:p>
    <w:p w14:paraId="6269978C" w14:textId="77777777" w:rsidR="000C5DE9" w:rsidRDefault="000C5DE9" w:rsidP="000C5DE9">
      <w:pPr>
        <w:numPr>
          <w:ilvl w:val="0"/>
          <w:numId w:val="162"/>
        </w:numPr>
        <w:spacing w:before="100" w:beforeAutospacing="1" w:after="100" w:afterAutospacing="1"/>
        <w:rPr>
          <w:rFonts w:ascii="Times" w:hAnsi="Times"/>
          <w:color w:val="000000"/>
          <w:sz w:val="27"/>
          <w:szCs w:val="27"/>
        </w:rPr>
      </w:pPr>
      <w:r>
        <w:rPr>
          <w:rStyle w:val="Strong"/>
          <w:rFonts w:ascii="Times" w:hAnsi="Times"/>
          <w:color w:val="000000"/>
          <w:sz w:val="27"/>
          <w:szCs w:val="27"/>
        </w:rPr>
        <w:t>Asset Package (for pharma/biotech BD):</w:t>
      </w:r>
      <w:r>
        <w:rPr>
          <w:rFonts w:ascii="Times" w:hAnsi="Times"/>
          <w:color w:val="000000"/>
          <w:sz w:val="27"/>
          <w:szCs w:val="27"/>
        </w:rPr>
        <w:br/>
        <w:t>Phenotype definition → rescue evidence → MoA hypotheses → developability → in vivo plan/results.</w:t>
      </w:r>
    </w:p>
    <w:p w14:paraId="07E7CFEC" w14:textId="77777777" w:rsidR="000C5DE9" w:rsidRDefault="000C5DE9" w:rsidP="000C5DE9">
      <w:pPr>
        <w:numPr>
          <w:ilvl w:val="0"/>
          <w:numId w:val="162"/>
        </w:numPr>
        <w:spacing w:before="100" w:beforeAutospacing="1" w:after="100" w:afterAutospacing="1"/>
        <w:rPr>
          <w:rFonts w:ascii="Times" w:hAnsi="Times"/>
          <w:color w:val="000000"/>
          <w:sz w:val="27"/>
          <w:szCs w:val="27"/>
        </w:rPr>
      </w:pPr>
      <w:r>
        <w:rPr>
          <w:rStyle w:val="Strong"/>
          <w:rFonts w:ascii="Times" w:hAnsi="Times"/>
          <w:color w:val="000000"/>
          <w:sz w:val="27"/>
          <w:szCs w:val="27"/>
        </w:rPr>
        <w:lastRenderedPageBreak/>
        <w:t>Platform Package (for major pharma + investors):</w:t>
      </w:r>
      <w:r>
        <w:rPr>
          <w:rFonts w:ascii="Times" w:hAnsi="Times"/>
          <w:color w:val="000000"/>
          <w:sz w:val="27"/>
          <w:szCs w:val="27"/>
        </w:rPr>
        <w:br/>
        <w:t>Reproducibility metrics → throughput → cross-program reuse → Common-Nodes validation plan → TA expansion playbook.</w:t>
      </w:r>
    </w:p>
    <w:p w14:paraId="63204016" w14:textId="77777777" w:rsidR="000C5DE9" w:rsidRDefault="000C5DE9" w:rsidP="000C5DE9">
      <w:pPr>
        <w:numPr>
          <w:ilvl w:val="0"/>
          <w:numId w:val="162"/>
        </w:numPr>
        <w:spacing w:before="100" w:beforeAutospacing="1" w:after="100" w:afterAutospacing="1"/>
        <w:rPr>
          <w:rFonts w:ascii="Times" w:hAnsi="Times"/>
          <w:color w:val="000000"/>
          <w:sz w:val="27"/>
          <w:szCs w:val="27"/>
        </w:rPr>
      </w:pPr>
      <w:r>
        <w:rPr>
          <w:rStyle w:val="Strong"/>
          <w:rFonts w:ascii="Times" w:hAnsi="Times"/>
          <w:color w:val="000000"/>
          <w:sz w:val="27"/>
          <w:szCs w:val="27"/>
        </w:rPr>
        <w:t>OS + Data Package (for tech/model companies):</w:t>
      </w:r>
      <w:r>
        <w:rPr>
          <w:rFonts w:ascii="Times" w:hAnsi="Times"/>
          <w:color w:val="000000"/>
          <w:sz w:val="27"/>
          <w:szCs w:val="27"/>
        </w:rPr>
        <w:br/>
        <w:t>Primitives/functions → data contracts → benchmark tasks → evaluation harness → governance.</w:t>
      </w:r>
    </w:p>
    <w:p w14:paraId="67478466"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reduces BD cycle time and prevents narrative drift.</w:t>
      </w:r>
    </w:p>
    <w:p w14:paraId="3DAF3949" w14:textId="77777777" w:rsidR="000C5DE9" w:rsidRDefault="000C5DE9" w:rsidP="000C5DE9">
      <w:pPr>
        <w:rPr>
          <w:rFonts w:ascii="Times" w:hAnsi="Times"/>
          <w:sz w:val="27"/>
          <w:szCs w:val="27"/>
        </w:rPr>
      </w:pPr>
      <w:r>
        <w:rPr>
          <w:noProof/>
        </w:rPr>
        <mc:AlternateContent>
          <mc:Choice Requires="wps">
            <w:drawing>
              <wp:inline distT="0" distB="0" distL="0" distR="0" wp14:anchorId="3B38F79C" wp14:editId="137FF391">
                <wp:extent cx="5943600" cy="1270"/>
                <wp:effectExtent l="0" t="0" r="12700" b="24130"/>
                <wp:docPr id="1753989373" name="Horizontal Line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7901B6C" id="Horizontal Line 17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6358582" w14:textId="77777777" w:rsidR="000C5DE9" w:rsidRDefault="000C5DE9" w:rsidP="000C5DE9">
      <w:pPr>
        <w:pStyle w:val="Heading2"/>
        <w:rPr>
          <w:rFonts w:ascii="Times" w:hAnsi="Times"/>
          <w:color w:val="000000"/>
          <w:sz w:val="36"/>
          <w:szCs w:val="36"/>
        </w:rPr>
      </w:pPr>
      <w:r>
        <w:rPr>
          <w:rFonts w:ascii="Times" w:hAnsi="Times"/>
          <w:color w:val="000000"/>
        </w:rPr>
        <w:t>16.4 Strategic guidance to the Quiver Board of Directors</w:t>
      </w:r>
    </w:p>
    <w:p w14:paraId="4E4F737D" w14:textId="77777777" w:rsidR="000C5DE9" w:rsidRDefault="000C5DE9" w:rsidP="000C5DE9">
      <w:pPr>
        <w:pStyle w:val="Heading3"/>
        <w:rPr>
          <w:rFonts w:ascii="Times" w:hAnsi="Times"/>
          <w:color w:val="000000"/>
        </w:rPr>
      </w:pPr>
      <w:r>
        <w:rPr>
          <w:rFonts w:ascii="Times" w:hAnsi="Times"/>
          <w:color w:val="000000"/>
        </w:rPr>
        <w:t>16.4.1 Decide the “product portfolio” explicitly</w:t>
      </w:r>
    </w:p>
    <w:p w14:paraId="590E6324"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 should treat itself as having </w:t>
      </w:r>
      <w:r>
        <w:rPr>
          <w:rStyle w:val="Strong"/>
          <w:rFonts w:ascii="Times" w:hAnsi="Times"/>
          <w:color w:val="000000"/>
          <w:sz w:val="27"/>
          <w:szCs w:val="27"/>
        </w:rPr>
        <w:t>three products</w:t>
      </w:r>
      <w:r>
        <w:rPr>
          <w:rFonts w:ascii="Times" w:hAnsi="Times"/>
          <w:color w:val="000000"/>
          <w:sz w:val="27"/>
          <w:szCs w:val="27"/>
        </w:rPr>
        <w:t>:</w:t>
      </w:r>
    </w:p>
    <w:p w14:paraId="17FE4907" w14:textId="77777777" w:rsidR="000C5DE9" w:rsidRDefault="000C5DE9" w:rsidP="000C5DE9">
      <w:pPr>
        <w:numPr>
          <w:ilvl w:val="0"/>
          <w:numId w:val="163"/>
        </w:numPr>
        <w:spacing w:before="100" w:beforeAutospacing="1" w:after="100" w:afterAutospacing="1"/>
        <w:rPr>
          <w:rFonts w:ascii="Times" w:hAnsi="Times"/>
          <w:color w:val="000000"/>
          <w:sz w:val="27"/>
          <w:szCs w:val="27"/>
        </w:rPr>
      </w:pPr>
      <w:r>
        <w:rPr>
          <w:rStyle w:val="Strong"/>
          <w:rFonts w:ascii="Times" w:hAnsi="Times"/>
          <w:color w:val="000000"/>
          <w:sz w:val="27"/>
          <w:szCs w:val="27"/>
        </w:rPr>
        <w:t>Assets</w:t>
      </w:r>
      <w:r>
        <w:rPr>
          <w:rFonts w:ascii="Times" w:hAnsi="Times"/>
          <w:color w:val="000000"/>
          <w:sz w:val="27"/>
          <w:szCs w:val="27"/>
        </w:rPr>
        <w:t> (leads/targets/series)</w:t>
      </w:r>
    </w:p>
    <w:p w14:paraId="11444911" w14:textId="77777777" w:rsidR="000C5DE9" w:rsidRDefault="000C5DE9" w:rsidP="000C5DE9">
      <w:pPr>
        <w:numPr>
          <w:ilvl w:val="0"/>
          <w:numId w:val="163"/>
        </w:numPr>
        <w:spacing w:before="100" w:beforeAutospacing="1" w:after="100" w:afterAutospacing="1"/>
        <w:rPr>
          <w:rFonts w:ascii="Times" w:hAnsi="Times"/>
          <w:color w:val="000000"/>
          <w:sz w:val="27"/>
          <w:szCs w:val="27"/>
        </w:rPr>
      </w:pPr>
      <w:r>
        <w:rPr>
          <w:rStyle w:val="Strong"/>
          <w:rFonts w:ascii="Times" w:hAnsi="Times"/>
          <w:color w:val="000000"/>
          <w:sz w:val="27"/>
          <w:szCs w:val="27"/>
        </w:rPr>
        <w:t>Platform collaborations</w:t>
      </w:r>
      <w:r>
        <w:rPr>
          <w:rFonts w:ascii="Times" w:hAnsi="Times"/>
          <w:color w:val="000000"/>
          <w:sz w:val="27"/>
          <w:szCs w:val="27"/>
        </w:rPr>
        <w:t> (program execution + data generation)</w:t>
      </w:r>
    </w:p>
    <w:p w14:paraId="03B3DB82" w14:textId="77777777" w:rsidR="000C5DE9" w:rsidRDefault="000C5DE9" w:rsidP="000C5DE9">
      <w:pPr>
        <w:numPr>
          <w:ilvl w:val="0"/>
          <w:numId w:val="163"/>
        </w:numPr>
        <w:spacing w:before="100" w:beforeAutospacing="1" w:after="100" w:afterAutospacing="1"/>
        <w:rPr>
          <w:rFonts w:ascii="Times" w:hAnsi="Times"/>
          <w:color w:val="000000"/>
          <w:sz w:val="27"/>
          <w:szCs w:val="27"/>
        </w:rPr>
      </w:pPr>
      <w:r>
        <w:rPr>
          <w:rStyle w:val="Strong"/>
          <w:rFonts w:ascii="Times" w:hAnsi="Times"/>
          <w:color w:val="000000"/>
          <w:sz w:val="27"/>
          <w:szCs w:val="27"/>
        </w:rPr>
        <w:t>Sapphire OS</w:t>
      </w:r>
      <w:r>
        <w:rPr>
          <w:rFonts w:ascii="Times" w:hAnsi="Times"/>
          <w:color w:val="000000"/>
          <w:sz w:val="27"/>
          <w:szCs w:val="27"/>
        </w:rPr>
        <w:t> (reasoning layer + federated partner integration)</w:t>
      </w:r>
    </w:p>
    <w:p w14:paraId="25F8C4E6"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action:</w:t>
      </w:r>
      <w:r>
        <w:rPr>
          <w:rFonts w:ascii="Times" w:hAnsi="Times"/>
          <w:color w:val="000000"/>
          <w:sz w:val="27"/>
          <w:szCs w:val="27"/>
        </w:rPr>
        <w:t> Approve a deliberate mix (e.g., 1–2 internal flagship assets + 2–4 platform collaborations + 1 tech partnership). Avoid trying to maximize all three simultaneously without prioritization.</w:t>
      </w:r>
    </w:p>
    <w:p w14:paraId="53A667A5" w14:textId="77777777" w:rsidR="000C5DE9" w:rsidRDefault="000C5DE9" w:rsidP="000C5DE9">
      <w:pPr>
        <w:rPr>
          <w:rFonts w:ascii="Times" w:hAnsi="Times"/>
          <w:sz w:val="27"/>
          <w:szCs w:val="27"/>
        </w:rPr>
      </w:pPr>
      <w:r>
        <w:rPr>
          <w:noProof/>
        </w:rPr>
        <mc:AlternateContent>
          <mc:Choice Requires="wps">
            <w:drawing>
              <wp:inline distT="0" distB="0" distL="0" distR="0" wp14:anchorId="2EAFB7A0" wp14:editId="26244693">
                <wp:extent cx="5943600" cy="1270"/>
                <wp:effectExtent l="0" t="0" r="12700" b="24130"/>
                <wp:docPr id="731053839" name="Horizontal Lin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E554F4" id="Horizontal Line 17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31E318B5" w14:textId="77777777" w:rsidR="000C5DE9" w:rsidRDefault="000C5DE9" w:rsidP="000C5DE9">
      <w:pPr>
        <w:pStyle w:val="Heading3"/>
        <w:rPr>
          <w:rFonts w:ascii="Times" w:hAnsi="Times"/>
          <w:color w:val="000000"/>
          <w:sz w:val="27"/>
          <w:szCs w:val="27"/>
        </w:rPr>
      </w:pPr>
      <w:r>
        <w:rPr>
          <w:rFonts w:ascii="Times" w:hAnsi="Times"/>
          <w:color w:val="000000"/>
        </w:rPr>
        <w:t>16.4.2 Protect the compounding moat: data rights and reuse</w:t>
      </w:r>
    </w:p>
    <w:p w14:paraId="7037A394" w14:textId="77777777" w:rsidR="000C5DE9" w:rsidRDefault="000C5DE9" w:rsidP="000C5DE9">
      <w:pPr>
        <w:pStyle w:val="NormalWeb"/>
        <w:rPr>
          <w:rFonts w:ascii="Times" w:hAnsi="Times"/>
          <w:color w:val="000000"/>
          <w:sz w:val="27"/>
          <w:szCs w:val="27"/>
        </w:rPr>
      </w:pPr>
      <w:r>
        <w:rPr>
          <w:rFonts w:ascii="Times" w:hAnsi="Times"/>
          <w:color w:val="000000"/>
          <w:sz w:val="27"/>
          <w:szCs w:val="27"/>
        </w:rPr>
        <w:t>Most value resides in the ability to reuse functional signatures, embeddings, and inference across programs.</w:t>
      </w:r>
    </w:p>
    <w:p w14:paraId="218B5E14"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policy recommendations</w:t>
      </w:r>
    </w:p>
    <w:p w14:paraId="7AA4DBBC" w14:textId="77777777" w:rsidR="000C5DE9" w:rsidRDefault="000C5DE9" w:rsidP="000C5DE9">
      <w:pPr>
        <w:numPr>
          <w:ilvl w:val="0"/>
          <w:numId w:val="164"/>
        </w:numPr>
        <w:spacing w:before="100" w:beforeAutospacing="1" w:after="100" w:afterAutospacing="1"/>
        <w:rPr>
          <w:rFonts w:ascii="Times" w:hAnsi="Times"/>
          <w:color w:val="000000"/>
          <w:sz w:val="27"/>
          <w:szCs w:val="27"/>
        </w:rPr>
      </w:pPr>
      <w:r>
        <w:rPr>
          <w:rFonts w:ascii="Times" w:hAnsi="Times"/>
          <w:color w:val="000000"/>
          <w:sz w:val="27"/>
          <w:szCs w:val="27"/>
        </w:rPr>
        <w:t>Avoid broad exclusivity over platform learnings.</w:t>
      </w:r>
    </w:p>
    <w:p w14:paraId="218EBD86" w14:textId="77777777" w:rsidR="000C5DE9" w:rsidRDefault="000C5DE9" w:rsidP="000C5DE9">
      <w:pPr>
        <w:numPr>
          <w:ilvl w:val="0"/>
          <w:numId w:val="164"/>
        </w:numPr>
        <w:spacing w:before="100" w:beforeAutospacing="1" w:after="100" w:afterAutospacing="1"/>
        <w:rPr>
          <w:rFonts w:ascii="Times" w:hAnsi="Times"/>
          <w:color w:val="000000"/>
          <w:sz w:val="27"/>
          <w:szCs w:val="27"/>
        </w:rPr>
      </w:pPr>
      <w:r>
        <w:rPr>
          <w:rFonts w:ascii="Times" w:hAnsi="Times"/>
          <w:color w:val="000000"/>
          <w:sz w:val="27"/>
          <w:szCs w:val="27"/>
        </w:rPr>
        <w:t>Separate “foreground IP” (partner-specific outputs) from “background and improvements” (Sapphire + methods + embeddings).</w:t>
      </w:r>
    </w:p>
    <w:p w14:paraId="7C098BAD" w14:textId="77777777" w:rsidR="000C5DE9" w:rsidRDefault="000C5DE9" w:rsidP="000C5DE9">
      <w:pPr>
        <w:numPr>
          <w:ilvl w:val="0"/>
          <w:numId w:val="164"/>
        </w:numPr>
        <w:spacing w:before="100" w:beforeAutospacing="1" w:after="100" w:afterAutospacing="1"/>
        <w:rPr>
          <w:rFonts w:ascii="Times" w:hAnsi="Times"/>
          <w:color w:val="000000"/>
          <w:sz w:val="27"/>
          <w:szCs w:val="27"/>
        </w:rPr>
      </w:pPr>
      <w:r>
        <w:rPr>
          <w:rFonts w:ascii="Times" w:hAnsi="Times"/>
          <w:color w:val="000000"/>
          <w:sz w:val="27"/>
          <w:szCs w:val="27"/>
        </w:rPr>
        <w:t>Make reuse rights non-negotiable unless priced at a true acquisition premium.</w:t>
      </w:r>
    </w:p>
    <w:p w14:paraId="15406F6D"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58B439E3" wp14:editId="151D940E">
                <wp:extent cx="5943600" cy="1270"/>
                <wp:effectExtent l="0" t="0" r="12700" b="24130"/>
                <wp:docPr id="1296119364" name="Horizontal Lin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0CEAC9C" id="Horizontal Line 17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63FF5A93" w14:textId="77777777" w:rsidR="000C5DE9" w:rsidRDefault="000C5DE9" w:rsidP="000C5DE9">
      <w:pPr>
        <w:pStyle w:val="Heading3"/>
        <w:rPr>
          <w:rFonts w:ascii="Times" w:hAnsi="Times"/>
          <w:color w:val="000000"/>
          <w:sz w:val="27"/>
          <w:szCs w:val="27"/>
        </w:rPr>
      </w:pPr>
      <w:r>
        <w:rPr>
          <w:rFonts w:ascii="Times" w:hAnsi="Times"/>
          <w:color w:val="000000"/>
        </w:rPr>
        <w:lastRenderedPageBreak/>
        <w:t>16.4.3 Create a single, flagship “generalization proof”</w:t>
      </w:r>
    </w:p>
    <w:p w14:paraId="56429929" w14:textId="77777777" w:rsidR="000C5DE9" w:rsidRDefault="000C5DE9" w:rsidP="000C5DE9">
      <w:pPr>
        <w:pStyle w:val="NormalWeb"/>
        <w:rPr>
          <w:rFonts w:ascii="Times" w:hAnsi="Times"/>
          <w:color w:val="000000"/>
          <w:sz w:val="27"/>
          <w:szCs w:val="27"/>
        </w:rPr>
      </w:pPr>
      <w:r>
        <w:rPr>
          <w:rFonts w:ascii="Times" w:hAnsi="Times"/>
          <w:color w:val="000000"/>
          <w:sz w:val="27"/>
          <w:szCs w:val="27"/>
        </w:rPr>
        <w:t>TSC proves the platform can deliver a full chain. The next board-level priority should be a </w:t>
      </w:r>
      <w:r>
        <w:rPr>
          <w:rStyle w:val="Strong"/>
          <w:rFonts w:ascii="Times" w:hAnsi="Times"/>
          <w:color w:val="000000"/>
          <w:sz w:val="27"/>
          <w:szCs w:val="27"/>
        </w:rPr>
        <w:t>generalization proof</w:t>
      </w:r>
      <w:r>
        <w:rPr>
          <w:rFonts w:ascii="Times" w:hAnsi="Times"/>
          <w:color w:val="000000"/>
          <w:sz w:val="27"/>
          <w:szCs w:val="27"/>
        </w:rPr>
        <w:t> that cannot be dismissed as one-off.</w:t>
      </w:r>
    </w:p>
    <w:p w14:paraId="53FA98FA"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directive</w:t>
      </w:r>
    </w:p>
    <w:p w14:paraId="76A2E3D8" w14:textId="221D3D6B" w:rsidR="000C5DE9" w:rsidRDefault="000C5DE9" w:rsidP="000C5DE9">
      <w:pPr>
        <w:numPr>
          <w:ilvl w:val="0"/>
          <w:numId w:val="165"/>
        </w:numPr>
        <w:spacing w:before="100" w:beforeAutospacing="1" w:after="100" w:afterAutospacing="1"/>
        <w:rPr>
          <w:rFonts w:ascii="Times" w:hAnsi="Times"/>
          <w:color w:val="000000"/>
          <w:sz w:val="27"/>
          <w:szCs w:val="27"/>
        </w:rPr>
      </w:pPr>
      <w:r>
        <w:rPr>
          <w:rFonts w:ascii="Times" w:hAnsi="Times"/>
          <w:color w:val="000000"/>
          <w:sz w:val="27"/>
          <w:szCs w:val="27"/>
        </w:rPr>
        <w:t>Fund and publish (or at least diligence-package) a Common-Nodes validation</w:t>
      </w:r>
      <w:r w:rsidRPr="000C5DE9">
        <w:rPr>
          <w:rFonts w:ascii="Times" w:hAnsi="Times"/>
          <w:color w:val="000000"/>
          <w:sz w:val="27"/>
          <w:szCs w:val="27"/>
        </w:rPr>
        <w:t xml:space="preserve"> </w:t>
      </w:r>
      <w:r>
        <w:rPr>
          <w:rFonts w:ascii="Times" w:hAnsi="Times"/>
          <w:color w:val="000000"/>
          <w:sz w:val="27"/>
          <w:szCs w:val="27"/>
        </w:rPr>
        <w:t>milestone:</w:t>
      </w:r>
      <w:r>
        <w:rPr>
          <w:rFonts w:ascii="Times" w:hAnsi="Times"/>
          <w:color w:val="000000"/>
          <w:sz w:val="27"/>
          <w:szCs w:val="27"/>
        </w:rPr>
        <w:br/>
        <w:t>“One common node rescues ≥3 genetically distinct epilepsies” (or equivalent).</w:t>
      </w:r>
    </w:p>
    <w:p w14:paraId="620BCFAD"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becomes the BD spearhead for both pharma and tech narratives.</w:t>
      </w:r>
    </w:p>
    <w:p w14:paraId="7A2B0393" w14:textId="77777777" w:rsidR="000C5DE9" w:rsidRDefault="000C5DE9" w:rsidP="000C5DE9">
      <w:pPr>
        <w:rPr>
          <w:rFonts w:ascii="Times" w:hAnsi="Times"/>
          <w:sz w:val="27"/>
          <w:szCs w:val="27"/>
        </w:rPr>
      </w:pPr>
      <w:r>
        <w:rPr>
          <w:noProof/>
        </w:rPr>
        <mc:AlternateContent>
          <mc:Choice Requires="wps">
            <w:drawing>
              <wp:inline distT="0" distB="0" distL="0" distR="0" wp14:anchorId="1F54149A" wp14:editId="77A726C4">
                <wp:extent cx="5943600" cy="1270"/>
                <wp:effectExtent l="0" t="0" r="12700" b="24130"/>
                <wp:docPr id="1679345585" name="Horizontal Lin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B98C619" id="Horizontal Line 17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5F351589" w14:textId="77777777" w:rsidR="000C5DE9" w:rsidRDefault="000C5DE9" w:rsidP="000C5DE9">
      <w:pPr>
        <w:pStyle w:val="Heading3"/>
        <w:rPr>
          <w:rFonts w:ascii="Times" w:hAnsi="Times"/>
          <w:color w:val="000000"/>
          <w:sz w:val="27"/>
          <w:szCs w:val="27"/>
        </w:rPr>
      </w:pPr>
      <w:r>
        <w:rPr>
          <w:rFonts w:ascii="Times" w:hAnsi="Times"/>
          <w:color w:val="000000"/>
        </w:rPr>
        <w:t>16.4.4 Make Sapphire partner-facing—but not partner-owned</w:t>
      </w:r>
    </w:p>
    <w:p w14:paraId="128821A2" w14:textId="77777777" w:rsidR="000C5DE9" w:rsidRDefault="000C5DE9" w:rsidP="000C5DE9">
      <w:pPr>
        <w:pStyle w:val="NormalWeb"/>
        <w:rPr>
          <w:rFonts w:ascii="Times" w:hAnsi="Times"/>
          <w:color w:val="000000"/>
          <w:sz w:val="27"/>
          <w:szCs w:val="27"/>
        </w:rPr>
      </w:pPr>
      <w:r>
        <w:rPr>
          <w:rFonts w:ascii="Times" w:hAnsi="Times"/>
          <w:color w:val="000000"/>
          <w:sz w:val="27"/>
          <w:szCs w:val="27"/>
        </w:rPr>
        <w:t>Sapphire should be exposed through a controlled interface (queries, dashboards, data rooms), not delivered as source code.</w:t>
      </w:r>
    </w:p>
    <w:p w14:paraId="0B7EF6CE"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action</w:t>
      </w:r>
    </w:p>
    <w:p w14:paraId="20CF0418" w14:textId="77777777" w:rsidR="000C5DE9" w:rsidRDefault="000C5DE9" w:rsidP="000C5DE9">
      <w:pPr>
        <w:numPr>
          <w:ilvl w:val="0"/>
          <w:numId w:val="166"/>
        </w:numPr>
        <w:spacing w:before="100" w:beforeAutospacing="1" w:after="100" w:afterAutospacing="1"/>
        <w:rPr>
          <w:rFonts w:ascii="Times" w:hAnsi="Times"/>
          <w:color w:val="000000"/>
          <w:sz w:val="27"/>
          <w:szCs w:val="27"/>
        </w:rPr>
      </w:pPr>
      <w:r>
        <w:rPr>
          <w:rFonts w:ascii="Times" w:hAnsi="Times"/>
          <w:color w:val="000000"/>
          <w:sz w:val="27"/>
          <w:szCs w:val="27"/>
        </w:rPr>
        <w:t>Approve a “Sapphire Partner Edition” strategy: permissioned access, audit trails, federated queries, standard packages.</w:t>
      </w:r>
    </w:p>
    <w:p w14:paraId="40DCDC98" w14:textId="77777777" w:rsidR="000C5DE9" w:rsidRDefault="000C5DE9" w:rsidP="000C5DE9">
      <w:pPr>
        <w:numPr>
          <w:ilvl w:val="0"/>
          <w:numId w:val="166"/>
        </w:numPr>
        <w:spacing w:before="100" w:beforeAutospacing="1" w:after="100" w:afterAutospacing="1"/>
        <w:rPr>
          <w:rFonts w:ascii="Times" w:hAnsi="Times"/>
          <w:color w:val="000000"/>
          <w:sz w:val="27"/>
          <w:szCs w:val="27"/>
        </w:rPr>
      </w:pPr>
      <w:r>
        <w:rPr>
          <w:rFonts w:ascii="Times" w:hAnsi="Times"/>
          <w:color w:val="000000"/>
          <w:sz w:val="27"/>
          <w:szCs w:val="27"/>
        </w:rPr>
        <w:t>Keep the OS internally controlled to avoid commoditization.</w:t>
      </w:r>
    </w:p>
    <w:p w14:paraId="74077ED2"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628730B3" wp14:editId="77643AD6">
                <wp:extent cx="5943600" cy="1270"/>
                <wp:effectExtent l="0" t="0" r="12700" b="24130"/>
                <wp:docPr id="2078878879" name="Horizontal Lin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1DF20C" id="Horizontal Line 18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5E9922B1" w14:textId="77777777" w:rsidR="000C5DE9" w:rsidRDefault="000C5DE9" w:rsidP="000C5DE9">
      <w:pPr>
        <w:pStyle w:val="Heading3"/>
        <w:rPr>
          <w:rFonts w:ascii="Times" w:hAnsi="Times"/>
          <w:color w:val="000000"/>
          <w:sz w:val="27"/>
          <w:szCs w:val="27"/>
        </w:rPr>
      </w:pPr>
      <w:r>
        <w:rPr>
          <w:rFonts w:ascii="Times" w:hAnsi="Times"/>
          <w:color w:val="000000"/>
        </w:rPr>
        <w:t>16.4.5 Expand drug space strategically: BBB-safe and partner-relevant</w:t>
      </w:r>
    </w:p>
    <w:p w14:paraId="33D4C96D" w14:textId="77777777" w:rsidR="000C5DE9" w:rsidRDefault="000C5DE9" w:rsidP="000C5DE9">
      <w:pPr>
        <w:pStyle w:val="NormalWeb"/>
        <w:rPr>
          <w:rFonts w:ascii="Times" w:hAnsi="Times"/>
          <w:color w:val="000000"/>
          <w:sz w:val="27"/>
          <w:szCs w:val="27"/>
        </w:rPr>
      </w:pPr>
      <w:r>
        <w:rPr>
          <w:rFonts w:ascii="Times" w:hAnsi="Times"/>
          <w:color w:val="000000"/>
          <w:sz w:val="27"/>
          <w:szCs w:val="27"/>
        </w:rPr>
        <w:t>A major pharma will value repurposing and portfolio mapping only if the compounds are clinically realistic.</w:t>
      </w:r>
    </w:p>
    <w:p w14:paraId="05402E5F"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action</w:t>
      </w:r>
    </w:p>
    <w:p w14:paraId="0A3FA8D7" w14:textId="77777777" w:rsidR="000C5DE9" w:rsidRDefault="000C5DE9" w:rsidP="000C5DE9">
      <w:pPr>
        <w:numPr>
          <w:ilvl w:val="0"/>
          <w:numId w:val="167"/>
        </w:numPr>
        <w:spacing w:before="100" w:beforeAutospacing="1" w:after="100" w:afterAutospacing="1"/>
        <w:rPr>
          <w:rFonts w:ascii="Times" w:hAnsi="Times"/>
          <w:color w:val="000000"/>
          <w:sz w:val="27"/>
          <w:szCs w:val="27"/>
        </w:rPr>
      </w:pPr>
      <w:r>
        <w:rPr>
          <w:rFonts w:ascii="Times" w:hAnsi="Times"/>
          <w:color w:val="000000"/>
          <w:sz w:val="27"/>
          <w:szCs w:val="27"/>
        </w:rPr>
        <w:t>Prioritize adding approved and late-stage BBB-penetrant compounds, plus partner portfolios under NDA.</w:t>
      </w:r>
    </w:p>
    <w:p w14:paraId="473CE7AB" w14:textId="77777777" w:rsidR="000C5DE9" w:rsidRDefault="000C5DE9" w:rsidP="000C5DE9">
      <w:pPr>
        <w:numPr>
          <w:ilvl w:val="0"/>
          <w:numId w:val="167"/>
        </w:numPr>
        <w:spacing w:before="100" w:beforeAutospacing="1" w:after="100" w:afterAutospacing="1"/>
        <w:rPr>
          <w:rFonts w:ascii="Times" w:hAnsi="Times"/>
          <w:color w:val="000000"/>
          <w:sz w:val="27"/>
          <w:szCs w:val="27"/>
        </w:rPr>
      </w:pPr>
      <w:r>
        <w:rPr>
          <w:rFonts w:ascii="Times" w:hAnsi="Times"/>
          <w:color w:val="000000"/>
          <w:sz w:val="27"/>
          <w:szCs w:val="27"/>
        </w:rPr>
        <w:t>Treat chemoinformatic projection as a first-class capability to extend beyond tested compounds.</w:t>
      </w:r>
    </w:p>
    <w:p w14:paraId="0690615E"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5B320E97" wp14:editId="2A669172">
                <wp:extent cx="5943600" cy="1270"/>
                <wp:effectExtent l="0" t="0" r="12700" b="24130"/>
                <wp:docPr id="1458407813" name="Horizontal Lin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DF206EA" id="Horizontal Line 18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6BF4093F" w14:textId="77777777" w:rsidR="000C5DE9" w:rsidRDefault="000C5DE9" w:rsidP="000C5DE9">
      <w:pPr>
        <w:pStyle w:val="Heading3"/>
        <w:rPr>
          <w:rFonts w:ascii="Times" w:hAnsi="Times"/>
          <w:color w:val="000000"/>
          <w:sz w:val="27"/>
          <w:szCs w:val="27"/>
        </w:rPr>
      </w:pPr>
      <w:r>
        <w:rPr>
          <w:rFonts w:ascii="Times" w:hAnsi="Times"/>
          <w:color w:val="000000"/>
        </w:rPr>
        <w:lastRenderedPageBreak/>
        <w:t>16.4.6 Run BD as a funnel with explicit conversion metrics</w:t>
      </w:r>
    </w:p>
    <w:p w14:paraId="0C139546"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 should operate BD like a high-performance pipeline:</w:t>
      </w:r>
    </w:p>
    <w:p w14:paraId="66525ABF" w14:textId="77777777" w:rsidR="000C5DE9" w:rsidRPr="00BE5F7B" w:rsidRDefault="000C5DE9" w:rsidP="000C5DE9">
      <w:pPr>
        <w:pStyle w:val="NormalWeb"/>
        <w:rPr>
          <w:rFonts w:ascii="Times" w:hAnsi="Times"/>
          <w:color w:val="000000"/>
          <w:sz w:val="27"/>
          <w:szCs w:val="27"/>
        </w:rPr>
      </w:pPr>
      <w:r w:rsidRPr="00BE5F7B">
        <w:rPr>
          <w:rFonts w:ascii="Times" w:hAnsi="Times"/>
          <w:color w:val="000000"/>
          <w:sz w:val="27"/>
          <w:szCs w:val="27"/>
        </w:rPr>
        <w:t>* partner targets contacted</w:t>
      </w:r>
    </w:p>
    <w:p w14:paraId="007033B2" w14:textId="77777777" w:rsidR="000C5DE9" w:rsidRPr="00BE5F7B" w:rsidRDefault="000C5DE9" w:rsidP="000C5DE9">
      <w:pPr>
        <w:pStyle w:val="NormalWeb"/>
        <w:rPr>
          <w:rFonts w:ascii="Times" w:hAnsi="Times"/>
          <w:color w:val="000000"/>
          <w:sz w:val="27"/>
          <w:szCs w:val="27"/>
        </w:rPr>
      </w:pPr>
      <w:r w:rsidRPr="00BE5F7B">
        <w:rPr>
          <w:rFonts w:ascii="Times" w:hAnsi="Times"/>
          <w:color w:val="000000"/>
          <w:sz w:val="27"/>
          <w:szCs w:val="27"/>
        </w:rPr>
        <w:t>* NDAs signed</w:t>
      </w:r>
    </w:p>
    <w:p w14:paraId="6B7BF320" w14:textId="77777777" w:rsidR="000C5DE9" w:rsidRPr="00BE5F7B" w:rsidRDefault="000C5DE9" w:rsidP="000C5DE9">
      <w:pPr>
        <w:pStyle w:val="NormalWeb"/>
        <w:rPr>
          <w:rFonts w:ascii="Times" w:hAnsi="Times"/>
          <w:color w:val="000000"/>
          <w:sz w:val="27"/>
          <w:szCs w:val="27"/>
        </w:rPr>
      </w:pPr>
      <w:r w:rsidRPr="00BE5F7B">
        <w:rPr>
          <w:rFonts w:ascii="Times" w:hAnsi="Times"/>
          <w:color w:val="000000"/>
          <w:sz w:val="27"/>
          <w:szCs w:val="27"/>
        </w:rPr>
        <w:t>* “proof packages” delivered</w:t>
      </w:r>
    </w:p>
    <w:p w14:paraId="0D2B0D10" w14:textId="77777777" w:rsidR="000C5DE9" w:rsidRPr="00BE5F7B" w:rsidRDefault="000C5DE9" w:rsidP="000C5DE9">
      <w:pPr>
        <w:pStyle w:val="NormalWeb"/>
        <w:rPr>
          <w:rFonts w:ascii="Times" w:hAnsi="Times"/>
          <w:color w:val="000000"/>
          <w:sz w:val="27"/>
          <w:szCs w:val="27"/>
        </w:rPr>
      </w:pPr>
      <w:r w:rsidRPr="00BE5F7B">
        <w:rPr>
          <w:rFonts w:ascii="Times" w:hAnsi="Times"/>
          <w:color w:val="000000"/>
          <w:sz w:val="27"/>
          <w:szCs w:val="27"/>
        </w:rPr>
        <w:t>* paid pilots launched</w:t>
      </w:r>
    </w:p>
    <w:p w14:paraId="47A0D62F" w14:textId="77777777" w:rsidR="000C5DE9" w:rsidRDefault="000C5DE9" w:rsidP="000C5DE9">
      <w:pPr>
        <w:numPr>
          <w:ilvl w:val="0"/>
          <w:numId w:val="168"/>
        </w:numPr>
        <w:spacing w:before="100" w:beforeAutospacing="1" w:after="100" w:afterAutospacing="1"/>
        <w:rPr>
          <w:rFonts w:ascii="Times" w:hAnsi="Times"/>
          <w:color w:val="000000"/>
          <w:sz w:val="27"/>
          <w:szCs w:val="27"/>
        </w:rPr>
      </w:pPr>
      <w:r>
        <w:rPr>
          <w:rFonts w:ascii="Times" w:hAnsi="Times"/>
          <w:color w:val="000000"/>
          <w:sz w:val="27"/>
          <w:szCs w:val="27"/>
        </w:rPr>
        <w:t>conversion to multi-year collaborations</w:t>
      </w:r>
    </w:p>
    <w:p w14:paraId="0045ABD5" w14:textId="77777777" w:rsidR="000C5DE9" w:rsidRDefault="000C5DE9" w:rsidP="000C5DE9">
      <w:pPr>
        <w:numPr>
          <w:ilvl w:val="0"/>
          <w:numId w:val="168"/>
        </w:numPr>
        <w:spacing w:before="100" w:beforeAutospacing="1" w:after="100" w:afterAutospacing="1"/>
        <w:rPr>
          <w:rFonts w:ascii="Times" w:hAnsi="Times"/>
          <w:color w:val="000000"/>
          <w:sz w:val="27"/>
          <w:szCs w:val="27"/>
        </w:rPr>
      </w:pPr>
      <w:r>
        <w:rPr>
          <w:rFonts w:ascii="Times" w:hAnsi="Times"/>
          <w:color w:val="000000"/>
          <w:sz w:val="27"/>
          <w:szCs w:val="27"/>
        </w:rPr>
        <w:t>downstream licensing/acquisition options</w:t>
      </w:r>
    </w:p>
    <w:p w14:paraId="0BDDCD4B"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action:</w:t>
      </w:r>
      <w:r>
        <w:rPr>
          <w:rFonts w:ascii="Times" w:hAnsi="Times"/>
          <w:color w:val="000000"/>
          <w:sz w:val="27"/>
          <w:szCs w:val="27"/>
        </w:rPr>
        <w:t> Require quarterly reporting on BD funnel metrics plus scientific KPIs (reproducibility, coverage expansion).</w:t>
      </w:r>
    </w:p>
    <w:p w14:paraId="57197197" w14:textId="77777777" w:rsidR="000C5DE9" w:rsidRDefault="000C5DE9" w:rsidP="000C5DE9">
      <w:pPr>
        <w:rPr>
          <w:rFonts w:ascii="Times" w:hAnsi="Times"/>
          <w:sz w:val="27"/>
          <w:szCs w:val="27"/>
        </w:rPr>
      </w:pPr>
      <w:r>
        <w:rPr>
          <w:noProof/>
        </w:rPr>
        <mc:AlternateContent>
          <mc:Choice Requires="wps">
            <w:drawing>
              <wp:inline distT="0" distB="0" distL="0" distR="0" wp14:anchorId="3BE68D0B" wp14:editId="16BDB58B">
                <wp:extent cx="5943600" cy="1270"/>
                <wp:effectExtent l="0" t="0" r="12700" b="24130"/>
                <wp:docPr id="1131291319" name="Horizontal Lin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713AFB4" id="Horizontal Line 18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62790AE" w14:textId="77777777" w:rsidR="000C5DE9" w:rsidRDefault="000C5DE9" w:rsidP="000C5DE9">
      <w:pPr>
        <w:pStyle w:val="Heading3"/>
        <w:rPr>
          <w:rFonts w:ascii="Times" w:hAnsi="Times"/>
          <w:color w:val="000000"/>
          <w:sz w:val="27"/>
          <w:szCs w:val="27"/>
        </w:rPr>
      </w:pPr>
      <w:r>
        <w:rPr>
          <w:rFonts w:ascii="Times" w:hAnsi="Times"/>
          <w:color w:val="000000"/>
        </w:rPr>
        <w:t>16.4.7 “Thread the needle”: avoid the classic platform trap</w:t>
      </w:r>
    </w:p>
    <w:p w14:paraId="36E61DCE" w14:textId="77777777" w:rsidR="000C5DE9" w:rsidRDefault="000C5DE9" w:rsidP="000C5DE9">
      <w:pPr>
        <w:pStyle w:val="NormalWeb"/>
        <w:rPr>
          <w:rFonts w:ascii="Times" w:hAnsi="Times"/>
          <w:color w:val="000000"/>
          <w:sz w:val="27"/>
          <w:szCs w:val="27"/>
        </w:rPr>
      </w:pPr>
      <w:r>
        <w:rPr>
          <w:rFonts w:ascii="Times" w:hAnsi="Times"/>
          <w:color w:val="000000"/>
          <w:sz w:val="27"/>
          <w:szCs w:val="27"/>
        </w:rPr>
        <w:t>Platforms often fail by becoming:</w:t>
      </w:r>
    </w:p>
    <w:p w14:paraId="35124353" w14:textId="77777777" w:rsidR="000C5DE9" w:rsidRDefault="000C5DE9" w:rsidP="000C5DE9">
      <w:pPr>
        <w:numPr>
          <w:ilvl w:val="0"/>
          <w:numId w:val="169"/>
        </w:numPr>
        <w:spacing w:before="100" w:beforeAutospacing="1" w:after="100" w:afterAutospacing="1"/>
        <w:rPr>
          <w:rFonts w:ascii="Times" w:hAnsi="Times"/>
          <w:color w:val="000000"/>
          <w:sz w:val="27"/>
          <w:szCs w:val="27"/>
        </w:rPr>
      </w:pPr>
      <w:r>
        <w:rPr>
          <w:rFonts w:ascii="Times" w:hAnsi="Times"/>
          <w:color w:val="000000"/>
          <w:sz w:val="27"/>
          <w:szCs w:val="27"/>
        </w:rPr>
        <w:t>a low-margin service business, or</w:t>
      </w:r>
    </w:p>
    <w:p w14:paraId="18AD98AD" w14:textId="77777777" w:rsidR="000C5DE9" w:rsidRDefault="000C5DE9" w:rsidP="000C5DE9">
      <w:pPr>
        <w:numPr>
          <w:ilvl w:val="0"/>
          <w:numId w:val="169"/>
        </w:numPr>
        <w:spacing w:before="100" w:beforeAutospacing="1" w:after="100" w:afterAutospacing="1"/>
        <w:rPr>
          <w:rFonts w:ascii="Times" w:hAnsi="Times"/>
          <w:color w:val="000000"/>
          <w:sz w:val="27"/>
          <w:szCs w:val="27"/>
        </w:rPr>
      </w:pPr>
      <w:r>
        <w:rPr>
          <w:rFonts w:ascii="Times" w:hAnsi="Times"/>
          <w:color w:val="000000"/>
          <w:sz w:val="27"/>
          <w:szCs w:val="27"/>
        </w:rPr>
        <w:t>a pure asset company with diluted platform investment.</w:t>
      </w:r>
    </w:p>
    <w:p w14:paraId="56C6F04D"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guidance</w:t>
      </w:r>
    </w:p>
    <w:p w14:paraId="28FD9071" w14:textId="77777777" w:rsidR="000C5DE9" w:rsidRDefault="000C5DE9" w:rsidP="000C5DE9">
      <w:pPr>
        <w:numPr>
          <w:ilvl w:val="0"/>
          <w:numId w:val="170"/>
        </w:numPr>
        <w:spacing w:before="100" w:beforeAutospacing="1" w:after="100" w:afterAutospacing="1"/>
        <w:rPr>
          <w:rFonts w:ascii="Times" w:hAnsi="Times"/>
          <w:color w:val="000000"/>
          <w:sz w:val="27"/>
          <w:szCs w:val="27"/>
        </w:rPr>
      </w:pPr>
      <w:r>
        <w:rPr>
          <w:rFonts w:ascii="Times" w:hAnsi="Times"/>
          <w:color w:val="000000"/>
          <w:sz w:val="27"/>
          <w:szCs w:val="27"/>
        </w:rPr>
        <w:t>Use paid collaborations to finance platform expansion </w:t>
      </w:r>
      <w:r>
        <w:rPr>
          <w:rStyle w:val="Strong"/>
          <w:rFonts w:ascii="Times" w:hAnsi="Times"/>
          <w:color w:val="000000"/>
          <w:sz w:val="27"/>
          <w:szCs w:val="27"/>
        </w:rPr>
        <w:t>and</w:t>
      </w:r>
      <w:r>
        <w:rPr>
          <w:rFonts w:ascii="Times" w:hAnsi="Times"/>
          <w:color w:val="000000"/>
          <w:sz w:val="27"/>
          <w:szCs w:val="27"/>
        </w:rPr>
        <w:t> preserve option value on 1–2 internal assets.</w:t>
      </w:r>
    </w:p>
    <w:p w14:paraId="229B0A0E" w14:textId="77777777" w:rsidR="000C5DE9" w:rsidRDefault="000C5DE9" w:rsidP="000C5DE9">
      <w:pPr>
        <w:numPr>
          <w:ilvl w:val="0"/>
          <w:numId w:val="170"/>
        </w:numPr>
        <w:spacing w:before="100" w:beforeAutospacing="1" w:after="100" w:afterAutospacing="1"/>
        <w:rPr>
          <w:rFonts w:ascii="Times" w:hAnsi="Times"/>
          <w:color w:val="000000"/>
          <w:sz w:val="27"/>
          <w:szCs w:val="27"/>
        </w:rPr>
      </w:pPr>
      <w:r>
        <w:rPr>
          <w:rFonts w:ascii="Times" w:hAnsi="Times"/>
          <w:color w:val="000000"/>
          <w:sz w:val="27"/>
          <w:szCs w:val="27"/>
        </w:rPr>
        <w:t>Keep internal assets tightly chosen to demonstrate capability and create negotiating leverage—not to become a full pipeline-heavy pharma.</w:t>
      </w:r>
    </w:p>
    <w:p w14:paraId="30DD8E1C"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06EA411C" wp14:editId="63D077B5">
                <wp:extent cx="5943600" cy="1270"/>
                <wp:effectExtent l="0" t="0" r="12700" b="24130"/>
                <wp:docPr id="996909076" name="Horizontal Line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7CEA0DF" id="Horizontal Line 18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3EA1858A" w14:textId="77777777" w:rsidR="000C5DE9" w:rsidRDefault="000C5DE9" w:rsidP="000C5DE9">
      <w:pPr>
        <w:pStyle w:val="Heading2"/>
        <w:rPr>
          <w:rFonts w:ascii="Times" w:hAnsi="Times"/>
          <w:color w:val="000000"/>
          <w:sz w:val="36"/>
          <w:szCs w:val="36"/>
        </w:rPr>
      </w:pPr>
      <w:r>
        <w:rPr>
          <w:rFonts w:ascii="Times" w:hAnsi="Times"/>
          <w:color w:val="000000"/>
        </w:rPr>
        <w:t>16.5 Recommended next moves (12–18 month board plan)</w:t>
      </w:r>
    </w:p>
    <w:p w14:paraId="558CCFE8" w14:textId="77777777" w:rsidR="000C5DE9" w:rsidRDefault="000C5DE9" w:rsidP="000C5DE9">
      <w:pPr>
        <w:numPr>
          <w:ilvl w:val="0"/>
          <w:numId w:val="171"/>
        </w:numPr>
        <w:spacing w:before="100" w:beforeAutospacing="1" w:after="100" w:afterAutospacing="1"/>
        <w:rPr>
          <w:rFonts w:ascii="Times" w:hAnsi="Times"/>
          <w:color w:val="000000"/>
          <w:sz w:val="27"/>
          <w:szCs w:val="27"/>
        </w:rPr>
      </w:pPr>
      <w:r>
        <w:rPr>
          <w:rStyle w:val="Strong"/>
          <w:rFonts w:ascii="Times" w:hAnsi="Times"/>
          <w:color w:val="000000"/>
          <w:sz w:val="27"/>
          <w:szCs w:val="27"/>
        </w:rPr>
        <w:t>Finalize and diligence-package the generalization proof milestone</w:t>
      </w:r>
      <w:r>
        <w:rPr>
          <w:rFonts w:ascii="Times" w:hAnsi="Times"/>
          <w:color w:val="000000"/>
          <w:sz w:val="27"/>
          <w:szCs w:val="27"/>
        </w:rPr>
        <w:t> (Common-Nodes).</w:t>
      </w:r>
    </w:p>
    <w:p w14:paraId="1610C9C8" w14:textId="77777777" w:rsidR="000C5DE9" w:rsidRDefault="000C5DE9" w:rsidP="000C5DE9">
      <w:pPr>
        <w:numPr>
          <w:ilvl w:val="0"/>
          <w:numId w:val="171"/>
        </w:numPr>
        <w:spacing w:before="100" w:beforeAutospacing="1" w:after="100" w:afterAutospacing="1"/>
        <w:rPr>
          <w:rFonts w:ascii="Times" w:hAnsi="Times"/>
          <w:color w:val="000000"/>
          <w:sz w:val="27"/>
          <w:szCs w:val="27"/>
        </w:rPr>
      </w:pPr>
      <w:r>
        <w:rPr>
          <w:rStyle w:val="Strong"/>
          <w:rFonts w:ascii="Times" w:hAnsi="Times"/>
          <w:color w:val="000000"/>
          <w:sz w:val="27"/>
          <w:szCs w:val="27"/>
        </w:rPr>
        <w:t>Close one marquee pharma collaboration</w:t>
      </w:r>
      <w:r>
        <w:rPr>
          <w:rFonts w:ascii="Times" w:hAnsi="Times"/>
          <w:color w:val="000000"/>
          <w:sz w:val="27"/>
          <w:szCs w:val="27"/>
        </w:rPr>
        <w:t> structured around: epilepsy + one adjacent TA.</w:t>
      </w:r>
    </w:p>
    <w:p w14:paraId="1D19B09C" w14:textId="77777777" w:rsidR="000C5DE9" w:rsidRDefault="000C5DE9" w:rsidP="000C5DE9">
      <w:pPr>
        <w:numPr>
          <w:ilvl w:val="0"/>
          <w:numId w:val="171"/>
        </w:numPr>
        <w:spacing w:before="100" w:beforeAutospacing="1" w:after="100" w:afterAutospacing="1"/>
        <w:rPr>
          <w:rFonts w:ascii="Times" w:hAnsi="Times"/>
          <w:color w:val="000000"/>
          <w:sz w:val="27"/>
          <w:szCs w:val="27"/>
        </w:rPr>
      </w:pPr>
      <w:r>
        <w:rPr>
          <w:rStyle w:val="Strong"/>
          <w:rFonts w:ascii="Times" w:hAnsi="Times"/>
          <w:color w:val="000000"/>
          <w:sz w:val="27"/>
          <w:szCs w:val="27"/>
        </w:rPr>
        <w:lastRenderedPageBreak/>
        <w:t>Close one tech partnership</w:t>
      </w:r>
      <w:r>
        <w:rPr>
          <w:rFonts w:ascii="Times" w:hAnsi="Times"/>
          <w:color w:val="000000"/>
          <w:sz w:val="27"/>
          <w:szCs w:val="27"/>
        </w:rPr>
        <w:t> framed as benchmark + compute acceleration (not “selling data”).</w:t>
      </w:r>
    </w:p>
    <w:p w14:paraId="7D9917ED" w14:textId="77777777" w:rsidR="000C5DE9" w:rsidRDefault="000C5DE9" w:rsidP="000C5DE9">
      <w:pPr>
        <w:numPr>
          <w:ilvl w:val="0"/>
          <w:numId w:val="171"/>
        </w:numPr>
        <w:spacing w:before="100" w:beforeAutospacing="1" w:after="100" w:afterAutospacing="1"/>
        <w:rPr>
          <w:rFonts w:ascii="Times" w:hAnsi="Times"/>
          <w:color w:val="000000"/>
          <w:sz w:val="27"/>
          <w:szCs w:val="27"/>
        </w:rPr>
      </w:pPr>
      <w:r>
        <w:rPr>
          <w:rStyle w:val="Strong"/>
          <w:rFonts w:ascii="Times" w:hAnsi="Times"/>
          <w:color w:val="000000"/>
          <w:sz w:val="27"/>
          <w:szCs w:val="27"/>
        </w:rPr>
        <w:t>Expand the BBB-safe drug atlas</w:t>
      </w:r>
      <w:r>
        <w:rPr>
          <w:rFonts w:ascii="Times" w:hAnsi="Times"/>
          <w:color w:val="000000"/>
          <w:sz w:val="27"/>
          <w:szCs w:val="27"/>
        </w:rPr>
        <w:t> and build a partner portfolio mapping demo.</w:t>
      </w:r>
    </w:p>
    <w:p w14:paraId="7537D555" w14:textId="77777777" w:rsidR="000C5DE9" w:rsidRDefault="000C5DE9" w:rsidP="000C5DE9">
      <w:pPr>
        <w:numPr>
          <w:ilvl w:val="0"/>
          <w:numId w:val="171"/>
        </w:numPr>
        <w:spacing w:before="100" w:beforeAutospacing="1" w:after="100" w:afterAutospacing="1"/>
        <w:rPr>
          <w:rFonts w:ascii="Times" w:hAnsi="Times"/>
          <w:color w:val="000000"/>
          <w:sz w:val="27"/>
          <w:szCs w:val="27"/>
        </w:rPr>
      </w:pPr>
      <w:r>
        <w:rPr>
          <w:rStyle w:val="Strong"/>
          <w:rFonts w:ascii="Times" w:hAnsi="Times"/>
          <w:color w:val="000000"/>
          <w:sz w:val="27"/>
          <w:szCs w:val="27"/>
        </w:rPr>
        <w:t>Standardize three proof packages</w:t>
      </w:r>
      <w:r>
        <w:rPr>
          <w:rFonts w:ascii="Times" w:hAnsi="Times"/>
          <w:color w:val="000000"/>
          <w:sz w:val="27"/>
          <w:szCs w:val="27"/>
        </w:rPr>
        <w:t> and enforce versioned artifacts for every claim.</w:t>
      </w:r>
    </w:p>
    <w:p w14:paraId="7A000FD7" w14:textId="77777777" w:rsidR="000C5DE9" w:rsidRDefault="000C5DE9" w:rsidP="000C5DE9">
      <w:pPr>
        <w:pStyle w:val="NormalWeb"/>
        <w:rPr>
          <w:rFonts w:ascii="Times" w:hAnsi="Times"/>
          <w:color w:val="000000"/>
          <w:sz w:val="27"/>
          <w:szCs w:val="27"/>
        </w:rPr>
      </w:pPr>
      <w:r>
        <w:rPr>
          <w:rFonts w:ascii="Times" w:hAnsi="Times"/>
          <w:color w:val="000000"/>
          <w:sz w:val="27"/>
          <w:szCs w:val="27"/>
        </w:rPr>
        <w:t>If executed, these steps maximize both value and impact by making Quiver simultaneously:</w:t>
      </w:r>
    </w:p>
    <w:p w14:paraId="6F6CB5F2" w14:textId="77777777" w:rsidR="000C5DE9" w:rsidRDefault="000C5DE9" w:rsidP="000C5DE9">
      <w:pPr>
        <w:numPr>
          <w:ilvl w:val="0"/>
          <w:numId w:val="172"/>
        </w:numPr>
        <w:spacing w:before="100" w:beforeAutospacing="1" w:after="100" w:afterAutospacing="1"/>
        <w:rPr>
          <w:rFonts w:ascii="Times" w:hAnsi="Times"/>
          <w:color w:val="000000"/>
          <w:sz w:val="27"/>
          <w:szCs w:val="27"/>
        </w:rPr>
      </w:pPr>
      <w:r>
        <w:rPr>
          <w:rFonts w:ascii="Times" w:hAnsi="Times"/>
          <w:color w:val="000000"/>
          <w:sz w:val="27"/>
          <w:szCs w:val="27"/>
        </w:rPr>
        <w:t>hard to ignore scientifically,</w:t>
      </w:r>
    </w:p>
    <w:p w14:paraId="388CF515" w14:textId="77777777" w:rsidR="000C5DE9" w:rsidRDefault="000C5DE9" w:rsidP="000C5DE9">
      <w:pPr>
        <w:numPr>
          <w:ilvl w:val="0"/>
          <w:numId w:val="172"/>
        </w:numPr>
        <w:spacing w:before="100" w:beforeAutospacing="1" w:after="100" w:afterAutospacing="1"/>
        <w:rPr>
          <w:rFonts w:ascii="Times" w:hAnsi="Times"/>
          <w:color w:val="000000"/>
          <w:sz w:val="27"/>
          <w:szCs w:val="27"/>
        </w:rPr>
      </w:pPr>
      <w:r>
        <w:rPr>
          <w:rFonts w:ascii="Times" w:hAnsi="Times"/>
          <w:color w:val="000000"/>
          <w:sz w:val="27"/>
          <w:szCs w:val="27"/>
        </w:rPr>
        <w:t>easy to buy from commercially, and</w:t>
      </w:r>
    </w:p>
    <w:p w14:paraId="12A2FD53" w14:textId="77777777" w:rsidR="000C5DE9" w:rsidRDefault="000C5DE9" w:rsidP="000C5DE9">
      <w:pPr>
        <w:numPr>
          <w:ilvl w:val="0"/>
          <w:numId w:val="172"/>
        </w:numPr>
        <w:spacing w:before="100" w:beforeAutospacing="1" w:after="100" w:afterAutospacing="1"/>
        <w:rPr>
          <w:rFonts w:ascii="Times" w:hAnsi="Times"/>
          <w:color w:val="000000"/>
          <w:sz w:val="27"/>
          <w:szCs w:val="27"/>
        </w:rPr>
      </w:pPr>
      <w:r>
        <w:rPr>
          <w:rFonts w:ascii="Times" w:hAnsi="Times"/>
          <w:color w:val="000000"/>
          <w:sz w:val="27"/>
          <w:szCs w:val="27"/>
        </w:rPr>
        <w:t>strategically indispensable as the human-functional truth layer for CNS.</w:t>
      </w:r>
    </w:p>
    <w:p w14:paraId="11DD12B3"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4F8D3EDC" wp14:editId="78B14B2B">
                <wp:extent cx="5943600" cy="1270"/>
                <wp:effectExtent l="0" t="0" r="12700" b="24130"/>
                <wp:docPr id="1554160840" name="Horizontal Line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3C98FF" id="Horizontal Line 18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692323AF" w14:textId="77777777" w:rsidR="000C5DE9" w:rsidRDefault="000C5DE9" w:rsidP="000C5DE9">
      <w:pPr>
        <w:pStyle w:val="Heading1"/>
        <w:rPr>
          <w:rFonts w:ascii="Times" w:hAnsi="Times"/>
          <w:color w:val="000000"/>
        </w:rPr>
      </w:pPr>
      <w:r>
        <w:rPr>
          <w:rFonts w:ascii="Times" w:hAnsi="Times"/>
          <w:color w:val="000000"/>
        </w:rPr>
        <w:t>Chapter 17</w:t>
      </w:r>
    </w:p>
    <w:p w14:paraId="041CD56F" w14:textId="77777777" w:rsidR="000C5DE9" w:rsidRDefault="000C5DE9" w:rsidP="000C5DE9">
      <w:pPr>
        <w:pStyle w:val="Heading2"/>
        <w:rPr>
          <w:rFonts w:ascii="Times" w:hAnsi="Times"/>
          <w:color w:val="000000"/>
        </w:rPr>
      </w:pPr>
      <w:r>
        <w:rPr>
          <w:rFonts w:ascii="Times" w:hAnsi="Times"/>
          <w:color w:val="000000"/>
        </w:rPr>
        <w:t>Threading the Needle: The Optimal Path for Quiver</w:t>
      </w:r>
    </w:p>
    <w:p w14:paraId="6134A32B"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Quiver’s opportunity is rare—and fragile. The platform can become indispensable infrastructure for CNS discovery, or it can dissipate into a collection of interesting but non-compounding projects. “Threading the needle” means </w:t>
      </w:r>
      <w:r>
        <w:rPr>
          <w:rStyle w:val="Strong"/>
          <w:rFonts w:ascii="Times" w:hAnsi="Times"/>
          <w:color w:val="000000"/>
          <w:sz w:val="27"/>
          <w:szCs w:val="27"/>
        </w:rPr>
        <w:t>simultaneously</w:t>
      </w:r>
      <w:r>
        <w:rPr>
          <w:rFonts w:ascii="Times" w:hAnsi="Times"/>
          <w:color w:val="000000"/>
          <w:sz w:val="27"/>
          <w:szCs w:val="27"/>
        </w:rPr>
        <w:t> (i) preserving platform compounding, (ii) generating near-term, decision-grade value for partners, and (iii) retaining credible asset optionality—</w:t>
      </w:r>
      <w:r>
        <w:rPr>
          <w:rStyle w:val="Emphasis"/>
          <w:rFonts w:ascii="Times" w:hAnsi="Times"/>
          <w:color w:val="000000"/>
          <w:sz w:val="27"/>
          <w:szCs w:val="27"/>
        </w:rPr>
        <w:t>without</w:t>
      </w:r>
      <w:r>
        <w:rPr>
          <w:rFonts w:ascii="Times" w:hAnsi="Times"/>
          <w:color w:val="000000"/>
          <w:sz w:val="27"/>
          <w:szCs w:val="27"/>
        </w:rPr>
        <w:t> drifting into a low-margin service business or an overextended pipeline company.</w:t>
      </w:r>
    </w:p>
    <w:p w14:paraId="3B648A07" w14:textId="77777777" w:rsidR="000C5DE9" w:rsidRDefault="000C5DE9" w:rsidP="000C5DE9">
      <w:pPr>
        <w:pStyle w:val="NormalWeb"/>
        <w:rPr>
          <w:rFonts w:ascii="Times" w:hAnsi="Times"/>
          <w:color w:val="000000"/>
          <w:sz w:val="27"/>
          <w:szCs w:val="27"/>
        </w:rPr>
      </w:pPr>
      <w:r>
        <w:rPr>
          <w:rFonts w:ascii="Times" w:hAnsi="Times"/>
          <w:color w:val="000000"/>
          <w:sz w:val="27"/>
          <w:szCs w:val="27"/>
        </w:rPr>
        <w:t>This chapter lays out the </w:t>
      </w:r>
      <w:r>
        <w:rPr>
          <w:rStyle w:val="Strong"/>
          <w:rFonts w:ascii="Times" w:hAnsi="Times"/>
          <w:color w:val="000000"/>
          <w:sz w:val="27"/>
          <w:szCs w:val="27"/>
        </w:rPr>
        <w:t>operating doctrine</w:t>
      </w:r>
      <w:r>
        <w:rPr>
          <w:rFonts w:ascii="Times" w:hAnsi="Times"/>
          <w:color w:val="000000"/>
          <w:sz w:val="27"/>
          <w:szCs w:val="27"/>
        </w:rPr>
        <w:t>, </w:t>
      </w:r>
      <w:r>
        <w:rPr>
          <w:rStyle w:val="Strong"/>
          <w:rFonts w:ascii="Times" w:hAnsi="Times"/>
          <w:color w:val="000000"/>
          <w:sz w:val="27"/>
          <w:szCs w:val="27"/>
        </w:rPr>
        <w:t>sequencing</w:t>
      </w:r>
      <w:r>
        <w:rPr>
          <w:rFonts w:ascii="Times" w:hAnsi="Times"/>
          <w:color w:val="000000"/>
          <w:sz w:val="27"/>
          <w:szCs w:val="27"/>
        </w:rPr>
        <w:t>, and </w:t>
      </w:r>
      <w:r>
        <w:rPr>
          <w:rStyle w:val="Strong"/>
          <w:rFonts w:ascii="Times" w:hAnsi="Times"/>
          <w:color w:val="000000"/>
          <w:sz w:val="27"/>
          <w:szCs w:val="27"/>
        </w:rPr>
        <w:t>governance choices</w:t>
      </w:r>
      <w:r>
        <w:rPr>
          <w:rFonts w:ascii="Times" w:hAnsi="Times"/>
          <w:color w:val="000000"/>
          <w:sz w:val="27"/>
          <w:szCs w:val="27"/>
        </w:rPr>
        <w:t> required to maximize long-term value and impact.</w:t>
      </w:r>
    </w:p>
    <w:p w14:paraId="1B100D7B" w14:textId="77777777" w:rsidR="000C5DE9" w:rsidRDefault="000C5DE9" w:rsidP="000C5DE9">
      <w:pPr>
        <w:rPr>
          <w:rFonts w:ascii="Times" w:hAnsi="Times"/>
          <w:sz w:val="27"/>
          <w:szCs w:val="27"/>
        </w:rPr>
      </w:pPr>
      <w:r>
        <w:rPr>
          <w:noProof/>
        </w:rPr>
        <mc:AlternateContent>
          <mc:Choice Requires="wps">
            <w:drawing>
              <wp:inline distT="0" distB="0" distL="0" distR="0" wp14:anchorId="449DBB3D" wp14:editId="7224EE58">
                <wp:extent cx="5943600" cy="1270"/>
                <wp:effectExtent l="0" t="0" r="12700" b="24130"/>
                <wp:docPr id="1356133930" name="Horizontal Line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B3098BB" id="Horizontal Line 18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51E1E07A" w14:textId="77777777" w:rsidR="000C5DE9" w:rsidRDefault="000C5DE9" w:rsidP="000C5DE9">
      <w:pPr>
        <w:pStyle w:val="Heading2"/>
        <w:rPr>
          <w:rFonts w:ascii="Times" w:hAnsi="Times"/>
          <w:color w:val="000000"/>
          <w:sz w:val="36"/>
          <w:szCs w:val="36"/>
        </w:rPr>
      </w:pPr>
      <w:r>
        <w:rPr>
          <w:rFonts w:ascii="Times" w:hAnsi="Times"/>
          <w:color w:val="000000"/>
        </w:rPr>
        <w:t>17.1 The central tension—and how to resolve it</w:t>
      </w:r>
    </w:p>
    <w:p w14:paraId="616D9C62"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 faces three forces that typically pull in opposite directions:</w:t>
      </w:r>
    </w:p>
    <w:p w14:paraId="4515434D" w14:textId="77777777" w:rsidR="000C5DE9" w:rsidRDefault="000C5DE9" w:rsidP="000C5DE9">
      <w:pPr>
        <w:numPr>
          <w:ilvl w:val="0"/>
          <w:numId w:val="173"/>
        </w:numPr>
        <w:spacing w:before="100" w:beforeAutospacing="1" w:after="100" w:afterAutospacing="1"/>
        <w:rPr>
          <w:rFonts w:ascii="Times" w:hAnsi="Times"/>
          <w:color w:val="000000"/>
          <w:sz w:val="27"/>
          <w:szCs w:val="27"/>
        </w:rPr>
      </w:pPr>
      <w:r>
        <w:rPr>
          <w:rStyle w:val="Strong"/>
          <w:rFonts w:ascii="Times" w:hAnsi="Times"/>
          <w:color w:val="000000"/>
          <w:sz w:val="27"/>
          <w:szCs w:val="27"/>
        </w:rPr>
        <w:t>Platform gravity</w:t>
      </w:r>
      <w:r>
        <w:rPr>
          <w:rFonts w:ascii="Times" w:hAnsi="Times"/>
          <w:color w:val="000000"/>
          <w:sz w:val="27"/>
          <w:szCs w:val="27"/>
        </w:rPr>
        <w:br/>
        <w:t>The more data and programs Quiver runs, the more valuable Sapphire becomes.</w:t>
      </w:r>
    </w:p>
    <w:p w14:paraId="5BC3C9CC" w14:textId="77777777" w:rsidR="000C5DE9" w:rsidRDefault="000C5DE9" w:rsidP="000C5DE9">
      <w:pPr>
        <w:numPr>
          <w:ilvl w:val="0"/>
          <w:numId w:val="173"/>
        </w:numPr>
        <w:spacing w:before="100" w:beforeAutospacing="1" w:after="100" w:afterAutospacing="1"/>
        <w:rPr>
          <w:rFonts w:ascii="Times" w:hAnsi="Times"/>
          <w:color w:val="000000"/>
          <w:sz w:val="27"/>
          <w:szCs w:val="27"/>
        </w:rPr>
      </w:pPr>
      <w:r>
        <w:rPr>
          <w:rStyle w:val="Strong"/>
          <w:rFonts w:ascii="Times" w:hAnsi="Times"/>
          <w:color w:val="000000"/>
          <w:sz w:val="27"/>
          <w:szCs w:val="27"/>
        </w:rPr>
        <w:t>Partner pull</w:t>
      </w:r>
      <w:r>
        <w:rPr>
          <w:rFonts w:ascii="Times" w:hAnsi="Times"/>
          <w:color w:val="000000"/>
          <w:sz w:val="27"/>
          <w:szCs w:val="27"/>
        </w:rPr>
        <w:br/>
        <w:t>Pharma wants concrete outputs—assets, targets, repurposing—not abstract capability.</w:t>
      </w:r>
    </w:p>
    <w:p w14:paraId="01217560" w14:textId="77777777" w:rsidR="000C5DE9" w:rsidRDefault="000C5DE9" w:rsidP="000C5DE9">
      <w:pPr>
        <w:numPr>
          <w:ilvl w:val="0"/>
          <w:numId w:val="173"/>
        </w:numPr>
        <w:spacing w:before="100" w:beforeAutospacing="1" w:after="100" w:afterAutospacing="1"/>
        <w:rPr>
          <w:rFonts w:ascii="Times" w:hAnsi="Times"/>
          <w:color w:val="000000"/>
          <w:sz w:val="27"/>
          <w:szCs w:val="27"/>
        </w:rPr>
      </w:pPr>
      <w:r>
        <w:rPr>
          <w:rStyle w:val="Strong"/>
          <w:rFonts w:ascii="Times" w:hAnsi="Times"/>
          <w:color w:val="000000"/>
          <w:sz w:val="27"/>
          <w:szCs w:val="27"/>
        </w:rPr>
        <w:t>Investor impatience</w:t>
      </w:r>
      <w:r>
        <w:rPr>
          <w:rFonts w:ascii="Times" w:hAnsi="Times"/>
          <w:color w:val="000000"/>
          <w:sz w:val="27"/>
          <w:szCs w:val="27"/>
        </w:rPr>
        <w:br/>
        <w:t>Capital markets reward visible value inflections and predictable revenue.</w:t>
      </w:r>
    </w:p>
    <w:p w14:paraId="7BA08451"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lastRenderedPageBreak/>
        <w:t>Resolution principle:</w:t>
      </w:r>
    </w:p>
    <w:p w14:paraId="58010A37" w14:textId="77777777" w:rsidR="000C5DE9" w:rsidRDefault="000C5DE9" w:rsidP="000C5DE9">
      <w:pPr>
        <w:pStyle w:val="NormalWeb"/>
        <w:rPr>
          <w:rFonts w:ascii="Times" w:hAnsi="Times"/>
          <w:color w:val="000000"/>
          <w:sz w:val="27"/>
          <w:szCs w:val="27"/>
        </w:rPr>
      </w:pPr>
      <w:r>
        <w:rPr>
          <w:rStyle w:val="Emphasis"/>
          <w:rFonts w:ascii="Times" w:hAnsi="Times"/>
          <w:color w:val="000000"/>
          <w:sz w:val="27"/>
          <w:szCs w:val="27"/>
        </w:rPr>
        <w:t>Treat assets as proofs, partners as financiers, and the platform as the company.</w:t>
      </w:r>
    </w:p>
    <w:p w14:paraId="3AF1CFD9" w14:textId="77777777" w:rsidR="000C5DE9" w:rsidRDefault="000C5DE9" w:rsidP="000C5DE9">
      <w:pPr>
        <w:pStyle w:val="NormalWeb"/>
        <w:rPr>
          <w:rFonts w:ascii="Times" w:hAnsi="Times"/>
          <w:color w:val="000000"/>
          <w:sz w:val="27"/>
          <w:szCs w:val="27"/>
        </w:rPr>
      </w:pPr>
      <w:r>
        <w:rPr>
          <w:rFonts w:ascii="Times" w:hAnsi="Times"/>
          <w:color w:val="000000"/>
          <w:sz w:val="27"/>
          <w:szCs w:val="27"/>
        </w:rPr>
        <w:t>Assets prove the platform; partners pay for scale; Sapphire compounds the learning.</w:t>
      </w:r>
    </w:p>
    <w:p w14:paraId="69BF98F0" w14:textId="77777777" w:rsidR="000C5DE9" w:rsidRDefault="000C5DE9" w:rsidP="000C5DE9">
      <w:pPr>
        <w:rPr>
          <w:rFonts w:ascii="Times" w:hAnsi="Times"/>
          <w:sz w:val="27"/>
          <w:szCs w:val="27"/>
        </w:rPr>
      </w:pPr>
      <w:r>
        <w:rPr>
          <w:noProof/>
        </w:rPr>
        <mc:AlternateContent>
          <mc:Choice Requires="wps">
            <w:drawing>
              <wp:inline distT="0" distB="0" distL="0" distR="0" wp14:anchorId="0DD8A859" wp14:editId="4BBF13E8">
                <wp:extent cx="5943600" cy="1270"/>
                <wp:effectExtent l="0" t="0" r="12700" b="24130"/>
                <wp:docPr id="952572870" name="Horizontal Line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932EC44" id="Horizontal Line 18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765B189C" w14:textId="77777777" w:rsidR="000C5DE9" w:rsidRDefault="000C5DE9" w:rsidP="000C5DE9">
      <w:pPr>
        <w:pStyle w:val="Heading2"/>
        <w:rPr>
          <w:rFonts w:ascii="Times" w:hAnsi="Times"/>
          <w:color w:val="000000"/>
          <w:sz w:val="36"/>
          <w:szCs w:val="36"/>
        </w:rPr>
      </w:pPr>
      <w:r>
        <w:rPr>
          <w:rFonts w:ascii="Times" w:hAnsi="Times"/>
          <w:color w:val="000000"/>
        </w:rPr>
        <w:t>17.2 What Quiver must never become (failure modes)</w:t>
      </w:r>
    </w:p>
    <w:p w14:paraId="1FCC0851" w14:textId="77777777" w:rsidR="000C5DE9" w:rsidRDefault="000C5DE9" w:rsidP="000C5DE9">
      <w:pPr>
        <w:pStyle w:val="NormalWeb"/>
        <w:rPr>
          <w:rFonts w:ascii="Times" w:hAnsi="Times"/>
          <w:color w:val="000000"/>
          <w:sz w:val="27"/>
          <w:szCs w:val="27"/>
        </w:rPr>
      </w:pPr>
      <w:r>
        <w:rPr>
          <w:rFonts w:ascii="Times" w:hAnsi="Times"/>
          <w:color w:val="000000"/>
          <w:sz w:val="27"/>
          <w:szCs w:val="27"/>
        </w:rPr>
        <w:t>Clarity about </w:t>
      </w:r>
      <w:r>
        <w:rPr>
          <w:rStyle w:val="Emphasis"/>
          <w:rFonts w:ascii="Times" w:hAnsi="Times"/>
          <w:color w:val="000000"/>
          <w:sz w:val="27"/>
          <w:szCs w:val="27"/>
        </w:rPr>
        <w:t>what not to do</w:t>
      </w:r>
      <w:r>
        <w:rPr>
          <w:rFonts w:ascii="Times" w:hAnsi="Times"/>
          <w:color w:val="000000"/>
          <w:sz w:val="27"/>
          <w:szCs w:val="27"/>
        </w:rPr>
        <w:t> is essential.</w:t>
      </w:r>
    </w:p>
    <w:p w14:paraId="7167D7A0" w14:textId="77777777" w:rsidR="000C5DE9" w:rsidRDefault="000C5DE9" w:rsidP="000C5DE9">
      <w:pPr>
        <w:numPr>
          <w:ilvl w:val="0"/>
          <w:numId w:val="174"/>
        </w:numPr>
        <w:spacing w:before="100" w:beforeAutospacing="1" w:after="100" w:afterAutospacing="1"/>
        <w:rPr>
          <w:rFonts w:ascii="Times" w:hAnsi="Times"/>
          <w:color w:val="000000"/>
          <w:sz w:val="27"/>
          <w:szCs w:val="27"/>
        </w:rPr>
      </w:pPr>
      <w:r>
        <w:rPr>
          <w:rStyle w:val="Strong"/>
          <w:rFonts w:ascii="Times" w:hAnsi="Times"/>
          <w:color w:val="000000"/>
          <w:sz w:val="27"/>
          <w:szCs w:val="27"/>
        </w:rPr>
        <w:t>Not a CRO</w:t>
      </w:r>
      <w:r>
        <w:rPr>
          <w:rFonts w:ascii="Times" w:hAnsi="Times"/>
          <w:color w:val="000000"/>
          <w:sz w:val="27"/>
          <w:szCs w:val="27"/>
        </w:rPr>
        <w:t>: bespoke assays, one-off analyses, low reuse, low margin</w:t>
      </w:r>
    </w:p>
    <w:p w14:paraId="37C80AEA" w14:textId="77777777" w:rsidR="000C5DE9" w:rsidRDefault="000C5DE9" w:rsidP="000C5DE9">
      <w:pPr>
        <w:numPr>
          <w:ilvl w:val="0"/>
          <w:numId w:val="174"/>
        </w:numPr>
        <w:spacing w:before="100" w:beforeAutospacing="1" w:after="100" w:afterAutospacing="1"/>
        <w:rPr>
          <w:rFonts w:ascii="Times" w:hAnsi="Times"/>
          <w:color w:val="000000"/>
          <w:sz w:val="27"/>
          <w:szCs w:val="27"/>
        </w:rPr>
      </w:pPr>
      <w:r>
        <w:rPr>
          <w:rStyle w:val="Strong"/>
          <w:rFonts w:ascii="Times" w:hAnsi="Times"/>
          <w:color w:val="000000"/>
          <w:sz w:val="27"/>
          <w:szCs w:val="27"/>
        </w:rPr>
        <w:t>Not a single-asset biotech</w:t>
      </w:r>
      <w:r>
        <w:rPr>
          <w:rFonts w:ascii="Times" w:hAnsi="Times"/>
          <w:color w:val="000000"/>
          <w:sz w:val="27"/>
          <w:szCs w:val="27"/>
        </w:rPr>
        <w:t>: platform starved to feed a pipeline</w:t>
      </w:r>
    </w:p>
    <w:p w14:paraId="10577B2B" w14:textId="77777777" w:rsidR="000C5DE9" w:rsidRDefault="000C5DE9" w:rsidP="000C5DE9">
      <w:pPr>
        <w:numPr>
          <w:ilvl w:val="0"/>
          <w:numId w:val="174"/>
        </w:numPr>
        <w:spacing w:before="100" w:beforeAutospacing="1" w:after="100" w:afterAutospacing="1"/>
        <w:rPr>
          <w:rFonts w:ascii="Times" w:hAnsi="Times"/>
          <w:color w:val="000000"/>
          <w:sz w:val="27"/>
          <w:szCs w:val="27"/>
        </w:rPr>
      </w:pPr>
      <w:r>
        <w:rPr>
          <w:rStyle w:val="Strong"/>
          <w:rFonts w:ascii="Times" w:hAnsi="Times"/>
          <w:color w:val="000000"/>
          <w:sz w:val="27"/>
          <w:szCs w:val="27"/>
        </w:rPr>
        <w:t>Not a generic AI company</w:t>
      </w:r>
      <w:r>
        <w:rPr>
          <w:rFonts w:ascii="Times" w:hAnsi="Times"/>
          <w:color w:val="000000"/>
          <w:sz w:val="27"/>
          <w:szCs w:val="27"/>
        </w:rPr>
        <w:t>: detached from experimental causality</w:t>
      </w:r>
    </w:p>
    <w:p w14:paraId="071CD107" w14:textId="77777777" w:rsidR="000C5DE9" w:rsidRDefault="000C5DE9" w:rsidP="000C5DE9">
      <w:pPr>
        <w:numPr>
          <w:ilvl w:val="0"/>
          <w:numId w:val="174"/>
        </w:numPr>
        <w:spacing w:before="100" w:beforeAutospacing="1" w:after="100" w:afterAutospacing="1"/>
        <w:rPr>
          <w:rFonts w:ascii="Times" w:hAnsi="Times"/>
          <w:color w:val="000000"/>
          <w:sz w:val="27"/>
          <w:szCs w:val="27"/>
        </w:rPr>
      </w:pPr>
      <w:r>
        <w:rPr>
          <w:rStyle w:val="Strong"/>
          <w:rFonts w:ascii="Times" w:hAnsi="Times"/>
          <w:color w:val="000000"/>
          <w:sz w:val="27"/>
          <w:szCs w:val="27"/>
        </w:rPr>
        <w:t>Not a data vendor</w:t>
      </w:r>
      <w:r>
        <w:rPr>
          <w:rFonts w:ascii="Times" w:hAnsi="Times"/>
          <w:color w:val="000000"/>
          <w:sz w:val="27"/>
          <w:szCs w:val="27"/>
        </w:rPr>
        <w:t>: selling the moat rather than the outcomes</w:t>
      </w:r>
    </w:p>
    <w:p w14:paraId="778BBA0E" w14:textId="77777777" w:rsidR="000C5DE9" w:rsidRDefault="000C5DE9" w:rsidP="000C5DE9">
      <w:pPr>
        <w:pStyle w:val="NormalWeb"/>
        <w:rPr>
          <w:rFonts w:ascii="Times" w:hAnsi="Times"/>
          <w:color w:val="000000"/>
          <w:sz w:val="27"/>
          <w:szCs w:val="27"/>
        </w:rPr>
      </w:pPr>
      <w:r>
        <w:rPr>
          <w:rFonts w:ascii="Times" w:hAnsi="Times"/>
          <w:color w:val="000000"/>
          <w:sz w:val="27"/>
          <w:szCs w:val="27"/>
        </w:rPr>
        <w:t>Each failure mode erodes compounding.</w:t>
      </w:r>
    </w:p>
    <w:p w14:paraId="466D93FC" w14:textId="77777777" w:rsidR="000C5DE9" w:rsidRDefault="000C5DE9" w:rsidP="000C5DE9">
      <w:pPr>
        <w:rPr>
          <w:rFonts w:ascii="Times" w:hAnsi="Times"/>
          <w:sz w:val="27"/>
          <w:szCs w:val="27"/>
        </w:rPr>
      </w:pPr>
      <w:r>
        <w:rPr>
          <w:noProof/>
        </w:rPr>
        <mc:AlternateContent>
          <mc:Choice Requires="wps">
            <w:drawing>
              <wp:inline distT="0" distB="0" distL="0" distR="0" wp14:anchorId="7C6B803F" wp14:editId="4323F057">
                <wp:extent cx="5943600" cy="1270"/>
                <wp:effectExtent l="0" t="0" r="12700" b="24130"/>
                <wp:docPr id="46009326" name="Horizontal Line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A3C48C3" id="Horizontal Line 18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74D30FC6" w14:textId="77777777" w:rsidR="000C5DE9" w:rsidRDefault="000C5DE9" w:rsidP="000C5DE9">
      <w:pPr>
        <w:pStyle w:val="Heading2"/>
        <w:rPr>
          <w:rFonts w:ascii="Times" w:hAnsi="Times"/>
          <w:color w:val="000000"/>
          <w:sz w:val="36"/>
          <w:szCs w:val="36"/>
        </w:rPr>
      </w:pPr>
      <w:r>
        <w:rPr>
          <w:rFonts w:ascii="Times" w:hAnsi="Times"/>
          <w:color w:val="000000"/>
        </w:rPr>
        <w:t>17.3 The “barbell” strategy: platform-first with selective assets</w:t>
      </w:r>
    </w:p>
    <w:p w14:paraId="601107FA"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 should operate a </w:t>
      </w:r>
      <w:r>
        <w:rPr>
          <w:rStyle w:val="Strong"/>
          <w:rFonts w:ascii="Times" w:hAnsi="Times"/>
          <w:color w:val="000000"/>
          <w:sz w:val="27"/>
          <w:szCs w:val="27"/>
        </w:rPr>
        <w:t>barbell model</w:t>
      </w:r>
      <w:r>
        <w:rPr>
          <w:rFonts w:ascii="Times" w:hAnsi="Times"/>
          <w:color w:val="000000"/>
          <w:sz w:val="27"/>
          <w:szCs w:val="27"/>
        </w:rPr>
        <w:t>:</w:t>
      </w:r>
    </w:p>
    <w:p w14:paraId="086BF4FD" w14:textId="77777777" w:rsidR="000C5DE9" w:rsidRDefault="000C5DE9" w:rsidP="000C5DE9">
      <w:pPr>
        <w:numPr>
          <w:ilvl w:val="0"/>
          <w:numId w:val="175"/>
        </w:numPr>
        <w:spacing w:before="100" w:beforeAutospacing="1" w:after="100" w:afterAutospacing="1"/>
        <w:rPr>
          <w:rFonts w:ascii="Times" w:hAnsi="Times"/>
          <w:color w:val="000000"/>
          <w:sz w:val="27"/>
          <w:szCs w:val="27"/>
        </w:rPr>
      </w:pPr>
      <w:r>
        <w:rPr>
          <w:rStyle w:val="Strong"/>
          <w:rFonts w:ascii="Times" w:hAnsi="Times"/>
          <w:color w:val="000000"/>
          <w:sz w:val="27"/>
          <w:szCs w:val="27"/>
        </w:rPr>
        <w:t>Left side (Platform Core)</w:t>
      </w:r>
    </w:p>
    <w:p w14:paraId="30A2485B" w14:textId="77777777" w:rsidR="000C5DE9" w:rsidRDefault="000C5DE9" w:rsidP="000C5DE9">
      <w:pPr>
        <w:numPr>
          <w:ilvl w:val="1"/>
          <w:numId w:val="175"/>
        </w:numPr>
        <w:spacing w:before="100" w:beforeAutospacing="1" w:after="100" w:afterAutospacing="1"/>
        <w:rPr>
          <w:rFonts w:ascii="Times" w:hAnsi="Times"/>
          <w:color w:val="000000"/>
          <w:sz w:val="27"/>
          <w:szCs w:val="27"/>
        </w:rPr>
      </w:pPr>
      <w:r>
        <w:rPr>
          <w:rFonts w:ascii="Times" w:hAnsi="Times"/>
          <w:color w:val="000000"/>
          <w:sz w:val="27"/>
          <w:szCs w:val="27"/>
        </w:rPr>
        <w:t>Sapphire OS</w:t>
      </w:r>
    </w:p>
    <w:p w14:paraId="5CBE989C" w14:textId="77777777" w:rsidR="000C5DE9" w:rsidRDefault="000C5DE9" w:rsidP="000C5DE9">
      <w:pPr>
        <w:numPr>
          <w:ilvl w:val="1"/>
          <w:numId w:val="175"/>
        </w:numPr>
        <w:spacing w:before="100" w:beforeAutospacing="1" w:after="100" w:afterAutospacing="1"/>
        <w:rPr>
          <w:rFonts w:ascii="Times" w:hAnsi="Times"/>
          <w:color w:val="000000"/>
          <w:sz w:val="27"/>
          <w:szCs w:val="27"/>
        </w:rPr>
      </w:pPr>
      <w:r>
        <w:rPr>
          <w:rFonts w:ascii="Times" w:hAnsi="Times"/>
          <w:color w:val="000000"/>
          <w:sz w:val="27"/>
          <w:szCs w:val="27"/>
        </w:rPr>
        <w:t>Human functional phenotyping</w:t>
      </w:r>
    </w:p>
    <w:p w14:paraId="16F17270" w14:textId="77777777" w:rsidR="000C5DE9" w:rsidRDefault="000C5DE9" w:rsidP="000C5DE9">
      <w:pPr>
        <w:numPr>
          <w:ilvl w:val="1"/>
          <w:numId w:val="175"/>
        </w:numPr>
        <w:spacing w:before="100" w:beforeAutospacing="1" w:after="100" w:afterAutospacing="1"/>
        <w:rPr>
          <w:rFonts w:ascii="Times" w:hAnsi="Times"/>
          <w:color w:val="000000"/>
          <w:sz w:val="27"/>
          <w:szCs w:val="27"/>
        </w:rPr>
      </w:pPr>
      <w:r>
        <w:rPr>
          <w:rFonts w:ascii="Times" w:hAnsi="Times"/>
          <w:color w:val="000000"/>
          <w:sz w:val="27"/>
          <w:szCs w:val="27"/>
        </w:rPr>
        <w:t>Common-Nodes and generalization programs</w:t>
      </w:r>
    </w:p>
    <w:p w14:paraId="47BFFD64" w14:textId="77777777" w:rsidR="000C5DE9" w:rsidRDefault="000C5DE9" w:rsidP="000C5DE9">
      <w:pPr>
        <w:numPr>
          <w:ilvl w:val="1"/>
          <w:numId w:val="175"/>
        </w:numPr>
        <w:spacing w:before="100" w:beforeAutospacing="1" w:after="100" w:afterAutospacing="1"/>
        <w:rPr>
          <w:rFonts w:ascii="Times" w:hAnsi="Times"/>
          <w:color w:val="000000"/>
          <w:sz w:val="27"/>
          <w:szCs w:val="27"/>
        </w:rPr>
      </w:pPr>
      <w:r>
        <w:rPr>
          <w:rFonts w:ascii="Times" w:hAnsi="Times"/>
          <w:color w:val="000000"/>
          <w:sz w:val="27"/>
          <w:szCs w:val="27"/>
        </w:rPr>
        <w:t>Partner collaborations that </w:t>
      </w:r>
      <w:r>
        <w:rPr>
          <w:rStyle w:val="Emphasis"/>
          <w:rFonts w:ascii="Times" w:hAnsi="Times"/>
          <w:color w:val="000000"/>
          <w:sz w:val="27"/>
          <w:szCs w:val="27"/>
        </w:rPr>
        <w:t>add data back to the platform</w:t>
      </w:r>
    </w:p>
    <w:p w14:paraId="2B68C2D7" w14:textId="77777777" w:rsidR="000C5DE9" w:rsidRDefault="000C5DE9" w:rsidP="000C5DE9">
      <w:pPr>
        <w:numPr>
          <w:ilvl w:val="0"/>
          <w:numId w:val="175"/>
        </w:numPr>
        <w:spacing w:before="100" w:beforeAutospacing="1" w:after="100" w:afterAutospacing="1"/>
        <w:rPr>
          <w:rFonts w:ascii="Times" w:hAnsi="Times"/>
          <w:color w:val="000000"/>
          <w:sz w:val="27"/>
          <w:szCs w:val="27"/>
        </w:rPr>
      </w:pPr>
      <w:r>
        <w:rPr>
          <w:rStyle w:val="Strong"/>
          <w:rFonts w:ascii="Times" w:hAnsi="Times"/>
          <w:color w:val="000000"/>
          <w:sz w:val="27"/>
          <w:szCs w:val="27"/>
        </w:rPr>
        <w:t>Right side (Selective Flagship Assets)</w:t>
      </w:r>
    </w:p>
    <w:p w14:paraId="6D077FF4" w14:textId="77777777" w:rsidR="000C5DE9" w:rsidRDefault="000C5DE9" w:rsidP="000C5DE9">
      <w:pPr>
        <w:numPr>
          <w:ilvl w:val="1"/>
          <w:numId w:val="175"/>
        </w:numPr>
        <w:spacing w:before="100" w:beforeAutospacing="1" w:after="100" w:afterAutospacing="1"/>
        <w:rPr>
          <w:rFonts w:ascii="Times" w:hAnsi="Times"/>
          <w:color w:val="000000"/>
          <w:sz w:val="27"/>
          <w:szCs w:val="27"/>
        </w:rPr>
      </w:pPr>
      <w:r>
        <w:rPr>
          <w:rFonts w:ascii="Times" w:hAnsi="Times"/>
          <w:color w:val="000000"/>
          <w:sz w:val="27"/>
          <w:szCs w:val="27"/>
        </w:rPr>
        <w:t>1–2 internally advanced programs chosen for:</w:t>
      </w:r>
    </w:p>
    <w:p w14:paraId="53C4A947" w14:textId="77777777" w:rsidR="000C5DE9" w:rsidRDefault="000C5DE9" w:rsidP="000C5DE9">
      <w:pPr>
        <w:numPr>
          <w:ilvl w:val="2"/>
          <w:numId w:val="175"/>
        </w:numPr>
        <w:spacing w:before="100" w:beforeAutospacing="1" w:after="100" w:afterAutospacing="1"/>
        <w:rPr>
          <w:rFonts w:ascii="Times" w:hAnsi="Times"/>
          <w:color w:val="000000"/>
          <w:sz w:val="27"/>
          <w:szCs w:val="27"/>
        </w:rPr>
      </w:pPr>
      <w:r>
        <w:rPr>
          <w:rFonts w:ascii="Times" w:hAnsi="Times"/>
          <w:color w:val="000000"/>
          <w:sz w:val="27"/>
          <w:szCs w:val="27"/>
        </w:rPr>
        <w:t>genetic clarity</w:t>
      </w:r>
    </w:p>
    <w:p w14:paraId="3A9EE960" w14:textId="77777777" w:rsidR="000C5DE9" w:rsidRDefault="000C5DE9" w:rsidP="000C5DE9">
      <w:pPr>
        <w:numPr>
          <w:ilvl w:val="2"/>
          <w:numId w:val="175"/>
        </w:numPr>
        <w:spacing w:before="100" w:beforeAutospacing="1" w:after="100" w:afterAutospacing="1"/>
        <w:rPr>
          <w:rFonts w:ascii="Times" w:hAnsi="Times"/>
          <w:color w:val="000000"/>
          <w:sz w:val="27"/>
          <w:szCs w:val="27"/>
        </w:rPr>
      </w:pPr>
      <w:r>
        <w:rPr>
          <w:rFonts w:ascii="Times" w:hAnsi="Times"/>
          <w:color w:val="000000"/>
          <w:sz w:val="27"/>
          <w:szCs w:val="27"/>
        </w:rPr>
        <w:t>functional robustness</w:t>
      </w:r>
    </w:p>
    <w:p w14:paraId="7D6BE6E1" w14:textId="77777777" w:rsidR="000C5DE9" w:rsidRDefault="000C5DE9" w:rsidP="000C5DE9">
      <w:pPr>
        <w:numPr>
          <w:ilvl w:val="2"/>
          <w:numId w:val="175"/>
        </w:numPr>
        <w:spacing w:before="100" w:beforeAutospacing="1" w:after="100" w:afterAutospacing="1"/>
        <w:rPr>
          <w:rFonts w:ascii="Times" w:hAnsi="Times"/>
          <w:color w:val="000000"/>
          <w:sz w:val="27"/>
          <w:szCs w:val="27"/>
        </w:rPr>
      </w:pPr>
      <w:r>
        <w:rPr>
          <w:rFonts w:ascii="Times" w:hAnsi="Times"/>
          <w:color w:val="000000"/>
          <w:sz w:val="27"/>
          <w:szCs w:val="27"/>
        </w:rPr>
        <w:t>translational plausibility</w:t>
      </w:r>
    </w:p>
    <w:p w14:paraId="2F85523B" w14:textId="77777777" w:rsidR="000C5DE9" w:rsidRDefault="000C5DE9" w:rsidP="000C5DE9">
      <w:pPr>
        <w:numPr>
          <w:ilvl w:val="1"/>
          <w:numId w:val="175"/>
        </w:numPr>
        <w:spacing w:before="100" w:beforeAutospacing="1" w:after="100" w:afterAutospacing="1"/>
        <w:rPr>
          <w:rFonts w:ascii="Times" w:hAnsi="Times"/>
          <w:color w:val="000000"/>
          <w:sz w:val="27"/>
          <w:szCs w:val="27"/>
        </w:rPr>
      </w:pPr>
      <w:r>
        <w:rPr>
          <w:rFonts w:ascii="Times" w:hAnsi="Times"/>
          <w:color w:val="000000"/>
          <w:sz w:val="27"/>
          <w:szCs w:val="27"/>
        </w:rPr>
        <w:t>Used to demonstrate end-to-end execution and create negotiating leverage</w:t>
      </w:r>
    </w:p>
    <w:p w14:paraId="28B06B17"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Critical constraint:</w:t>
      </w:r>
      <w:r>
        <w:rPr>
          <w:rFonts w:ascii="Times" w:hAnsi="Times"/>
          <w:color w:val="000000"/>
          <w:sz w:val="27"/>
          <w:szCs w:val="27"/>
        </w:rPr>
        <w:br/>
        <w:t>Flagship assets must </w:t>
      </w:r>
      <w:r>
        <w:rPr>
          <w:rStyle w:val="Emphasis"/>
          <w:rFonts w:ascii="Times" w:hAnsi="Times"/>
          <w:color w:val="000000"/>
          <w:sz w:val="27"/>
          <w:szCs w:val="27"/>
        </w:rPr>
        <w:t>consume</w:t>
      </w:r>
      <w:r>
        <w:rPr>
          <w:rFonts w:ascii="Times" w:hAnsi="Times"/>
          <w:color w:val="000000"/>
          <w:sz w:val="27"/>
          <w:szCs w:val="27"/>
        </w:rPr>
        <w:t> platform capability but never </w:t>
      </w:r>
      <w:r>
        <w:rPr>
          <w:rStyle w:val="Emphasis"/>
          <w:rFonts w:ascii="Times" w:hAnsi="Times"/>
          <w:color w:val="000000"/>
          <w:sz w:val="27"/>
          <w:szCs w:val="27"/>
        </w:rPr>
        <w:t>dictate</w:t>
      </w:r>
      <w:r>
        <w:rPr>
          <w:rFonts w:ascii="Times" w:hAnsi="Times"/>
          <w:color w:val="000000"/>
          <w:sz w:val="27"/>
          <w:szCs w:val="27"/>
        </w:rPr>
        <w:t> platform roadmap.</w:t>
      </w:r>
    </w:p>
    <w:p w14:paraId="13091A0A" w14:textId="77777777" w:rsidR="000C5DE9" w:rsidRDefault="000C5DE9" w:rsidP="000C5DE9">
      <w:pPr>
        <w:rPr>
          <w:rFonts w:ascii="Times" w:hAnsi="Times"/>
          <w:sz w:val="27"/>
          <w:szCs w:val="27"/>
        </w:rPr>
      </w:pPr>
      <w:r>
        <w:rPr>
          <w:noProof/>
        </w:rPr>
        <mc:AlternateContent>
          <mc:Choice Requires="wps">
            <w:drawing>
              <wp:inline distT="0" distB="0" distL="0" distR="0" wp14:anchorId="54C81265" wp14:editId="1A768FE6">
                <wp:extent cx="5943600" cy="1270"/>
                <wp:effectExtent l="0" t="0" r="12700" b="24130"/>
                <wp:docPr id="246902582" name="Horizontal Lin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7B4FD2" id="Horizontal Line 18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5F38AC73" w14:textId="77777777" w:rsidR="000C5DE9" w:rsidRDefault="000C5DE9" w:rsidP="000C5DE9">
      <w:pPr>
        <w:pStyle w:val="Heading2"/>
        <w:rPr>
          <w:rFonts w:ascii="Times" w:hAnsi="Times"/>
          <w:color w:val="000000"/>
          <w:sz w:val="36"/>
          <w:szCs w:val="36"/>
        </w:rPr>
      </w:pPr>
      <w:r>
        <w:rPr>
          <w:rFonts w:ascii="Times" w:hAnsi="Times"/>
          <w:color w:val="000000"/>
        </w:rPr>
        <w:lastRenderedPageBreak/>
        <w:t>17.4 Sequencing: what to do, in what order</w:t>
      </w:r>
    </w:p>
    <w:p w14:paraId="1C3CA82C" w14:textId="77777777" w:rsidR="000C5DE9" w:rsidRDefault="000C5DE9" w:rsidP="000C5DE9">
      <w:pPr>
        <w:pStyle w:val="Heading3"/>
        <w:rPr>
          <w:rFonts w:ascii="Times" w:hAnsi="Times"/>
          <w:color w:val="000000"/>
        </w:rPr>
      </w:pPr>
      <w:r>
        <w:rPr>
          <w:rFonts w:ascii="Times" w:hAnsi="Times"/>
          <w:color w:val="000000"/>
        </w:rPr>
        <w:t>Phase I (0–6 months): Lock credibility</w:t>
      </w:r>
    </w:p>
    <w:p w14:paraId="5E0C6524" w14:textId="77777777" w:rsidR="000C5DE9" w:rsidRDefault="000C5DE9" w:rsidP="000C5DE9">
      <w:pPr>
        <w:numPr>
          <w:ilvl w:val="0"/>
          <w:numId w:val="176"/>
        </w:numPr>
        <w:spacing w:before="100" w:beforeAutospacing="1" w:after="100" w:afterAutospacing="1"/>
        <w:rPr>
          <w:rFonts w:ascii="Times" w:hAnsi="Times"/>
          <w:color w:val="000000"/>
          <w:sz w:val="27"/>
          <w:szCs w:val="27"/>
        </w:rPr>
      </w:pPr>
      <w:r>
        <w:rPr>
          <w:rFonts w:ascii="Times" w:hAnsi="Times"/>
          <w:color w:val="000000"/>
          <w:sz w:val="27"/>
          <w:szCs w:val="27"/>
        </w:rPr>
        <w:t>Finalize and freeze:</w:t>
      </w:r>
    </w:p>
    <w:p w14:paraId="1C910905" w14:textId="77777777" w:rsidR="000C5DE9" w:rsidRDefault="000C5DE9" w:rsidP="000C5DE9">
      <w:pPr>
        <w:numPr>
          <w:ilvl w:val="1"/>
          <w:numId w:val="176"/>
        </w:numPr>
        <w:spacing w:before="100" w:beforeAutospacing="1" w:after="100" w:afterAutospacing="1"/>
        <w:rPr>
          <w:rFonts w:ascii="Times" w:hAnsi="Times"/>
          <w:color w:val="000000"/>
          <w:sz w:val="27"/>
          <w:szCs w:val="27"/>
        </w:rPr>
      </w:pPr>
      <w:r>
        <w:rPr>
          <w:rFonts w:ascii="Times" w:hAnsi="Times"/>
          <w:color w:val="000000"/>
          <w:sz w:val="27"/>
          <w:szCs w:val="27"/>
        </w:rPr>
        <w:t>TSC proof package (with in vivo signal)</w:t>
      </w:r>
    </w:p>
    <w:p w14:paraId="0313D0B9" w14:textId="77777777" w:rsidR="000C5DE9" w:rsidRDefault="000C5DE9" w:rsidP="000C5DE9">
      <w:pPr>
        <w:numPr>
          <w:ilvl w:val="1"/>
          <w:numId w:val="176"/>
        </w:numPr>
        <w:spacing w:before="100" w:beforeAutospacing="1" w:after="100" w:afterAutospacing="1"/>
        <w:rPr>
          <w:rFonts w:ascii="Times" w:hAnsi="Times"/>
          <w:color w:val="000000"/>
          <w:sz w:val="27"/>
          <w:szCs w:val="27"/>
        </w:rPr>
      </w:pPr>
      <w:r>
        <w:rPr>
          <w:rFonts w:ascii="Times" w:hAnsi="Times"/>
          <w:color w:val="000000"/>
          <w:sz w:val="27"/>
          <w:szCs w:val="27"/>
        </w:rPr>
        <w:t>One generalization proof milestone (Common-Nodes)</w:t>
      </w:r>
    </w:p>
    <w:p w14:paraId="2A3AFCC2" w14:textId="77777777" w:rsidR="000C5DE9" w:rsidRDefault="000C5DE9" w:rsidP="000C5DE9">
      <w:pPr>
        <w:numPr>
          <w:ilvl w:val="0"/>
          <w:numId w:val="176"/>
        </w:numPr>
        <w:spacing w:before="100" w:beforeAutospacing="1" w:after="100" w:afterAutospacing="1"/>
        <w:rPr>
          <w:rFonts w:ascii="Times" w:hAnsi="Times"/>
          <w:color w:val="000000"/>
          <w:sz w:val="27"/>
          <w:szCs w:val="27"/>
        </w:rPr>
      </w:pPr>
      <w:r>
        <w:rPr>
          <w:rFonts w:ascii="Times" w:hAnsi="Times"/>
          <w:color w:val="000000"/>
          <w:sz w:val="27"/>
          <w:szCs w:val="27"/>
        </w:rPr>
        <w:t>Standardize three partner-facing proof packages:</w:t>
      </w:r>
    </w:p>
    <w:p w14:paraId="33FF771F" w14:textId="77777777" w:rsidR="000C5DE9" w:rsidRDefault="000C5DE9" w:rsidP="000C5DE9">
      <w:pPr>
        <w:numPr>
          <w:ilvl w:val="1"/>
          <w:numId w:val="177"/>
        </w:numPr>
        <w:spacing w:before="100" w:beforeAutospacing="1" w:after="100" w:afterAutospacing="1"/>
        <w:rPr>
          <w:rFonts w:ascii="Times" w:hAnsi="Times"/>
          <w:color w:val="000000"/>
          <w:sz w:val="27"/>
          <w:szCs w:val="27"/>
        </w:rPr>
      </w:pPr>
      <w:r>
        <w:rPr>
          <w:rFonts w:ascii="Times" w:hAnsi="Times"/>
          <w:color w:val="000000"/>
          <w:sz w:val="27"/>
          <w:szCs w:val="27"/>
        </w:rPr>
        <w:t>Asset package</w:t>
      </w:r>
    </w:p>
    <w:p w14:paraId="6A89A62B" w14:textId="77777777" w:rsidR="000C5DE9" w:rsidRDefault="000C5DE9" w:rsidP="000C5DE9">
      <w:pPr>
        <w:numPr>
          <w:ilvl w:val="1"/>
          <w:numId w:val="177"/>
        </w:numPr>
        <w:spacing w:before="100" w:beforeAutospacing="1" w:after="100" w:afterAutospacing="1"/>
        <w:rPr>
          <w:rFonts w:ascii="Times" w:hAnsi="Times"/>
          <w:color w:val="000000"/>
          <w:sz w:val="27"/>
          <w:szCs w:val="27"/>
        </w:rPr>
      </w:pPr>
      <w:r>
        <w:rPr>
          <w:rFonts w:ascii="Times" w:hAnsi="Times"/>
          <w:color w:val="000000"/>
          <w:sz w:val="27"/>
          <w:szCs w:val="27"/>
        </w:rPr>
        <w:t>Platform package</w:t>
      </w:r>
    </w:p>
    <w:p w14:paraId="3DB8AB85" w14:textId="77777777" w:rsidR="000C5DE9" w:rsidRDefault="000C5DE9" w:rsidP="000C5DE9">
      <w:pPr>
        <w:numPr>
          <w:ilvl w:val="1"/>
          <w:numId w:val="177"/>
        </w:numPr>
        <w:spacing w:before="100" w:beforeAutospacing="1" w:after="100" w:afterAutospacing="1"/>
        <w:rPr>
          <w:rFonts w:ascii="Times" w:hAnsi="Times"/>
          <w:color w:val="000000"/>
          <w:sz w:val="27"/>
          <w:szCs w:val="27"/>
        </w:rPr>
      </w:pPr>
      <w:r>
        <w:rPr>
          <w:rFonts w:ascii="Times" w:hAnsi="Times"/>
          <w:color w:val="000000"/>
          <w:sz w:val="27"/>
          <w:szCs w:val="27"/>
        </w:rPr>
        <w:t>OS + data package</w:t>
      </w:r>
    </w:p>
    <w:p w14:paraId="7098D65E" w14:textId="77777777" w:rsidR="000C5DE9" w:rsidRDefault="000C5DE9" w:rsidP="000C5DE9">
      <w:pPr>
        <w:numPr>
          <w:ilvl w:val="0"/>
          <w:numId w:val="176"/>
        </w:numPr>
        <w:spacing w:before="100" w:beforeAutospacing="1" w:after="100" w:afterAutospacing="1"/>
        <w:rPr>
          <w:rFonts w:ascii="Times" w:hAnsi="Times"/>
          <w:color w:val="000000"/>
          <w:sz w:val="27"/>
          <w:szCs w:val="27"/>
        </w:rPr>
      </w:pPr>
      <w:r>
        <w:rPr>
          <w:rFonts w:ascii="Times" w:hAnsi="Times"/>
          <w:color w:val="000000"/>
          <w:sz w:val="27"/>
          <w:szCs w:val="27"/>
        </w:rPr>
        <w:t>Publish or diligence-package reproducibility metrics.</w:t>
      </w:r>
    </w:p>
    <w:p w14:paraId="3264D82C"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checkpoint:</w:t>
      </w:r>
      <w:r>
        <w:rPr>
          <w:rFonts w:ascii="Times" w:hAnsi="Times"/>
          <w:color w:val="000000"/>
          <w:sz w:val="27"/>
          <w:szCs w:val="27"/>
        </w:rPr>
        <w:br/>
        <w:t>Is every major claim supported by a versioned artifact?</w:t>
      </w:r>
    </w:p>
    <w:p w14:paraId="61C5EBC5" w14:textId="77777777" w:rsidR="000C5DE9" w:rsidRDefault="000C5DE9" w:rsidP="000C5DE9">
      <w:pPr>
        <w:rPr>
          <w:rFonts w:ascii="Times" w:hAnsi="Times"/>
          <w:sz w:val="27"/>
          <w:szCs w:val="27"/>
        </w:rPr>
      </w:pPr>
      <w:r>
        <w:rPr>
          <w:noProof/>
        </w:rPr>
        <mc:AlternateContent>
          <mc:Choice Requires="wps">
            <w:drawing>
              <wp:inline distT="0" distB="0" distL="0" distR="0" wp14:anchorId="517B30E9" wp14:editId="7E1049FC">
                <wp:extent cx="5943600" cy="1270"/>
                <wp:effectExtent l="0" t="0" r="12700" b="24130"/>
                <wp:docPr id="1784367618" name="Horizontal Line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0532AAA" id="Horizontal Line 18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0F2D1F7" w14:textId="77777777" w:rsidR="000C5DE9" w:rsidRDefault="000C5DE9" w:rsidP="000C5DE9">
      <w:pPr>
        <w:pStyle w:val="Heading3"/>
        <w:rPr>
          <w:rFonts w:ascii="Times" w:hAnsi="Times"/>
          <w:color w:val="000000"/>
          <w:sz w:val="27"/>
          <w:szCs w:val="27"/>
        </w:rPr>
      </w:pPr>
      <w:r>
        <w:rPr>
          <w:rFonts w:ascii="Times" w:hAnsi="Times"/>
          <w:color w:val="000000"/>
        </w:rPr>
        <w:t>Phase II (6–18 months): Monetize without dilution</w:t>
      </w:r>
    </w:p>
    <w:p w14:paraId="7E6DABB2" w14:textId="77777777" w:rsidR="000C5DE9" w:rsidRDefault="000C5DE9" w:rsidP="000C5DE9">
      <w:pPr>
        <w:numPr>
          <w:ilvl w:val="0"/>
          <w:numId w:val="178"/>
        </w:numPr>
        <w:spacing w:before="100" w:beforeAutospacing="1" w:after="100" w:afterAutospacing="1"/>
        <w:rPr>
          <w:rFonts w:ascii="Times" w:hAnsi="Times"/>
          <w:color w:val="000000"/>
          <w:sz w:val="27"/>
          <w:szCs w:val="27"/>
        </w:rPr>
      </w:pPr>
      <w:r>
        <w:rPr>
          <w:rFonts w:ascii="Times" w:hAnsi="Times"/>
          <w:color w:val="000000"/>
          <w:sz w:val="27"/>
          <w:szCs w:val="27"/>
        </w:rPr>
        <w:t>Close:</w:t>
      </w:r>
    </w:p>
    <w:p w14:paraId="5060C9FE" w14:textId="77777777" w:rsidR="000C5DE9" w:rsidRDefault="000C5DE9" w:rsidP="000C5DE9">
      <w:pPr>
        <w:numPr>
          <w:ilvl w:val="1"/>
          <w:numId w:val="178"/>
        </w:numPr>
        <w:spacing w:before="100" w:beforeAutospacing="1" w:after="100" w:afterAutospacing="1"/>
        <w:rPr>
          <w:rFonts w:ascii="Times" w:hAnsi="Times"/>
          <w:color w:val="000000"/>
          <w:sz w:val="27"/>
          <w:szCs w:val="27"/>
        </w:rPr>
      </w:pPr>
      <w:r>
        <w:rPr>
          <w:rFonts w:ascii="Times" w:hAnsi="Times"/>
          <w:color w:val="000000"/>
          <w:sz w:val="27"/>
          <w:szCs w:val="27"/>
        </w:rPr>
        <w:t>One marquee pharma collaboration (epilepsy + adjacent TA)</w:t>
      </w:r>
    </w:p>
    <w:p w14:paraId="2C320418" w14:textId="77777777" w:rsidR="000C5DE9" w:rsidRDefault="000C5DE9" w:rsidP="000C5DE9">
      <w:pPr>
        <w:numPr>
          <w:ilvl w:val="1"/>
          <w:numId w:val="178"/>
        </w:numPr>
        <w:spacing w:before="100" w:beforeAutospacing="1" w:after="100" w:afterAutospacing="1"/>
        <w:rPr>
          <w:rFonts w:ascii="Times" w:hAnsi="Times"/>
          <w:color w:val="000000"/>
          <w:sz w:val="27"/>
          <w:szCs w:val="27"/>
        </w:rPr>
      </w:pPr>
      <w:r>
        <w:rPr>
          <w:rFonts w:ascii="Times" w:hAnsi="Times"/>
          <w:color w:val="000000"/>
          <w:sz w:val="27"/>
          <w:szCs w:val="27"/>
        </w:rPr>
        <w:t>One tech partnership focused on compute/benchmarking (e.g., NVIDIA-class partner)</w:t>
      </w:r>
    </w:p>
    <w:p w14:paraId="15D3D900" w14:textId="77777777" w:rsidR="000C5DE9" w:rsidRDefault="000C5DE9" w:rsidP="000C5DE9">
      <w:pPr>
        <w:numPr>
          <w:ilvl w:val="0"/>
          <w:numId w:val="178"/>
        </w:numPr>
        <w:spacing w:before="100" w:beforeAutospacing="1" w:after="100" w:afterAutospacing="1"/>
        <w:rPr>
          <w:rFonts w:ascii="Times" w:hAnsi="Times"/>
          <w:color w:val="000000"/>
          <w:sz w:val="27"/>
          <w:szCs w:val="27"/>
        </w:rPr>
      </w:pPr>
      <w:r>
        <w:rPr>
          <w:rFonts w:ascii="Times" w:hAnsi="Times"/>
          <w:color w:val="000000"/>
          <w:sz w:val="27"/>
          <w:szCs w:val="27"/>
        </w:rPr>
        <w:t>Expand BBB-safe drug atlas and partner portfolio mapping.</w:t>
      </w:r>
    </w:p>
    <w:p w14:paraId="7B388507" w14:textId="77777777" w:rsidR="000C5DE9" w:rsidRDefault="000C5DE9" w:rsidP="000C5DE9">
      <w:pPr>
        <w:numPr>
          <w:ilvl w:val="0"/>
          <w:numId w:val="178"/>
        </w:numPr>
        <w:spacing w:before="100" w:beforeAutospacing="1" w:after="100" w:afterAutospacing="1"/>
        <w:rPr>
          <w:rFonts w:ascii="Times" w:hAnsi="Times"/>
          <w:color w:val="000000"/>
          <w:sz w:val="27"/>
          <w:szCs w:val="27"/>
        </w:rPr>
      </w:pPr>
      <w:r>
        <w:rPr>
          <w:rFonts w:ascii="Times" w:hAnsi="Times"/>
          <w:color w:val="000000"/>
          <w:sz w:val="27"/>
          <w:szCs w:val="27"/>
        </w:rPr>
        <w:t>Use partner-funded work to expand </w:t>
      </w:r>
      <w:r>
        <w:rPr>
          <w:rStyle w:val="Emphasis"/>
          <w:rFonts w:ascii="Times" w:hAnsi="Times"/>
          <w:color w:val="000000"/>
          <w:sz w:val="27"/>
          <w:szCs w:val="27"/>
        </w:rPr>
        <w:t>dimensions that compound</w:t>
      </w:r>
      <w:r>
        <w:rPr>
          <w:rFonts w:ascii="Times" w:hAnsi="Times"/>
          <w:color w:val="000000"/>
          <w:sz w:val="27"/>
          <w:szCs w:val="27"/>
        </w:rPr>
        <w:t> (Chapter 14).</w:t>
      </w:r>
    </w:p>
    <w:p w14:paraId="425447F1"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Board checkpoint:</w:t>
      </w:r>
      <w:r>
        <w:rPr>
          <w:rFonts w:ascii="Times" w:hAnsi="Times"/>
          <w:color w:val="000000"/>
          <w:sz w:val="27"/>
          <w:szCs w:val="27"/>
        </w:rPr>
        <w:br/>
        <w:t>Are collaborations adding reusable data, not just revenue?</w:t>
      </w:r>
    </w:p>
    <w:p w14:paraId="3658BFB1" w14:textId="77777777" w:rsidR="000C5DE9" w:rsidRDefault="000C5DE9" w:rsidP="000C5DE9">
      <w:pPr>
        <w:rPr>
          <w:rFonts w:ascii="Times" w:hAnsi="Times"/>
          <w:sz w:val="27"/>
          <w:szCs w:val="27"/>
        </w:rPr>
      </w:pPr>
      <w:r>
        <w:rPr>
          <w:noProof/>
        </w:rPr>
        <mc:AlternateContent>
          <mc:Choice Requires="wps">
            <w:drawing>
              <wp:inline distT="0" distB="0" distL="0" distR="0" wp14:anchorId="51F3459A" wp14:editId="7CC204ED">
                <wp:extent cx="5943600" cy="1270"/>
                <wp:effectExtent l="0" t="0" r="12700" b="24130"/>
                <wp:docPr id="1237241879" name="Horizontal Line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264D4A9" id="Horizontal Line 19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5BECCA9" w14:textId="77777777" w:rsidR="000C5DE9" w:rsidRDefault="000C5DE9" w:rsidP="000C5DE9">
      <w:pPr>
        <w:pStyle w:val="Heading3"/>
        <w:rPr>
          <w:rFonts w:ascii="Times" w:hAnsi="Times"/>
          <w:color w:val="000000"/>
          <w:sz w:val="27"/>
          <w:szCs w:val="27"/>
        </w:rPr>
      </w:pPr>
      <w:r>
        <w:rPr>
          <w:rFonts w:ascii="Times" w:hAnsi="Times"/>
          <w:color w:val="000000"/>
        </w:rPr>
        <w:t>Phase III (18–36 months): Scale the operating system</w:t>
      </w:r>
    </w:p>
    <w:p w14:paraId="03BE1D54" w14:textId="77777777" w:rsidR="000C5DE9" w:rsidRDefault="000C5DE9" w:rsidP="000C5DE9">
      <w:pPr>
        <w:numPr>
          <w:ilvl w:val="0"/>
          <w:numId w:val="179"/>
        </w:numPr>
        <w:spacing w:before="100" w:beforeAutospacing="1" w:after="100" w:afterAutospacing="1"/>
        <w:rPr>
          <w:rFonts w:ascii="Times" w:hAnsi="Times"/>
          <w:color w:val="000000"/>
          <w:sz w:val="27"/>
          <w:szCs w:val="27"/>
        </w:rPr>
      </w:pPr>
      <w:r>
        <w:rPr>
          <w:rFonts w:ascii="Times" w:hAnsi="Times"/>
          <w:color w:val="000000"/>
          <w:sz w:val="27"/>
          <w:szCs w:val="27"/>
        </w:rPr>
        <w:t>Run multiple concurrent TAs using the same Sapphire primitives.</w:t>
      </w:r>
    </w:p>
    <w:p w14:paraId="2F77E041" w14:textId="77777777" w:rsidR="000C5DE9" w:rsidRDefault="000C5DE9" w:rsidP="000C5DE9">
      <w:pPr>
        <w:numPr>
          <w:ilvl w:val="0"/>
          <w:numId w:val="179"/>
        </w:numPr>
        <w:spacing w:before="100" w:beforeAutospacing="1" w:after="100" w:afterAutospacing="1"/>
        <w:rPr>
          <w:rFonts w:ascii="Times" w:hAnsi="Times"/>
          <w:color w:val="000000"/>
          <w:sz w:val="27"/>
          <w:szCs w:val="27"/>
        </w:rPr>
      </w:pPr>
      <w:r>
        <w:rPr>
          <w:rFonts w:ascii="Times" w:hAnsi="Times"/>
          <w:color w:val="000000"/>
          <w:sz w:val="27"/>
          <w:szCs w:val="27"/>
        </w:rPr>
        <w:t>Demonstrate:</w:t>
      </w:r>
    </w:p>
    <w:p w14:paraId="24E2F50E" w14:textId="77777777" w:rsidR="000C5DE9" w:rsidRDefault="000C5DE9" w:rsidP="000C5DE9">
      <w:pPr>
        <w:numPr>
          <w:ilvl w:val="1"/>
          <w:numId w:val="179"/>
        </w:numPr>
        <w:spacing w:before="100" w:beforeAutospacing="1" w:after="100" w:afterAutospacing="1"/>
        <w:rPr>
          <w:rFonts w:ascii="Times" w:hAnsi="Times"/>
          <w:color w:val="000000"/>
          <w:sz w:val="27"/>
          <w:szCs w:val="27"/>
        </w:rPr>
      </w:pPr>
      <w:r>
        <w:rPr>
          <w:rFonts w:ascii="Times" w:hAnsi="Times"/>
          <w:color w:val="000000"/>
          <w:sz w:val="27"/>
          <w:szCs w:val="27"/>
        </w:rPr>
        <w:t>cross-program learning</w:t>
      </w:r>
    </w:p>
    <w:p w14:paraId="31DFF2F4" w14:textId="77777777" w:rsidR="000C5DE9" w:rsidRDefault="000C5DE9" w:rsidP="000C5DE9">
      <w:pPr>
        <w:numPr>
          <w:ilvl w:val="1"/>
          <w:numId w:val="179"/>
        </w:numPr>
        <w:spacing w:before="100" w:beforeAutospacing="1" w:after="100" w:afterAutospacing="1"/>
        <w:rPr>
          <w:rFonts w:ascii="Times" w:hAnsi="Times"/>
          <w:color w:val="000000"/>
          <w:sz w:val="27"/>
          <w:szCs w:val="27"/>
        </w:rPr>
      </w:pPr>
      <w:r>
        <w:rPr>
          <w:rFonts w:ascii="Times" w:hAnsi="Times"/>
          <w:color w:val="000000"/>
          <w:sz w:val="27"/>
          <w:szCs w:val="27"/>
        </w:rPr>
        <w:t>faster second/third TA entry</w:t>
      </w:r>
    </w:p>
    <w:p w14:paraId="77783E73" w14:textId="77777777" w:rsidR="000C5DE9" w:rsidRDefault="000C5DE9" w:rsidP="000C5DE9">
      <w:pPr>
        <w:numPr>
          <w:ilvl w:val="1"/>
          <w:numId w:val="179"/>
        </w:numPr>
        <w:spacing w:before="100" w:beforeAutospacing="1" w:after="100" w:afterAutospacing="1"/>
        <w:rPr>
          <w:rFonts w:ascii="Times" w:hAnsi="Times"/>
          <w:color w:val="000000"/>
          <w:sz w:val="27"/>
          <w:szCs w:val="27"/>
        </w:rPr>
      </w:pPr>
      <w:r>
        <w:rPr>
          <w:rFonts w:ascii="Times" w:hAnsi="Times"/>
          <w:color w:val="000000"/>
          <w:sz w:val="27"/>
          <w:szCs w:val="27"/>
        </w:rPr>
        <w:t>increasing partner reliance on Sapphire queries</w:t>
      </w:r>
    </w:p>
    <w:p w14:paraId="5B00AA60" w14:textId="77777777" w:rsidR="000C5DE9" w:rsidRDefault="000C5DE9" w:rsidP="000C5DE9">
      <w:pPr>
        <w:numPr>
          <w:ilvl w:val="0"/>
          <w:numId w:val="179"/>
        </w:numPr>
        <w:spacing w:before="100" w:beforeAutospacing="1" w:after="100" w:afterAutospacing="1"/>
        <w:rPr>
          <w:rFonts w:ascii="Times" w:hAnsi="Times"/>
          <w:color w:val="000000"/>
          <w:sz w:val="27"/>
          <w:szCs w:val="27"/>
        </w:rPr>
      </w:pPr>
      <w:r>
        <w:rPr>
          <w:rFonts w:ascii="Times" w:hAnsi="Times"/>
          <w:color w:val="000000"/>
          <w:sz w:val="27"/>
          <w:szCs w:val="27"/>
        </w:rPr>
        <w:t>Decide explicitly whether to:</w:t>
      </w:r>
    </w:p>
    <w:p w14:paraId="43951498" w14:textId="77777777" w:rsidR="000C5DE9" w:rsidRDefault="000C5DE9" w:rsidP="000C5DE9">
      <w:pPr>
        <w:numPr>
          <w:ilvl w:val="1"/>
          <w:numId w:val="179"/>
        </w:numPr>
        <w:spacing w:before="100" w:beforeAutospacing="1" w:after="100" w:afterAutospacing="1"/>
        <w:rPr>
          <w:rFonts w:ascii="Times" w:hAnsi="Times"/>
          <w:color w:val="000000"/>
          <w:sz w:val="27"/>
          <w:szCs w:val="27"/>
        </w:rPr>
      </w:pPr>
      <w:r>
        <w:rPr>
          <w:rFonts w:ascii="Times" w:hAnsi="Times"/>
          <w:color w:val="000000"/>
          <w:sz w:val="27"/>
          <w:szCs w:val="27"/>
        </w:rPr>
        <w:t>spin out a flagship asset, or</w:t>
      </w:r>
    </w:p>
    <w:p w14:paraId="4943DE64" w14:textId="77777777" w:rsidR="000C5DE9" w:rsidRDefault="000C5DE9" w:rsidP="000C5DE9">
      <w:pPr>
        <w:numPr>
          <w:ilvl w:val="1"/>
          <w:numId w:val="179"/>
        </w:numPr>
        <w:spacing w:before="100" w:beforeAutospacing="1" w:after="100" w:afterAutospacing="1"/>
        <w:rPr>
          <w:rFonts w:ascii="Times" w:hAnsi="Times"/>
          <w:color w:val="000000"/>
          <w:sz w:val="27"/>
          <w:szCs w:val="27"/>
        </w:rPr>
      </w:pPr>
      <w:r>
        <w:rPr>
          <w:rFonts w:ascii="Times" w:hAnsi="Times"/>
          <w:color w:val="000000"/>
          <w:sz w:val="27"/>
          <w:szCs w:val="27"/>
        </w:rPr>
        <w:t>retain assets as option value while growing platform revenue.</w:t>
      </w:r>
    </w:p>
    <w:p w14:paraId="4BB76DA1"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lastRenderedPageBreak/>
        <w:t>Board checkpoint:</w:t>
      </w:r>
      <w:r>
        <w:rPr>
          <w:rFonts w:ascii="Times" w:hAnsi="Times"/>
          <w:color w:val="000000"/>
          <w:sz w:val="27"/>
          <w:szCs w:val="27"/>
        </w:rPr>
        <w:br/>
        <w:t>Is marginal platform value increasing with scale?</w:t>
      </w:r>
    </w:p>
    <w:p w14:paraId="56F5A862" w14:textId="77777777" w:rsidR="000C5DE9" w:rsidRDefault="000C5DE9" w:rsidP="000C5DE9">
      <w:pPr>
        <w:rPr>
          <w:rFonts w:ascii="Times" w:hAnsi="Times"/>
          <w:sz w:val="27"/>
          <w:szCs w:val="27"/>
        </w:rPr>
      </w:pPr>
      <w:r>
        <w:rPr>
          <w:noProof/>
        </w:rPr>
        <mc:AlternateContent>
          <mc:Choice Requires="wps">
            <w:drawing>
              <wp:inline distT="0" distB="0" distL="0" distR="0" wp14:anchorId="3A43EC16" wp14:editId="5AC4E8B9">
                <wp:extent cx="5943600" cy="1270"/>
                <wp:effectExtent l="0" t="0" r="12700" b="24130"/>
                <wp:docPr id="5283252" name="Horizontal Lin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74184F" id="Horizontal Line 19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9498AD9" w14:textId="77777777" w:rsidR="000C5DE9" w:rsidRDefault="000C5DE9" w:rsidP="000C5DE9">
      <w:pPr>
        <w:pStyle w:val="Heading2"/>
        <w:rPr>
          <w:rFonts w:ascii="Times" w:hAnsi="Times"/>
          <w:color w:val="000000"/>
          <w:sz w:val="36"/>
          <w:szCs w:val="36"/>
        </w:rPr>
      </w:pPr>
      <w:r>
        <w:rPr>
          <w:rFonts w:ascii="Times" w:hAnsi="Times"/>
          <w:color w:val="000000"/>
        </w:rPr>
        <w:t>17.5 Governance: decisions that protect compounding</w:t>
      </w:r>
    </w:p>
    <w:p w14:paraId="0560791B" w14:textId="77777777" w:rsidR="000C5DE9" w:rsidRDefault="000C5DE9" w:rsidP="000C5DE9">
      <w:pPr>
        <w:pStyle w:val="Heading3"/>
        <w:rPr>
          <w:rFonts w:ascii="Times" w:hAnsi="Times"/>
          <w:color w:val="000000"/>
        </w:rPr>
      </w:pPr>
      <w:r>
        <w:rPr>
          <w:rFonts w:ascii="Times" w:hAnsi="Times"/>
          <w:color w:val="000000"/>
        </w:rPr>
        <w:t>17.5.1 IP and data rights (non-negotiables)</w:t>
      </w:r>
    </w:p>
    <w:p w14:paraId="6112C537" w14:textId="77777777" w:rsidR="000C5DE9" w:rsidRDefault="000C5DE9" w:rsidP="000C5DE9">
      <w:pPr>
        <w:numPr>
          <w:ilvl w:val="0"/>
          <w:numId w:val="180"/>
        </w:numPr>
        <w:spacing w:before="100" w:beforeAutospacing="1" w:after="100" w:afterAutospacing="1"/>
        <w:rPr>
          <w:rFonts w:ascii="Times" w:hAnsi="Times"/>
          <w:color w:val="000000"/>
          <w:sz w:val="27"/>
          <w:szCs w:val="27"/>
        </w:rPr>
      </w:pPr>
      <w:r>
        <w:rPr>
          <w:rFonts w:ascii="Times" w:hAnsi="Times"/>
          <w:color w:val="000000"/>
          <w:sz w:val="27"/>
          <w:szCs w:val="27"/>
        </w:rPr>
        <w:t>Foreground outputs may be partner-owned </w:t>
      </w:r>
      <w:r>
        <w:rPr>
          <w:rStyle w:val="Strong"/>
          <w:rFonts w:ascii="Times" w:hAnsi="Times"/>
          <w:color w:val="000000"/>
          <w:sz w:val="27"/>
          <w:szCs w:val="27"/>
        </w:rPr>
        <w:t>by program</w:t>
      </w:r>
      <w:r>
        <w:rPr>
          <w:rFonts w:ascii="Times" w:hAnsi="Times"/>
          <w:color w:val="000000"/>
          <w:sz w:val="27"/>
          <w:szCs w:val="27"/>
        </w:rPr>
        <w:t>.</w:t>
      </w:r>
    </w:p>
    <w:p w14:paraId="2824C8F7" w14:textId="77777777" w:rsidR="000C5DE9" w:rsidRDefault="000C5DE9" w:rsidP="000C5DE9">
      <w:pPr>
        <w:numPr>
          <w:ilvl w:val="0"/>
          <w:numId w:val="180"/>
        </w:numPr>
        <w:spacing w:before="100" w:beforeAutospacing="1" w:after="100" w:afterAutospacing="1"/>
        <w:rPr>
          <w:rFonts w:ascii="Times" w:hAnsi="Times"/>
          <w:color w:val="000000"/>
          <w:sz w:val="27"/>
          <w:szCs w:val="27"/>
        </w:rPr>
      </w:pPr>
      <w:r>
        <w:rPr>
          <w:rFonts w:ascii="Times" w:hAnsi="Times"/>
          <w:color w:val="000000"/>
          <w:sz w:val="27"/>
          <w:szCs w:val="27"/>
        </w:rPr>
        <w:t>Background methods, embeddings, metrics, and learnings </w:t>
      </w:r>
      <w:r>
        <w:rPr>
          <w:rStyle w:val="Strong"/>
          <w:rFonts w:ascii="Times" w:hAnsi="Times"/>
          <w:color w:val="000000"/>
          <w:sz w:val="27"/>
          <w:szCs w:val="27"/>
        </w:rPr>
        <w:t>must remain reusable</w:t>
      </w:r>
      <w:r>
        <w:rPr>
          <w:rFonts w:ascii="Times" w:hAnsi="Times"/>
          <w:color w:val="000000"/>
          <w:sz w:val="27"/>
          <w:szCs w:val="27"/>
        </w:rPr>
        <w:t>.</w:t>
      </w:r>
    </w:p>
    <w:p w14:paraId="263E7A7B" w14:textId="77777777" w:rsidR="000C5DE9" w:rsidRDefault="000C5DE9" w:rsidP="000C5DE9">
      <w:pPr>
        <w:numPr>
          <w:ilvl w:val="0"/>
          <w:numId w:val="180"/>
        </w:numPr>
        <w:spacing w:before="100" w:beforeAutospacing="1" w:after="100" w:afterAutospacing="1"/>
        <w:rPr>
          <w:rFonts w:ascii="Times" w:hAnsi="Times"/>
          <w:color w:val="000000"/>
          <w:sz w:val="27"/>
          <w:szCs w:val="27"/>
        </w:rPr>
      </w:pPr>
      <w:r>
        <w:rPr>
          <w:rFonts w:ascii="Times" w:hAnsi="Times"/>
          <w:color w:val="000000"/>
          <w:sz w:val="27"/>
          <w:szCs w:val="27"/>
        </w:rPr>
        <w:t>No exclusivity over:</w:t>
      </w:r>
    </w:p>
    <w:p w14:paraId="45ED96DA" w14:textId="77777777" w:rsidR="000C5DE9" w:rsidRDefault="000C5DE9" w:rsidP="000C5DE9">
      <w:pPr>
        <w:numPr>
          <w:ilvl w:val="1"/>
          <w:numId w:val="180"/>
        </w:numPr>
        <w:spacing w:before="100" w:beforeAutospacing="1" w:after="100" w:afterAutospacing="1"/>
        <w:rPr>
          <w:rFonts w:ascii="Times" w:hAnsi="Times"/>
          <w:color w:val="000000"/>
          <w:sz w:val="27"/>
          <w:szCs w:val="27"/>
        </w:rPr>
      </w:pPr>
      <w:r>
        <w:rPr>
          <w:rFonts w:ascii="Times" w:hAnsi="Times"/>
          <w:color w:val="000000"/>
          <w:sz w:val="27"/>
          <w:szCs w:val="27"/>
        </w:rPr>
        <w:t>phenotypic representations</w:t>
      </w:r>
    </w:p>
    <w:p w14:paraId="46C0FEB0" w14:textId="77777777" w:rsidR="000C5DE9" w:rsidRDefault="000C5DE9" w:rsidP="000C5DE9">
      <w:pPr>
        <w:numPr>
          <w:ilvl w:val="1"/>
          <w:numId w:val="180"/>
        </w:numPr>
        <w:spacing w:before="100" w:beforeAutospacing="1" w:after="100" w:afterAutospacing="1"/>
        <w:rPr>
          <w:rFonts w:ascii="Times" w:hAnsi="Times"/>
          <w:color w:val="000000"/>
          <w:sz w:val="27"/>
          <w:szCs w:val="27"/>
        </w:rPr>
      </w:pPr>
      <w:r>
        <w:rPr>
          <w:rFonts w:ascii="Times" w:hAnsi="Times"/>
          <w:color w:val="000000"/>
          <w:sz w:val="27"/>
          <w:szCs w:val="27"/>
        </w:rPr>
        <w:t>similarity metrics</w:t>
      </w:r>
    </w:p>
    <w:p w14:paraId="74F78970" w14:textId="77777777" w:rsidR="000C5DE9" w:rsidRDefault="000C5DE9" w:rsidP="000C5DE9">
      <w:pPr>
        <w:numPr>
          <w:ilvl w:val="1"/>
          <w:numId w:val="180"/>
        </w:numPr>
        <w:spacing w:before="100" w:beforeAutospacing="1" w:after="100" w:afterAutospacing="1"/>
        <w:rPr>
          <w:rFonts w:ascii="Times" w:hAnsi="Times"/>
          <w:color w:val="000000"/>
          <w:sz w:val="27"/>
          <w:szCs w:val="27"/>
        </w:rPr>
      </w:pPr>
      <w:r>
        <w:rPr>
          <w:rFonts w:ascii="Times" w:hAnsi="Times"/>
          <w:color w:val="000000"/>
          <w:sz w:val="27"/>
          <w:szCs w:val="27"/>
        </w:rPr>
        <w:t>inference logic</w:t>
      </w:r>
    </w:p>
    <w:p w14:paraId="57609648" w14:textId="77777777" w:rsidR="000C5DE9" w:rsidRDefault="000C5DE9" w:rsidP="000C5DE9">
      <w:pPr>
        <w:pStyle w:val="NormalWeb"/>
        <w:rPr>
          <w:rFonts w:ascii="Times" w:hAnsi="Times"/>
          <w:color w:val="000000"/>
          <w:sz w:val="27"/>
          <w:szCs w:val="27"/>
        </w:rPr>
      </w:pPr>
      <w:r>
        <w:rPr>
          <w:rFonts w:ascii="Times" w:hAnsi="Times"/>
          <w:color w:val="000000"/>
          <w:sz w:val="27"/>
          <w:szCs w:val="27"/>
        </w:rPr>
        <w:t>If exclusivity is demanded, it must be priced at acquisition-level value.</w:t>
      </w:r>
    </w:p>
    <w:p w14:paraId="2F722717" w14:textId="77777777" w:rsidR="000C5DE9" w:rsidRDefault="000C5DE9" w:rsidP="000C5DE9">
      <w:pPr>
        <w:rPr>
          <w:rFonts w:ascii="Times" w:hAnsi="Times"/>
          <w:sz w:val="27"/>
          <w:szCs w:val="27"/>
        </w:rPr>
      </w:pPr>
      <w:r>
        <w:rPr>
          <w:noProof/>
        </w:rPr>
        <mc:AlternateContent>
          <mc:Choice Requires="wps">
            <w:drawing>
              <wp:inline distT="0" distB="0" distL="0" distR="0" wp14:anchorId="4F20EE27" wp14:editId="3D5D2C0E">
                <wp:extent cx="5943600" cy="1270"/>
                <wp:effectExtent l="0" t="0" r="12700" b="24130"/>
                <wp:docPr id="716530933" name="Horizontal Lin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3494B5" id="Horizontal Line 19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49527C84" w14:textId="77777777" w:rsidR="000C5DE9" w:rsidRDefault="000C5DE9" w:rsidP="000C5DE9">
      <w:pPr>
        <w:pStyle w:val="Heading3"/>
        <w:rPr>
          <w:rFonts w:ascii="Times" w:hAnsi="Times"/>
          <w:color w:val="000000"/>
          <w:sz w:val="27"/>
          <w:szCs w:val="27"/>
        </w:rPr>
      </w:pPr>
      <w:r>
        <w:rPr>
          <w:rFonts w:ascii="Times" w:hAnsi="Times"/>
          <w:color w:val="000000"/>
        </w:rPr>
        <w:t>17.5.2 Internal capital allocation</w:t>
      </w:r>
    </w:p>
    <w:p w14:paraId="7C7FA1A7" w14:textId="77777777" w:rsidR="000C5DE9" w:rsidRDefault="000C5DE9" w:rsidP="000C5DE9">
      <w:pPr>
        <w:numPr>
          <w:ilvl w:val="0"/>
          <w:numId w:val="181"/>
        </w:numPr>
        <w:spacing w:before="100" w:beforeAutospacing="1" w:after="100" w:afterAutospacing="1"/>
        <w:rPr>
          <w:rFonts w:ascii="Times" w:hAnsi="Times"/>
          <w:color w:val="000000"/>
          <w:sz w:val="27"/>
          <w:szCs w:val="27"/>
        </w:rPr>
      </w:pPr>
      <w:r>
        <w:rPr>
          <w:rFonts w:ascii="Times" w:hAnsi="Times"/>
          <w:color w:val="000000"/>
          <w:sz w:val="27"/>
          <w:szCs w:val="27"/>
        </w:rPr>
        <w:t>Platform expansion budgets should be </w:t>
      </w:r>
      <w:r>
        <w:rPr>
          <w:rStyle w:val="Strong"/>
          <w:rFonts w:ascii="Times" w:hAnsi="Times"/>
          <w:color w:val="000000"/>
          <w:sz w:val="27"/>
          <w:szCs w:val="27"/>
        </w:rPr>
        <w:t>ring-fenced</w:t>
      </w:r>
      <w:r>
        <w:rPr>
          <w:rFonts w:ascii="Times" w:hAnsi="Times"/>
          <w:color w:val="000000"/>
          <w:sz w:val="27"/>
          <w:szCs w:val="27"/>
        </w:rPr>
        <w:t>.</w:t>
      </w:r>
    </w:p>
    <w:p w14:paraId="47696B5E" w14:textId="77777777" w:rsidR="000C5DE9" w:rsidRDefault="000C5DE9" w:rsidP="000C5DE9">
      <w:pPr>
        <w:numPr>
          <w:ilvl w:val="0"/>
          <w:numId w:val="181"/>
        </w:numPr>
        <w:spacing w:before="100" w:beforeAutospacing="1" w:after="100" w:afterAutospacing="1"/>
        <w:rPr>
          <w:rFonts w:ascii="Times" w:hAnsi="Times"/>
          <w:color w:val="000000"/>
          <w:sz w:val="27"/>
          <w:szCs w:val="27"/>
        </w:rPr>
      </w:pPr>
      <w:r>
        <w:rPr>
          <w:rFonts w:ascii="Times" w:hAnsi="Times"/>
          <w:color w:val="000000"/>
          <w:sz w:val="27"/>
          <w:szCs w:val="27"/>
        </w:rPr>
        <w:t>Asset spending capped and milestone-gated.</w:t>
      </w:r>
    </w:p>
    <w:p w14:paraId="3248DDF9" w14:textId="77777777" w:rsidR="000C5DE9" w:rsidRDefault="000C5DE9" w:rsidP="000C5DE9">
      <w:pPr>
        <w:numPr>
          <w:ilvl w:val="0"/>
          <w:numId w:val="181"/>
        </w:numPr>
        <w:spacing w:before="100" w:beforeAutospacing="1" w:after="100" w:afterAutospacing="1"/>
        <w:rPr>
          <w:rFonts w:ascii="Times" w:hAnsi="Times"/>
          <w:color w:val="000000"/>
          <w:sz w:val="27"/>
          <w:szCs w:val="27"/>
        </w:rPr>
      </w:pPr>
      <w:r>
        <w:rPr>
          <w:rFonts w:ascii="Times" w:hAnsi="Times"/>
          <w:color w:val="000000"/>
          <w:sz w:val="27"/>
          <w:szCs w:val="27"/>
        </w:rPr>
        <w:t>Every internal program must:</w:t>
      </w:r>
    </w:p>
    <w:p w14:paraId="307877B8" w14:textId="77777777" w:rsidR="000C5DE9" w:rsidRDefault="000C5DE9" w:rsidP="000C5DE9">
      <w:pPr>
        <w:numPr>
          <w:ilvl w:val="1"/>
          <w:numId w:val="181"/>
        </w:numPr>
        <w:spacing w:before="100" w:beforeAutospacing="1" w:after="100" w:afterAutospacing="1"/>
        <w:rPr>
          <w:rFonts w:ascii="Times" w:hAnsi="Times"/>
          <w:color w:val="000000"/>
          <w:sz w:val="27"/>
          <w:szCs w:val="27"/>
        </w:rPr>
      </w:pPr>
      <w:r>
        <w:rPr>
          <w:rFonts w:ascii="Times" w:hAnsi="Times"/>
          <w:color w:val="000000"/>
          <w:sz w:val="27"/>
          <w:szCs w:val="27"/>
        </w:rPr>
        <w:t>generate platform-reusable artifacts, or</w:t>
      </w:r>
    </w:p>
    <w:p w14:paraId="189594A7" w14:textId="77777777" w:rsidR="000C5DE9" w:rsidRDefault="000C5DE9" w:rsidP="000C5DE9">
      <w:pPr>
        <w:numPr>
          <w:ilvl w:val="1"/>
          <w:numId w:val="181"/>
        </w:numPr>
        <w:spacing w:before="100" w:beforeAutospacing="1" w:after="100" w:afterAutospacing="1"/>
        <w:rPr>
          <w:rFonts w:ascii="Times" w:hAnsi="Times"/>
          <w:color w:val="000000"/>
          <w:sz w:val="27"/>
          <w:szCs w:val="27"/>
        </w:rPr>
      </w:pPr>
      <w:r>
        <w:rPr>
          <w:rFonts w:ascii="Times" w:hAnsi="Times"/>
          <w:color w:val="000000"/>
          <w:sz w:val="27"/>
          <w:szCs w:val="27"/>
        </w:rPr>
        <w:t>be terminated.</w:t>
      </w:r>
    </w:p>
    <w:p w14:paraId="3D749718"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3A6FDF6A" wp14:editId="70DAC68A">
                <wp:extent cx="5943600" cy="1270"/>
                <wp:effectExtent l="0" t="0" r="12700" b="24130"/>
                <wp:docPr id="454367519" name="Horizontal Lin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CF2DEF2" id="Horizontal Line 19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3CD5580C" w14:textId="77777777" w:rsidR="000C5DE9" w:rsidRDefault="000C5DE9" w:rsidP="000C5DE9">
      <w:pPr>
        <w:pStyle w:val="Heading3"/>
        <w:rPr>
          <w:rFonts w:ascii="Times" w:hAnsi="Times"/>
          <w:color w:val="000000"/>
          <w:sz w:val="27"/>
          <w:szCs w:val="27"/>
        </w:rPr>
      </w:pPr>
      <w:r>
        <w:rPr>
          <w:rFonts w:ascii="Times" w:hAnsi="Times"/>
          <w:color w:val="000000"/>
        </w:rPr>
        <w:t>17.5.3 Metrics the Board should demand quarterly</w:t>
      </w:r>
    </w:p>
    <w:p w14:paraId="5F9FA684"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Scientific</w:t>
      </w:r>
    </w:p>
    <w:p w14:paraId="0AC3EDD9" w14:textId="77777777" w:rsidR="000C5DE9" w:rsidRDefault="000C5DE9" w:rsidP="000C5DE9">
      <w:pPr>
        <w:numPr>
          <w:ilvl w:val="0"/>
          <w:numId w:val="182"/>
        </w:numPr>
        <w:spacing w:before="100" w:beforeAutospacing="1" w:after="100" w:afterAutospacing="1"/>
        <w:rPr>
          <w:rFonts w:ascii="Times" w:hAnsi="Times"/>
          <w:color w:val="000000"/>
          <w:sz w:val="27"/>
          <w:szCs w:val="27"/>
        </w:rPr>
      </w:pPr>
      <w:r>
        <w:rPr>
          <w:rFonts w:ascii="Times" w:hAnsi="Times"/>
          <w:color w:val="000000"/>
          <w:sz w:val="27"/>
          <w:szCs w:val="27"/>
        </w:rPr>
        <w:t>Reproducibility rate of phenotypes</w:t>
      </w:r>
    </w:p>
    <w:p w14:paraId="198853C8" w14:textId="77777777" w:rsidR="000C5DE9" w:rsidRDefault="000C5DE9" w:rsidP="000C5DE9">
      <w:pPr>
        <w:numPr>
          <w:ilvl w:val="0"/>
          <w:numId w:val="182"/>
        </w:numPr>
        <w:spacing w:before="100" w:beforeAutospacing="1" w:after="100" w:afterAutospacing="1"/>
        <w:rPr>
          <w:rFonts w:ascii="Times" w:hAnsi="Times"/>
          <w:color w:val="000000"/>
          <w:sz w:val="27"/>
          <w:szCs w:val="27"/>
        </w:rPr>
      </w:pPr>
      <w:r>
        <w:rPr>
          <w:rFonts w:ascii="Times" w:hAnsi="Times"/>
          <w:color w:val="000000"/>
          <w:sz w:val="27"/>
          <w:szCs w:val="27"/>
        </w:rPr>
        <w:t>% of new programs leveraging prior embeddings</w:t>
      </w:r>
    </w:p>
    <w:p w14:paraId="1E02F11B" w14:textId="77777777" w:rsidR="000C5DE9" w:rsidRDefault="000C5DE9" w:rsidP="000C5DE9">
      <w:pPr>
        <w:numPr>
          <w:ilvl w:val="0"/>
          <w:numId w:val="182"/>
        </w:numPr>
        <w:spacing w:before="100" w:beforeAutospacing="1" w:after="100" w:afterAutospacing="1"/>
        <w:rPr>
          <w:rFonts w:ascii="Times" w:hAnsi="Times"/>
          <w:color w:val="000000"/>
          <w:sz w:val="27"/>
          <w:szCs w:val="27"/>
        </w:rPr>
      </w:pPr>
      <w:r>
        <w:rPr>
          <w:rFonts w:ascii="Times" w:hAnsi="Times"/>
          <w:color w:val="000000"/>
          <w:sz w:val="27"/>
          <w:szCs w:val="27"/>
        </w:rPr>
        <w:t>Common-node validation success</w:t>
      </w:r>
    </w:p>
    <w:p w14:paraId="71E85D4A"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t>Operational</w:t>
      </w:r>
    </w:p>
    <w:p w14:paraId="7A4FE0D5" w14:textId="77777777" w:rsidR="000C5DE9" w:rsidRDefault="000C5DE9" w:rsidP="000C5DE9">
      <w:pPr>
        <w:numPr>
          <w:ilvl w:val="0"/>
          <w:numId w:val="183"/>
        </w:numPr>
        <w:spacing w:before="100" w:beforeAutospacing="1" w:after="100" w:afterAutospacing="1"/>
        <w:rPr>
          <w:rFonts w:ascii="Times" w:hAnsi="Times"/>
          <w:color w:val="000000"/>
          <w:sz w:val="27"/>
          <w:szCs w:val="27"/>
        </w:rPr>
      </w:pPr>
      <w:r>
        <w:rPr>
          <w:rFonts w:ascii="Times" w:hAnsi="Times"/>
          <w:color w:val="000000"/>
          <w:sz w:val="27"/>
          <w:szCs w:val="27"/>
        </w:rPr>
        <w:t>Time from hypothesis → decision</w:t>
      </w:r>
    </w:p>
    <w:p w14:paraId="65713C72" w14:textId="77777777" w:rsidR="000C5DE9" w:rsidRDefault="000C5DE9" w:rsidP="000C5DE9">
      <w:pPr>
        <w:numPr>
          <w:ilvl w:val="0"/>
          <w:numId w:val="183"/>
        </w:numPr>
        <w:spacing w:before="100" w:beforeAutospacing="1" w:after="100" w:afterAutospacing="1"/>
        <w:rPr>
          <w:rFonts w:ascii="Times" w:hAnsi="Times"/>
          <w:color w:val="000000"/>
          <w:sz w:val="27"/>
          <w:szCs w:val="27"/>
        </w:rPr>
      </w:pPr>
      <w:r>
        <w:rPr>
          <w:rFonts w:ascii="Times" w:hAnsi="Times"/>
          <w:color w:val="000000"/>
          <w:sz w:val="27"/>
          <w:szCs w:val="27"/>
        </w:rPr>
        <w:t>Cost per functional screen</w:t>
      </w:r>
    </w:p>
    <w:p w14:paraId="4428BF00" w14:textId="77777777" w:rsidR="000C5DE9" w:rsidRDefault="000C5DE9" w:rsidP="000C5DE9">
      <w:pPr>
        <w:numPr>
          <w:ilvl w:val="0"/>
          <w:numId w:val="183"/>
        </w:numPr>
        <w:spacing w:before="100" w:beforeAutospacing="1" w:after="100" w:afterAutospacing="1"/>
        <w:rPr>
          <w:rFonts w:ascii="Times" w:hAnsi="Times"/>
          <w:color w:val="000000"/>
          <w:sz w:val="27"/>
          <w:szCs w:val="27"/>
        </w:rPr>
      </w:pPr>
      <w:r>
        <w:rPr>
          <w:rFonts w:ascii="Times" w:hAnsi="Times"/>
          <w:color w:val="000000"/>
          <w:sz w:val="27"/>
          <w:szCs w:val="27"/>
        </w:rPr>
        <w:t>% experiments driven by Sapphire queries</w:t>
      </w:r>
    </w:p>
    <w:p w14:paraId="6A3437D1" w14:textId="77777777" w:rsidR="000C5DE9" w:rsidRDefault="000C5DE9" w:rsidP="000C5DE9">
      <w:pPr>
        <w:pStyle w:val="NormalWeb"/>
        <w:rPr>
          <w:rFonts w:ascii="Times" w:hAnsi="Times"/>
          <w:color w:val="000000"/>
          <w:sz w:val="27"/>
          <w:szCs w:val="27"/>
        </w:rPr>
      </w:pPr>
      <w:r>
        <w:rPr>
          <w:rStyle w:val="Strong"/>
          <w:rFonts w:ascii="Times" w:hAnsi="Times"/>
          <w:color w:val="000000"/>
          <w:sz w:val="27"/>
          <w:szCs w:val="27"/>
        </w:rPr>
        <w:lastRenderedPageBreak/>
        <w:t>Commercial</w:t>
      </w:r>
    </w:p>
    <w:p w14:paraId="704E3E71" w14:textId="77777777" w:rsidR="000C5DE9" w:rsidRDefault="000C5DE9" w:rsidP="000C5DE9">
      <w:pPr>
        <w:numPr>
          <w:ilvl w:val="0"/>
          <w:numId w:val="184"/>
        </w:numPr>
        <w:spacing w:before="100" w:beforeAutospacing="1" w:after="100" w:afterAutospacing="1"/>
        <w:rPr>
          <w:rFonts w:ascii="Times" w:hAnsi="Times"/>
          <w:color w:val="000000"/>
          <w:sz w:val="27"/>
          <w:szCs w:val="27"/>
        </w:rPr>
      </w:pPr>
      <w:r>
        <w:rPr>
          <w:rFonts w:ascii="Times" w:hAnsi="Times"/>
          <w:color w:val="000000"/>
          <w:sz w:val="27"/>
          <w:szCs w:val="27"/>
        </w:rPr>
        <w:t>Partner funnel conversion</w:t>
      </w:r>
    </w:p>
    <w:p w14:paraId="04BE5603" w14:textId="77777777" w:rsidR="000C5DE9" w:rsidRDefault="000C5DE9" w:rsidP="000C5DE9">
      <w:pPr>
        <w:numPr>
          <w:ilvl w:val="0"/>
          <w:numId w:val="184"/>
        </w:numPr>
        <w:spacing w:before="100" w:beforeAutospacing="1" w:after="100" w:afterAutospacing="1"/>
        <w:rPr>
          <w:rFonts w:ascii="Times" w:hAnsi="Times"/>
          <w:color w:val="000000"/>
          <w:sz w:val="27"/>
          <w:szCs w:val="27"/>
        </w:rPr>
      </w:pPr>
      <w:r>
        <w:rPr>
          <w:rFonts w:ascii="Times" w:hAnsi="Times"/>
          <w:color w:val="000000"/>
          <w:sz w:val="27"/>
          <w:szCs w:val="27"/>
        </w:rPr>
        <w:t>Revenue per collaboration</w:t>
      </w:r>
    </w:p>
    <w:p w14:paraId="14F66638" w14:textId="77777777" w:rsidR="000C5DE9" w:rsidRDefault="000C5DE9" w:rsidP="000C5DE9">
      <w:pPr>
        <w:numPr>
          <w:ilvl w:val="0"/>
          <w:numId w:val="184"/>
        </w:numPr>
        <w:spacing w:before="100" w:beforeAutospacing="1" w:after="100" w:afterAutospacing="1"/>
        <w:rPr>
          <w:rFonts w:ascii="Times" w:hAnsi="Times"/>
          <w:color w:val="000000"/>
          <w:sz w:val="27"/>
          <w:szCs w:val="27"/>
        </w:rPr>
      </w:pPr>
      <w:r>
        <w:rPr>
          <w:rFonts w:ascii="Times" w:hAnsi="Times"/>
          <w:color w:val="000000"/>
          <w:sz w:val="27"/>
          <w:szCs w:val="27"/>
        </w:rPr>
        <w:t>Reuse-adjusted margin (platform vs bespoke work)</w:t>
      </w:r>
    </w:p>
    <w:p w14:paraId="4BBC1D81"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13FF7E97" wp14:editId="4BA83442">
                <wp:extent cx="5943600" cy="1270"/>
                <wp:effectExtent l="0" t="0" r="12700" b="24130"/>
                <wp:docPr id="932408209" name="Horizontal Lin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D94DB18" id="Horizontal Line 19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AC4A952" w14:textId="77777777" w:rsidR="000C5DE9" w:rsidRDefault="000C5DE9" w:rsidP="000C5DE9">
      <w:pPr>
        <w:pStyle w:val="Heading2"/>
        <w:rPr>
          <w:rFonts w:ascii="Times" w:hAnsi="Times"/>
          <w:color w:val="000000"/>
          <w:sz w:val="36"/>
          <w:szCs w:val="36"/>
        </w:rPr>
      </w:pPr>
      <w:r>
        <w:rPr>
          <w:rFonts w:ascii="Times" w:hAnsi="Times"/>
          <w:color w:val="000000"/>
        </w:rPr>
        <w:t>17.6 Positioning for different endgames (without committing early)</w:t>
      </w:r>
    </w:p>
    <w:p w14:paraId="35A05EE5"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 should remain </w:t>
      </w:r>
      <w:r>
        <w:rPr>
          <w:rStyle w:val="Strong"/>
          <w:rFonts w:ascii="Times" w:hAnsi="Times"/>
          <w:color w:val="000000"/>
          <w:sz w:val="27"/>
          <w:szCs w:val="27"/>
        </w:rPr>
        <w:t>option-rich</w:t>
      </w:r>
      <w:r>
        <w:rPr>
          <w:rFonts w:ascii="Times" w:hAnsi="Times"/>
          <w:color w:val="000000"/>
          <w:sz w:val="27"/>
          <w:szCs w:val="27"/>
        </w:rPr>
        <w:t>:</w:t>
      </w:r>
    </w:p>
    <w:p w14:paraId="64654231" w14:textId="77777777" w:rsidR="000C5DE9" w:rsidRDefault="000C5DE9" w:rsidP="000C5DE9">
      <w:pPr>
        <w:numPr>
          <w:ilvl w:val="0"/>
          <w:numId w:val="185"/>
        </w:numPr>
        <w:spacing w:before="100" w:beforeAutospacing="1" w:after="100" w:afterAutospacing="1"/>
        <w:rPr>
          <w:rFonts w:ascii="Times" w:hAnsi="Times"/>
          <w:color w:val="000000"/>
          <w:sz w:val="27"/>
          <w:szCs w:val="27"/>
        </w:rPr>
      </w:pPr>
      <w:r>
        <w:rPr>
          <w:rStyle w:val="Strong"/>
          <w:rFonts w:ascii="Times" w:hAnsi="Times"/>
          <w:color w:val="000000"/>
          <w:sz w:val="27"/>
          <w:szCs w:val="27"/>
        </w:rPr>
        <w:t>If pharma acquisition</w:t>
      </w:r>
      <w:r>
        <w:rPr>
          <w:rFonts w:ascii="Times" w:hAnsi="Times"/>
          <w:color w:val="000000"/>
          <w:sz w:val="27"/>
          <w:szCs w:val="27"/>
        </w:rPr>
        <w:t>:</w:t>
      </w:r>
    </w:p>
    <w:p w14:paraId="1BA94B30" w14:textId="77777777" w:rsidR="000C5DE9" w:rsidRDefault="000C5DE9" w:rsidP="000C5DE9">
      <w:pPr>
        <w:numPr>
          <w:ilvl w:val="1"/>
          <w:numId w:val="185"/>
        </w:numPr>
        <w:spacing w:before="100" w:beforeAutospacing="1" w:after="100" w:afterAutospacing="1"/>
        <w:rPr>
          <w:rFonts w:ascii="Times" w:hAnsi="Times"/>
          <w:color w:val="000000"/>
          <w:sz w:val="27"/>
          <w:szCs w:val="27"/>
        </w:rPr>
      </w:pPr>
      <w:r>
        <w:rPr>
          <w:rFonts w:ascii="Times" w:hAnsi="Times"/>
          <w:color w:val="000000"/>
          <w:sz w:val="27"/>
          <w:szCs w:val="27"/>
        </w:rPr>
        <w:t>Emphasize platform productivity uplift and integration readiness.</w:t>
      </w:r>
    </w:p>
    <w:p w14:paraId="48B62DCE" w14:textId="77777777" w:rsidR="000C5DE9" w:rsidRDefault="000C5DE9" w:rsidP="000C5DE9">
      <w:pPr>
        <w:numPr>
          <w:ilvl w:val="0"/>
          <w:numId w:val="185"/>
        </w:numPr>
        <w:spacing w:before="100" w:beforeAutospacing="1" w:after="100" w:afterAutospacing="1"/>
        <w:rPr>
          <w:rFonts w:ascii="Times" w:hAnsi="Times"/>
          <w:color w:val="000000"/>
          <w:sz w:val="27"/>
          <w:szCs w:val="27"/>
        </w:rPr>
      </w:pPr>
      <w:r>
        <w:rPr>
          <w:rStyle w:val="Strong"/>
          <w:rFonts w:ascii="Times" w:hAnsi="Times"/>
          <w:color w:val="000000"/>
          <w:sz w:val="27"/>
          <w:szCs w:val="27"/>
        </w:rPr>
        <w:t>If tech acquisition</w:t>
      </w:r>
      <w:r>
        <w:rPr>
          <w:rFonts w:ascii="Times" w:hAnsi="Times"/>
          <w:color w:val="000000"/>
          <w:sz w:val="27"/>
          <w:szCs w:val="27"/>
        </w:rPr>
        <w:t>:</w:t>
      </w:r>
    </w:p>
    <w:p w14:paraId="1008089D" w14:textId="77777777" w:rsidR="000C5DE9" w:rsidRDefault="000C5DE9" w:rsidP="000C5DE9">
      <w:pPr>
        <w:numPr>
          <w:ilvl w:val="1"/>
          <w:numId w:val="185"/>
        </w:numPr>
        <w:spacing w:before="100" w:beforeAutospacing="1" w:after="100" w:afterAutospacing="1"/>
        <w:rPr>
          <w:rFonts w:ascii="Times" w:hAnsi="Times"/>
          <w:color w:val="000000"/>
          <w:sz w:val="27"/>
          <w:szCs w:val="27"/>
        </w:rPr>
      </w:pPr>
      <w:r>
        <w:rPr>
          <w:rFonts w:ascii="Times" w:hAnsi="Times"/>
          <w:color w:val="000000"/>
          <w:sz w:val="27"/>
          <w:szCs w:val="27"/>
        </w:rPr>
        <w:t>Emphasize unique functional truth sets + closed-loop evaluation.</w:t>
      </w:r>
    </w:p>
    <w:p w14:paraId="1F3F1B2C" w14:textId="77777777" w:rsidR="000C5DE9" w:rsidRDefault="000C5DE9" w:rsidP="000C5DE9">
      <w:pPr>
        <w:numPr>
          <w:ilvl w:val="0"/>
          <w:numId w:val="185"/>
        </w:numPr>
        <w:spacing w:before="100" w:beforeAutospacing="1" w:after="100" w:afterAutospacing="1"/>
        <w:rPr>
          <w:rFonts w:ascii="Times" w:hAnsi="Times"/>
          <w:color w:val="000000"/>
          <w:sz w:val="27"/>
          <w:szCs w:val="27"/>
        </w:rPr>
      </w:pPr>
      <w:r>
        <w:rPr>
          <w:rStyle w:val="Strong"/>
          <w:rFonts w:ascii="Times" w:hAnsi="Times"/>
          <w:color w:val="000000"/>
          <w:sz w:val="27"/>
          <w:szCs w:val="27"/>
        </w:rPr>
        <w:t>If independent scale</w:t>
      </w:r>
      <w:r>
        <w:rPr>
          <w:rFonts w:ascii="Times" w:hAnsi="Times"/>
          <w:color w:val="000000"/>
          <w:sz w:val="27"/>
          <w:szCs w:val="27"/>
        </w:rPr>
        <w:t>:</w:t>
      </w:r>
    </w:p>
    <w:p w14:paraId="530219EF" w14:textId="77777777" w:rsidR="000C5DE9" w:rsidRDefault="000C5DE9" w:rsidP="000C5DE9">
      <w:pPr>
        <w:numPr>
          <w:ilvl w:val="1"/>
          <w:numId w:val="185"/>
        </w:numPr>
        <w:spacing w:before="100" w:beforeAutospacing="1" w:after="100" w:afterAutospacing="1"/>
        <w:rPr>
          <w:rFonts w:ascii="Times" w:hAnsi="Times"/>
          <w:color w:val="000000"/>
          <w:sz w:val="27"/>
          <w:szCs w:val="27"/>
        </w:rPr>
      </w:pPr>
      <w:r>
        <w:rPr>
          <w:rFonts w:ascii="Times" w:hAnsi="Times"/>
          <w:color w:val="000000"/>
          <w:sz w:val="27"/>
          <w:szCs w:val="27"/>
        </w:rPr>
        <w:t>Emphasize recurring collaboration revenue + asset optionality.</w:t>
      </w:r>
    </w:p>
    <w:p w14:paraId="12A9D373" w14:textId="77777777" w:rsidR="000C5DE9" w:rsidRDefault="000C5DE9" w:rsidP="000C5DE9">
      <w:pPr>
        <w:pStyle w:val="NormalWeb"/>
        <w:rPr>
          <w:rFonts w:ascii="Times" w:hAnsi="Times"/>
          <w:color w:val="000000"/>
          <w:sz w:val="27"/>
          <w:szCs w:val="27"/>
        </w:rPr>
      </w:pPr>
      <w:r>
        <w:rPr>
          <w:rFonts w:ascii="Times" w:hAnsi="Times"/>
          <w:color w:val="000000"/>
          <w:sz w:val="27"/>
          <w:szCs w:val="27"/>
        </w:rPr>
        <w:t>Importantly, the </w:t>
      </w:r>
      <w:r>
        <w:rPr>
          <w:rStyle w:val="Strong"/>
          <w:rFonts w:ascii="Times" w:hAnsi="Times"/>
          <w:color w:val="000000"/>
          <w:sz w:val="27"/>
          <w:szCs w:val="27"/>
        </w:rPr>
        <w:t>same strategy supports all three</w:t>
      </w:r>
      <w:r>
        <w:rPr>
          <w:rFonts w:ascii="Times" w:hAnsi="Times"/>
          <w:color w:val="000000"/>
          <w:sz w:val="27"/>
          <w:szCs w:val="27"/>
        </w:rPr>
        <w:t>—provided the platform remains central.</w:t>
      </w:r>
    </w:p>
    <w:p w14:paraId="18218C4A" w14:textId="77777777" w:rsidR="000C5DE9" w:rsidRDefault="000C5DE9" w:rsidP="000C5DE9">
      <w:pPr>
        <w:rPr>
          <w:rFonts w:ascii="Times" w:hAnsi="Times"/>
          <w:sz w:val="27"/>
          <w:szCs w:val="27"/>
        </w:rPr>
      </w:pPr>
      <w:r>
        <w:rPr>
          <w:noProof/>
        </w:rPr>
        <mc:AlternateContent>
          <mc:Choice Requires="wps">
            <w:drawing>
              <wp:inline distT="0" distB="0" distL="0" distR="0" wp14:anchorId="0EE993CF" wp14:editId="31D818C8">
                <wp:extent cx="5943600" cy="1270"/>
                <wp:effectExtent l="0" t="0" r="12700" b="24130"/>
                <wp:docPr id="198365312" name="Horizontal Lin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E0117C6" id="Horizontal Line 19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5A0FBE7C" w14:textId="77777777" w:rsidR="000C5DE9" w:rsidRDefault="000C5DE9" w:rsidP="000C5DE9">
      <w:pPr>
        <w:pStyle w:val="Heading2"/>
        <w:rPr>
          <w:rFonts w:ascii="Times" w:hAnsi="Times"/>
          <w:color w:val="000000"/>
          <w:sz w:val="36"/>
          <w:szCs w:val="36"/>
        </w:rPr>
      </w:pPr>
      <w:r>
        <w:rPr>
          <w:rFonts w:ascii="Times" w:hAnsi="Times"/>
          <w:color w:val="000000"/>
        </w:rPr>
        <w:t>17.7 The north star: becoming indispensable</w:t>
      </w:r>
    </w:p>
    <w:p w14:paraId="290B7F74" w14:textId="77777777" w:rsidR="000C5DE9" w:rsidRDefault="000C5DE9" w:rsidP="000C5DE9">
      <w:pPr>
        <w:pStyle w:val="NormalWeb"/>
        <w:rPr>
          <w:rFonts w:ascii="Times" w:hAnsi="Times"/>
          <w:color w:val="000000"/>
          <w:sz w:val="27"/>
          <w:szCs w:val="27"/>
        </w:rPr>
      </w:pPr>
      <w:r>
        <w:rPr>
          <w:rFonts w:ascii="Times" w:hAnsi="Times"/>
          <w:color w:val="000000"/>
          <w:sz w:val="27"/>
          <w:szCs w:val="27"/>
        </w:rPr>
        <w:t>Quiver succeeds if partners eventually say:</w:t>
      </w:r>
    </w:p>
    <w:p w14:paraId="392547E7" w14:textId="77777777" w:rsidR="000C5DE9" w:rsidRDefault="000C5DE9" w:rsidP="000C5DE9">
      <w:pPr>
        <w:pStyle w:val="NormalWeb"/>
        <w:rPr>
          <w:rFonts w:ascii="Times" w:hAnsi="Times"/>
          <w:color w:val="000000"/>
          <w:sz w:val="27"/>
          <w:szCs w:val="27"/>
        </w:rPr>
      </w:pPr>
      <w:r>
        <w:rPr>
          <w:rStyle w:val="Emphasis"/>
          <w:rFonts w:ascii="Times" w:hAnsi="Times"/>
          <w:color w:val="000000"/>
          <w:sz w:val="27"/>
          <w:szCs w:val="27"/>
        </w:rPr>
        <w:t>“We can discover drugs without Quiver—but we would be slower, less certain, and less capital efficient.”</w:t>
      </w:r>
    </w:p>
    <w:p w14:paraId="66443CB0" w14:textId="77777777" w:rsidR="000C5DE9" w:rsidRDefault="000C5DE9" w:rsidP="000C5DE9">
      <w:pPr>
        <w:pStyle w:val="NormalWeb"/>
        <w:rPr>
          <w:rFonts w:ascii="Times" w:hAnsi="Times"/>
          <w:color w:val="000000"/>
          <w:sz w:val="27"/>
          <w:szCs w:val="27"/>
        </w:rPr>
      </w:pPr>
      <w:r>
        <w:rPr>
          <w:rFonts w:ascii="Times" w:hAnsi="Times"/>
          <w:color w:val="000000"/>
          <w:sz w:val="27"/>
          <w:szCs w:val="27"/>
        </w:rPr>
        <w:t>That standard is met when:</w:t>
      </w:r>
    </w:p>
    <w:p w14:paraId="62D9089F" w14:textId="77777777" w:rsidR="000C5DE9" w:rsidRDefault="000C5DE9" w:rsidP="000C5DE9">
      <w:pPr>
        <w:numPr>
          <w:ilvl w:val="0"/>
          <w:numId w:val="186"/>
        </w:numPr>
        <w:spacing w:before="100" w:beforeAutospacing="1" w:after="100" w:afterAutospacing="1"/>
        <w:rPr>
          <w:rFonts w:ascii="Times" w:hAnsi="Times"/>
          <w:color w:val="000000"/>
          <w:sz w:val="27"/>
          <w:szCs w:val="27"/>
        </w:rPr>
      </w:pPr>
      <w:r>
        <w:rPr>
          <w:rFonts w:ascii="Times" w:hAnsi="Times"/>
          <w:color w:val="000000"/>
          <w:sz w:val="27"/>
          <w:szCs w:val="27"/>
        </w:rPr>
        <w:t>decisions change because of Quiver data,</w:t>
      </w:r>
    </w:p>
    <w:p w14:paraId="3B2CB00D" w14:textId="77777777" w:rsidR="000C5DE9" w:rsidRDefault="000C5DE9" w:rsidP="000C5DE9">
      <w:pPr>
        <w:numPr>
          <w:ilvl w:val="0"/>
          <w:numId w:val="186"/>
        </w:numPr>
        <w:spacing w:before="100" w:beforeAutospacing="1" w:after="100" w:afterAutospacing="1"/>
        <w:rPr>
          <w:rFonts w:ascii="Times" w:hAnsi="Times"/>
          <w:color w:val="000000"/>
          <w:sz w:val="27"/>
          <w:szCs w:val="27"/>
        </w:rPr>
      </w:pPr>
      <w:r>
        <w:rPr>
          <w:rFonts w:ascii="Times" w:hAnsi="Times"/>
          <w:color w:val="000000"/>
          <w:sz w:val="27"/>
          <w:szCs w:val="27"/>
        </w:rPr>
        <w:t>programs stop or pivot earlier,</w:t>
      </w:r>
    </w:p>
    <w:p w14:paraId="3C6AB8F7" w14:textId="77777777" w:rsidR="000C5DE9" w:rsidRDefault="000C5DE9" w:rsidP="000C5DE9">
      <w:pPr>
        <w:numPr>
          <w:ilvl w:val="0"/>
          <w:numId w:val="186"/>
        </w:numPr>
        <w:spacing w:before="100" w:beforeAutospacing="1" w:after="100" w:afterAutospacing="1"/>
        <w:rPr>
          <w:rFonts w:ascii="Times" w:hAnsi="Times"/>
          <w:color w:val="000000"/>
          <w:sz w:val="27"/>
          <w:szCs w:val="27"/>
        </w:rPr>
      </w:pPr>
      <w:r>
        <w:rPr>
          <w:rFonts w:ascii="Times" w:hAnsi="Times"/>
          <w:color w:val="000000"/>
          <w:sz w:val="27"/>
          <w:szCs w:val="27"/>
        </w:rPr>
        <w:t>portfolios are re-prioritized based on functional truth,</w:t>
      </w:r>
    </w:p>
    <w:p w14:paraId="6546B831" w14:textId="77777777" w:rsidR="000C5DE9" w:rsidRDefault="000C5DE9" w:rsidP="000C5DE9">
      <w:pPr>
        <w:numPr>
          <w:ilvl w:val="0"/>
          <w:numId w:val="186"/>
        </w:numPr>
        <w:spacing w:before="100" w:beforeAutospacing="1" w:after="100" w:afterAutospacing="1"/>
        <w:rPr>
          <w:rFonts w:ascii="Times" w:hAnsi="Times"/>
          <w:color w:val="000000"/>
          <w:sz w:val="27"/>
          <w:szCs w:val="27"/>
        </w:rPr>
      </w:pPr>
      <w:r>
        <w:rPr>
          <w:rFonts w:ascii="Times" w:hAnsi="Times"/>
          <w:color w:val="000000"/>
          <w:sz w:val="27"/>
          <w:szCs w:val="27"/>
        </w:rPr>
        <w:t>and learnings accumulate faster than competitors can replicate.</w:t>
      </w:r>
    </w:p>
    <w:p w14:paraId="65150F2F" w14:textId="77777777" w:rsidR="000C5DE9" w:rsidRDefault="000C5DE9" w:rsidP="000C5DE9">
      <w:pPr>
        <w:spacing w:after="0"/>
        <w:rPr>
          <w:rFonts w:ascii="Times" w:hAnsi="Times"/>
          <w:sz w:val="27"/>
          <w:szCs w:val="27"/>
        </w:rPr>
      </w:pPr>
      <w:r>
        <w:rPr>
          <w:noProof/>
        </w:rPr>
        <mc:AlternateContent>
          <mc:Choice Requires="wps">
            <w:drawing>
              <wp:inline distT="0" distB="0" distL="0" distR="0" wp14:anchorId="4A3B8D6B" wp14:editId="69AD16C3">
                <wp:extent cx="5943600" cy="1270"/>
                <wp:effectExtent l="0" t="0" r="12700" b="24130"/>
                <wp:docPr id="81398178" name="Horizontal Lin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8C88013" id="Horizontal Line 19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73F460AD" w14:textId="77777777" w:rsidR="000C5DE9" w:rsidRDefault="000C5DE9" w:rsidP="000C5DE9">
      <w:pPr>
        <w:pStyle w:val="Heading2"/>
        <w:rPr>
          <w:rFonts w:ascii="Times" w:hAnsi="Times"/>
          <w:color w:val="000000"/>
          <w:sz w:val="36"/>
          <w:szCs w:val="36"/>
        </w:rPr>
      </w:pPr>
      <w:r>
        <w:rPr>
          <w:rFonts w:ascii="Times" w:hAnsi="Times"/>
          <w:color w:val="000000"/>
        </w:rPr>
        <w:t>17.8 Final guidance to the Board</w:t>
      </w:r>
    </w:p>
    <w:p w14:paraId="012DCE8D" w14:textId="77777777" w:rsidR="000C5DE9" w:rsidRDefault="000C5DE9" w:rsidP="000C5DE9">
      <w:pPr>
        <w:numPr>
          <w:ilvl w:val="0"/>
          <w:numId w:val="187"/>
        </w:numPr>
        <w:spacing w:before="100" w:beforeAutospacing="1" w:after="100" w:afterAutospacing="1"/>
        <w:rPr>
          <w:rFonts w:ascii="Times" w:hAnsi="Times"/>
          <w:color w:val="000000"/>
          <w:sz w:val="27"/>
          <w:szCs w:val="27"/>
        </w:rPr>
      </w:pPr>
      <w:r>
        <w:rPr>
          <w:rStyle w:val="Strong"/>
          <w:rFonts w:ascii="Times" w:hAnsi="Times"/>
          <w:color w:val="000000"/>
          <w:sz w:val="27"/>
          <w:szCs w:val="27"/>
        </w:rPr>
        <w:t>Guard the platform</w:t>
      </w:r>
      <w:r>
        <w:rPr>
          <w:rFonts w:ascii="Times" w:hAnsi="Times"/>
          <w:color w:val="000000"/>
          <w:sz w:val="27"/>
          <w:szCs w:val="27"/>
        </w:rPr>
        <w:t> as the primary asset.</w:t>
      </w:r>
    </w:p>
    <w:p w14:paraId="5559BAE2" w14:textId="77777777" w:rsidR="000C5DE9" w:rsidRDefault="000C5DE9" w:rsidP="000C5DE9">
      <w:pPr>
        <w:numPr>
          <w:ilvl w:val="0"/>
          <w:numId w:val="187"/>
        </w:numPr>
        <w:spacing w:before="100" w:beforeAutospacing="1" w:after="100" w:afterAutospacing="1"/>
        <w:rPr>
          <w:rFonts w:ascii="Times" w:hAnsi="Times"/>
          <w:color w:val="000000"/>
          <w:sz w:val="27"/>
          <w:szCs w:val="27"/>
        </w:rPr>
      </w:pPr>
      <w:r>
        <w:rPr>
          <w:rStyle w:val="Strong"/>
          <w:rFonts w:ascii="Times" w:hAnsi="Times"/>
          <w:color w:val="000000"/>
          <w:sz w:val="27"/>
          <w:szCs w:val="27"/>
        </w:rPr>
        <w:lastRenderedPageBreak/>
        <w:t>Use assets strategically</w:t>
      </w:r>
      <w:r>
        <w:rPr>
          <w:rFonts w:ascii="Times" w:hAnsi="Times"/>
          <w:color w:val="000000"/>
          <w:sz w:val="27"/>
          <w:szCs w:val="27"/>
        </w:rPr>
        <w:t>, not emotionally.</w:t>
      </w:r>
    </w:p>
    <w:p w14:paraId="6E634AC3" w14:textId="77777777" w:rsidR="000C5DE9" w:rsidRDefault="000C5DE9" w:rsidP="000C5DE9">
      <w:pPr>
        <w:numPr>
          <w:ilvl w:val="0"/>
          <w:numId w:val="187"/>
        </w:numPr>
        <w:spacing w:before="100" w:beforeAutospacing="1" w:after="100" w:afterAutospacing="1"/>
        <w:rPr>
          <w:rFonts w:ascii="Times" w:hAnsi="Times"/>
          <w:color w:val="000000"/>
          <w:sz w:val="27"/>
          <w:szCs w:val="27"/>
        </w:rPr>
      </w:pPr>
      <w:r>
        <w:rPr>
          <w:rStyle w:val="Strong"/>
          <w:rFonts w:ascii="Times" w:hAnsi="Times"/>
          <w:color w:val="000000"/>
          <w:sz w:val="27"/>
          <w:szCs w:val="27"/>
        </w:rPr>
        <w:t>Choose partners who add data, not just dollars.</w:t>
      </w:r>
    </w:p>
    <w:p w14:paraId="72381E43" w14:textId="77777777" w:rsidR="000C5DE9" w:rsidRDefault="000C5DE9" w:rsidP="000C5DE9">
      <w:pPr>
        <w:numPr>
          <w:ilvl w:val="0"/>
          <w:numId w:val="187"/>
        </w:numPr>
        <w:spacing w:before="100" w:beforeAutospacing="1" w:after="100" w:afterAutospacing="1"/>
        <w:rPr>
          <w:rFonts w:ascii="Times" w:hAnsi="Times"/>
          <w:color w:val="000000"/>
          <w:sz w:val="27"/>
          <w:szCs w:val="27"/>
        </w:rPr>
      </w:pPr>
      <w:r>
        <w:rPr>
          <w:rStyle w:val="Strong"/>
          <w:rFonts w:ascii="Times" w:hAnsi="Times"/>
          <w:color w:val="000000"/>
          <w:sz w:val="27"/>
          <w:szCs w:val="27"/>
        </w:rPr>
        <w:t>Insist on auditability and falsifiability</w:t>
      </w:r>
      <w:r>
        <w:rPr>
          <w:rFonts w:ascii="Times" w:hAnsi="Times"/>
          <w:color w:val="000000"/>
          <w:sz w:val="27"/>
          <w:szCs w:val="27"/>
        </w:rPr>
        <w:t> in every claim.</w:t>
      </w:r>
    </w:p>
    <w:p w14:paraId="6DEDE11B" w14:textId="77777777" w:rsidR="000C5DE9" w:rsidRDefault="000C5DE9" w:rsidP="000C5DE9">
      <w:pPr>
        <w:numPr>
          <w:ilvl w:val="0"/>
          <w:numId w:val="187"/>
        </w:numPr>
        <w:spacing w:before="100" w:beforeAutospacing="1" w:after="100" w:afterAutospacing="1"/>
        <w:rPr>
          <w:rFonts w:ascii="Times" w:hAnsi="Times"/>
          <w:color w:val="000000"/>
          <w:sz w:val="27"/>
          <w:szCs w:val="27"/>
        </w:rPr>
      </w:pPr>
      <w:r>
        <w:rPr>
          <w:rStyle w:val="Strong"/>
          <w:rFonts w:ascii="Times" w:hAnsi="Times"/>
          <w:color w:val="000000"/>
          <w:sz w:val="27"/>
          <w:szCs w:val="27"/>
        </w:rPr>
        <w:t>Measure compounding</w:t>
      </w:r>
      <w:r>
        <w:rPr>
          <w:rFonts w:ascii="Times" w:hAnsi="Times"/>
          <w:color w:val="000000"/>
          <w:sz w:val="27"/>
          <w:szCs w:val="27"/>
        </w:rPr>
        <w:t>, not just progress.</w:t>
      </w:r>
    </w:p>
    <w:p w14:paraId="59E1B0E2" w14:textId="77777777" w:rsidR="000C5DE9" w:rsidRDefault="000C5DE9" w:rsidP="000C5DE9">
      <w:pPr>
        <w:pStyle w:val="NormalWeb"/>
        <w:rPr>
          <w:rFonts w:ascii="Times" w:hAnsi="Times"/>
          <w:color w:val="000000"/>
          <w:sz w:val="27"/>
          <w:szCs w:val="27"/>
        </w:rPr>
      </w:pPr>
      <w:r>
        <w:rPr>
          <w:rFonts w:ascii="Times" w:hAnsi="Times"/>
          <w:color w:val="000000"/>
          <w:sz w:val="27"/>
          <w:szCs w:val="27"/>
        </w:rPr>
        <w:t>If Quiver holds these lines, it does not merely build a better CNS discovery engine—it defines the </w:t>
      </w:r>
      <w:r>
        <w:rPr>
          <w:rStyle w:val="Strong"/>
          <w:rFonts w:ascii="Times" w:hAnsi="Times"/>
          <w:color w:val="000000"/>
          <w:sz w:val="27"/>
          <w:szCs w:val="27"/>
        </w:rPr>
        <w:t>human-functional operating system</w:t>
      </w:r>
      <w:r>
        <w:rPr>
          <w:rFonts w:ascii="Times" w:hAnsi="Times"/>
          <w:color w:val="000000"/>
          <w:sz w:val="27"/>
          <w:szCs w:val="27"/>
        </w:rPr>
        <w:t> upon which future CNS drug discovery will run.</w:t>
      </w:r>
    </w:p>
    <w:p w14:paraId="424BB37B" w14:textId="77777777" w:rsidR="000C5DE9" w:rsidRDefault="000C5DE9" w:rsidP="000C5DE9">
      <w:pPr>
        <w:rPr>
          <w:rFonts w:ascii="Times" w:hAnsi="Times"/>
          <w:sz w:val="27"/>
          <w:szCs w:val="27"/>
        </w:rPr>
      </w:pPr>
      <w:r>
        <w:rPr>
          <w:noProof/>
        </w:rPr>
        <mc:AlternateContent>
          <mc:Choice Requires="wps">
            <w:drawing>
              <wp:inline distT="0" distB="0" distL="0" distR="0" wp14:anchorId="304F2F53" wp14:editId="68D75FFD">
                <wp:extent cx="5943600" cy="1270"/>
                <wp:effectExtent l="0" t="0" r="12700" b="24130"/>
                <wp:docPr id="932266100" name="Horizontal Lin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63B7B23" id="Horizontal Line 19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6D31464E" w14:textId="77777777" w:rsidR="000C5DE9" w:rsidRDefault="000C5DE9" w:rsidP="000C5DE9">
      <w:pPr>
        <w:pStyle w:val="NormalWeb"/>
        <w:rPr>
          <w:rFonts w:ascii="Times" w:hAnsi="Times"/>
          <w:color w:val="000000"/>
          <w:sz w:val="27"/>
          <w:szCs w:val="27"/>
        </w:rPr>
      </w:pPr>
      <w:r>
        <w:rPr>
          <w:rStyle w:val="Emphasis"/>
          <w:rFonts w:ascii="Times" w:hAnsi="Times"/>
          <w:color w:val="000000"/>
          <w:sz w:val="27"/>
          <w:szCs w:val="27"/>
        </w:rPr>
        <w:t>End of Chapter 17. End of core manuscript.</w:t>
      </w:r>
    </w:p>
    <w:p w14:paraId="16630943" w14:textId="77777777" w:rsidR="000C5DE9" w:rsidRDefault="000C5DE9" w:rsidP="000C5DE9">
      <w:pPr>
        <w:rPr>
          <w:rFonts w:ascii="Times" w:hAnsi="Times"/>
          <w:sz w:val="27"/>
          <w:szCs w:val="27"/>
        </w:rPr>
      </w:pPr>
      <w:r>
        <w:rPr>
          <w:noProof/>
        </w:rPr>
        <mc:AlternateContent>
          <mc:Choice Requires="wps">
            <w:drawing>
              <wp:inline distT="0" distB="0" distL="0" distR="0" wp14:anchorId="298A48C6" wp14:editId="3916A1EE">
                <wp:extent cx="5943600" cy="1270"/>
                <wp:effectExtent l="0" t="0" r="12700" b="24130"/>
                <wp:docPr id="1525896017" name="Horizontal Line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E08D254" id="Horizontal Line 19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70670A9B" w14:textId="77777777" w:rsidR="000C5DE9" w:rsidRDefault="000C5DE9" w:rsidP="000C5DE9">
      <w:pPr>
        <w:rPr>
          <w:rFonts w:ascii="Times" w:eastAsiaTheme="majorEastAsia" w:hAnsi="Times" w:cstheme="majorBidi"/>
          <w:color w:val="000000"/>
          <w:sz w:val="40"/>
          <w:szCs w:val="40"/>
        </w:rPr>
      </w:pPr>
      <w:r>
        <w:rPr>
          <w:rFonts w:ascii="Times" w:hAnsi="Times"/>
          <w:color w:val="000000"/>
        </w:rPr>
        <w:br w:type="page"/>
      </w:r>
    </w:p>
    <w:p w14:paraId="57E263FB" w14:textId="3C0ED026" w:rsidR="001E71AD" w:rsidRDefault="001E71AD" w:rsidP="000C5DE9"/>
    <w:sectPr w:rsidR="001E71AD" w:rsidSect="00023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7AA"/>
    <w:multiLevelType w:val="multilevel"/>
    <w:tmpl w:val="4EB4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F445E"/>
    <w:multiLevelType w:val="multilevel"/>
    <w:tmpl w:val="F42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01201"/>
    <w:multiLevelType w:val="multilevel"/>
    <w:tmpl w:val="D69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F4AC4"/>
    <w:multiLevelType w:val="multilevel"/>
    <w:tmpl w:val="F52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74508"/>
    <w:multiLevelType w:val="multilevel"/>
    <w:tmpl w:val="226A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B7177"/>
    <w:multiLevelType w:val="multilevel"/>
    <w:tmpl w:val="40B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B6A13"/>
    <w:multiLevelType w:val="multilevel"/>
    <w:tmpl w:val="7722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D2841"/>
    <w:multiLevelType w:val="multilevel"/>
    <w:tmpl w:val="1B9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21352"/>
    <w:multiLevelType w:val="multilevel"/>
    <w:tmpl w:val="AF5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33370"/>
    <w:multiLevelType w:val="multilevel"/>
    <w:tmpl w:val="1898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36D9E"/>
    <w:multiLevelType w:val="multilevel"/>
    <w:tmpl w:val="0F6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92D4C"/>
    <w:multiLevelType w:val="multilevel"/>
    <w:tmpl w:val="E00E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F6150"/>
    <w:multiLevelType w:val="multilevel"/>
    <w:tmpl w:val="F4F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409CD"/>
    <w:multiLevelType w:val="multilevel"/>
    <w:tmpl w:val="612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9060C"/>
    <w:multiLevelType w:val="multilevel"/>
    <w:tmpl w:val="440C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651BC"/>
    <w:multiLevelType w:val="multilevel"/>
    <w:tmpl w:val="A82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B2A88"/>
    <w:multiLevelType w:val="multilevel"/>
    <w:tmpl w:val="C63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916F8"/>
    <w:multiLevelType w:val="multilevel"/>
    <w:tmpl w:val="AD5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77675"/>
    <w:multiLevelType w:val="multilevel"/>
    <w:tmpl w:val="5BBE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5F1539"/>
    <w:multiLevelType w:val="multilevel"/>
    <w:tmpl w:val="9DEE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E94CF2"/>
    <w:multiLevelType w:val="multilevel"/>
    <w:tmpl w:val="64C2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561CE"/>
    <w:multiLevelType w:val="multilevel"/>
    <w:tmpl w:val="A976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1F145F"/>
    <w:multiLevelType w:val="multilevel"/>
    <w:tmpl w:val="517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DE35F6"/>
    <w:multiLevelType w:val="multilevel"/>
    <w:tmpl w:val="D2F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D4144"/>
    <w:multiLevelType w:val="multilevel"/>
    <w:tmpl w:val="254C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62232"/>
    <w:multiLevelType w:val="multilevel"/>
    <w:tmpl w:val="3572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87230E"/>
    <w:multiLevelType w:val="multilevel"/>
    <w:tmpl w:val="F3DE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5A3799"/>
    <w:multiLevelType w:val="multilevel"/>
    <w:tmpl w:val="613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697A76"/>
    <w:multiLevelType w:val="multilevel"/>
    <w:tmpl w:val="B8C29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A2789A"/>
    <w:multiLevelType w:val="multilevel"/>
    <w:tmpl w:val="0E2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182A1F"/>
    <w:multiLevelType w:val="multilevel"/>
    <w:tmpl w:val="4B56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80325A"/>
    <w:multiLevelType w:val="multilevel"/>
    <w:tmpl w:val="E52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2435F"/>
    <w:multiLevelType w:val="multilevel"/>
    <w:tmpl w:val="97A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00727D"/>
    <w:multiLevelType w:val="multilevel"/>
    <w:tmpl w:val="E3A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E1D14"/>
    <w:multiLevelType w:val="multilevel"/>
    <w:tmpl w:val="8FDC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9858C0"/>
    <w:multiLevelType w:val="multilevel"/>
    <w:tmpl w:val="0EA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63F07"/>
    <w:multiLevelType w:val="multilevel"/>
    <w:tmpl w:val="454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6A3C56"/>
    <w:multiLevelType w:val="multilevel"/>
    <w:tmpl w:val="D3F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87FA0"/>
    <w:multiLevelType w:val="multilevel"/>
    <w:tmpl w:val="BF4C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3C680D"/>
    <w:multiLevelType w:val="multilevel"/>
    <w:tmpl w:val="361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016838"/>
    <w:multiLevelType w:val="multilevel"/>
    <w:tmpl w:val="087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E05362"/>
    <w:multiLevelType w:val="multilevel"/>
    <w:tmpl w:val="1C5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425F40"/>
    <w:multiLevelType w:val="multilevel"/>
    <w:tmpl w:val="D77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5450AB"/>
    <w:multiLevelType w:val="multilevel"/>
    <w:tmpl w:val="0FBA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130B93"/>
    <w:multiLevelType w:val="multilevel"/>
    <w:tmpl w:val="6C6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334940"/>
    <w:multiLevelType w:val="multilevel"/>
    <w:tmpl w:val="CF9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4D4063"/>
    <w:multiLevelType w:val="multilevel"/>
    <w:tmpl w:val="8C3E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B723BB"/>
    <w:multiLevelType w:val="multilevel"/>
    <w:tmpl w:val="D63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C11941"/>
    <w:multiLevelType w:val="multilevel"/>
    <w:tmpl w:val="0B1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1F15CA"/>
    <w:multiLevelType w:val="multilevel"/>
    <w:tmpl w:val="41CC9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7E44B7"/>
    <w:multiLevelType w:val="multilevel"/>
    <w:tmpl w:val="AE0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A342A6"/>
    <w:multiLevelType w:val="multilevel"/>
    <w:tmpl w:val="353A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2A6797"/>
    <w:multiLevelType w:val="multilevel"/>
    <w:tmpl w:val="B81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4179F"/>
    <w:multiLevelType w:val="multilevel"/>
    <w:tmpl w:val="BF4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1D3AD2"/>
    <w:multiLevelType w:val="multilevel"/>
    <w:tmpl w:val="AFE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054913"/>
    <w:multiLevelType w:val="multilevel"/>
    <w:tmpl w:val="58F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9F783A"/>
    <w:multiLevelType w:val="multilevel"/>
    <w:tmpl w:val="2164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E203DE"/>
    <w:multiLevelType w:val="multilevel"/>
    <w:tmpl w:val="3B1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5407D9"/>
    <w:multiLevelType w:val="multilevel"/>
    <w:tmpl w:val="A23C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761EB7"/>
    <w:multiLevelType w:val="multilevel"/>
    <w:tmpl w:val="1D9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AC331E"/>
    <w:multiLevelType w:val="multilevel"/>
    <w:tmpl w:val="6CB0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E25E7D"/>
    <w:multiLevelType w:val="multilevel"/>
    <w:tmpl w:val="7BF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F361E3"/>
    <w:multiLevelType w:val="multilevel"/>
    <w:tmpl w:val="1022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DB18E9"/>
    <w:multiLevelType w:val="multilevel"/>
    <w:tmpl w:val="981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3807AB"/>
    <w:multiLevelType w:val="multilevel"/>
    <w:tmpl w:val="AE3A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B54680"/>
    <w:multiLevelType w:val="multilevel"/>
    <w:tmpl w:val="D9C4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A25BEC"/>
    <w:multiLevelType w:val="multilevel"/>
    <w:tmpl w:val="5E6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C636D5"/>
    <w:multiLevelType w:val="multilevel"/>
    <w:tmpl w:val="82E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505E9A"/>
    <w:multiLevelType w:val="multilevel"/>
    <w:tmpl w:val="12B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6871D5"/>
    <w:multiLevelType w:val="multilevel"/>
    <w:tmpl w:val="B794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B156C6"/>
    <w:multiLevelType w:val="multilevel"/>
    <w:tmpl w:val="4264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2748EC"/>
    <w:multiLevelType w:val="multilevel"/>
    <w:tmpl w:val="86F8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C740F3"/>
    <w:multiLevelType w:val="multilevel"/>
    <w:tmpl w:val="DB7E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D96E71"/>
    <w:multiLevelType w:val="multilevel"/>
    <w:tmpl w:val="4C4C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E5115C"/>
    <w:multiLevelType w:val="multilevel"/>
    <w:tmpl w:val="66FA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1A7D5B"/>
    <w:multiLevelType w:val="multilevel"/>
    <w:tmpl w:val="9EB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43192C"/>
    <w:multiLevelType w:val="multilevel"/>
    <w:tmpl w:val="D1FE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95B1662"/>
    <w:multiLevelType w:val="multilevel"/>
    <w:tmpl w:val="D41E0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BD543E"/>
    <w:multiLevelType w:val="multilevel"/>
    <w:tmpl w:val="1B6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BE3A13"/>
    <w:multiLevelType w:val="multilevel"/>
    <w:tmpl w:val="3F02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BF753A"/>
    <w:multiLevelType w:val="multilevel"/>
    <w:tmpl w:val="24F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531252"/>
    <w:multiLevelType w:val="multilevel"/>
    <w:tmpl w:val="1D3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F31118"/>
    <w:multiLevelType w:val="multilevel"/>
    <w:tmpl w:val="D49C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FC0217"/>
    <w:multiLevelType w:val="multilevel"/>
    <w:tmpl w:val="955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4017CA"/>
    <w:multiLevelType w:val="multilevel"/>
    <w:tmpl w:val="A4E8C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A84974"/>
    <w:multiLevelType w:val="multilevel"/>
    <w:tmpl w:val="69A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CD43A6"/>
    <w:multiLevelType w:val="multilevel"/>
    <w:tmpl w:val="FAF2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68111D"/>
    <w:multiLevelType w:val="multilevel"/>
    <w:tmpl w:val="8CDC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925220"/>
    <w:multiLevelType w:val="multilevel"/>
    <w:tmpl w:val="C9B4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CA1FAC"/>
    <w:multiLevelType w:val="multilevel"/>
    <w:tmpl w:val="929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242990"/>
    <w:multiLevelType w:val="multilevel"/>
    <w:tmpl w:val="5DEC7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9764C5"/>
    <w:multiLevelType w:val="multilevel"/>
    <w:tmpl w:val="540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08252A"/>
    <w:multiLevelType w:val="multilevel"/>
    <w:tmpl w:val="E00E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193A9A"/>
    <w:multiLevelType w:val="multilevel"/>
    <w:tmpl w:val="B44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CA4FEA"/>
    <w:multiLevelType w:val="multilevel"/>
    <w:tmpl w:val="35D2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EA1CEB"/>
    <w:multiLevelType w:val="multilevel"/>
    <w:tmpl w:val="20A0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767DD1"/>
    <w:multiLevelType w:val="multilevel"/>
    <w:tmpl w:val="0454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B753B6"/>
    <w:multiLevelType w:val="multilevel"/>
    <w:tmpl w:val="7B4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EA5DF6"/>
    <w:multiLevelType w:val="multilevel"/>
    <w:tmpl w:val="E332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C40B7D"/>
    <w:multiLevelType w:val="multilevel"/>
    <w:tmpl w:val="B92A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273E76"/>
    <w:multiLevelType w:val="multilevel"/>
    <w:tmpl w:val="0A5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7C1082"/>
    <w:multiLevelType w:val="multilevel"/>
    <w:tmpl w:val="1DA0F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5223F0"/>
    <w:multiLevelType w:val="multilevel"/>
    <w:tmpl w:val="C86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153AE8"/>
    <w:multiLevelType w:val="multilevel"/>
    <w:tmpl w:val="46F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997C89"/>
    <w:multiLevelType w:val="multilevel"/>
    <w:tmpl w:val="F08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E133D6"/>
    <w:multiLevelType w:val="multilevel"/>
    <w:tmpl w:val="96E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9A7FBA"/>
    <w:multiLevelType w:val="multilevel"/>
    <w:tmpl w:val="B1FC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014A41"/>
    <w:multiLevelType w:val="multilevel"/>
    <w:tmpl w:val="E60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5C67A1"/>
    <w:multiLevelType w:val="multilevel"/>
    <w:tmpl w:val="D510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B12C63"/>
    <w:multiLevelType w:val="multilevel"/>
    <w:tmpl w:val="0BEE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124917"/>
    <w:multiLevelType w:val="multilevel"/>
    <w:tmpl w:val="98A0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B7A5F4A"/>
    <w:multiLevelType w:val="multilevel"/>
    <w:tmpl w:val="ED8C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581947"/>
    <w:multiLevelType w:val="multilevel"/>
    <w:tmpl w:val="C3C4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CF35800"/>
    <w:multiLevelType w:val="multilevel"/>
    <w:tmpl w:val="9D2A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E2870"/>
    <w:multiLevelType w:val="multilevel"/>
    <w:tmpl w:val="345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CA0AA5"/>
    <w:multiLevelType w:val="multilevel"/>
    <w:tmpl w:val="397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E2317"/>
    <w:multiLevelType w:val="multilevel"/>
    <w:tmpl w:val="9FF2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9B5325"/>
    <w:multiLevelType w:val="multilevel"/>
    <w:tmpl w:val="D4DA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EB07B1F"/>
    <w:multiLevelType w:val="multilevel"/>
    <w:tmpl w:val="2C3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1B5543"/>
    <w:multiLevelType w:val="multilevel"/>
    <w:tmpl w:val="6588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437040"/>
    <w:multiLevelType w:val="multilevel"/>
    <w:tmpl w:val="4874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6A0704"/>
    <w:multiLevelType w:val="multilevel"/>
    <w:tmpl w:val="C196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DB755F"/>
    <w:multiLevelType w:val="multilevel"/>
    <w:tmpl w:val="17F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734586"/>
    <w:multiLevelType w:val="multilevel"/>
    <w:tmpl w:val="ADE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E72B7A"/>
    <w:multiLevelType w:val="multilevel"/>
    <w:tmpl w:val="2502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580771"/>
    <w:multiLevelType w:val="multilevel"/>
    <w:tmpl w:val="312A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4591F9B"/>
    <w:multiLevelType w:val="multilevel"/>
    <w:tmpl w:val="8F5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FB6BBC"/>
    <w:multiLevelType w:val="multilevel"/>
    <w:tmpl w:val="95EE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5061E01"/>
    <w:multiLevelType w:val="multilevel"/>
    <w:tmpl w:val="8B92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51A10D4"/>
    <w:multiLevelType w:val="multilevel"/>
    <w:tmpl w:val="842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637F8F"/>
    <w:multiLevelType w:val="multilevel"/>
    <w:tmpl w:val="BF08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CF28F4"/>
    <w:multiLevelType w:val="multilevel"/>
    <w:tmpl w:val="B9E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19205F"/>
    <w:multiLevelType w:val="multilevel"/>
    <w:tmpl w:val="324C0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7F17846"/>
    <w:multiLevelType w:val="multilevel"/>
    <w:tmpl w:val="B3D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271B61"/>
    <w:multiLevelType w:val="multilevel"/>
    <w:tmpl w:val="0C2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835795"/>
    <w:multiLevelType w:val="multilevel"/>
    <w:tmpl w:val="5EA8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3E6CA7"/>
    <w:multiLevelType w:val="multilevel"/>
    <w:tmpl w:val="25C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720AEF"/>
    <w:multiLevelType w:val="multilevel"/>
    <w:tmpl w:val="48AE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EC3F8A"/>
    <w:multiLevelType w:val="multilevel"/>
    <w:tmpl w:val="C25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EE0E06"/>
    <w:multiLevelType w:val="multilevel"/>
    <w:tmpl w:val="376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AE4B93"/>
    <w:multiLevelType w:val="multilevel"/>
    <w:tmpl w:val="28A0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CF7274C"/>
    <w:multiLevelType w:val="multilevel"/>
    <w:tmpl w:val="88CE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260A2A"/>
    <w:multiLevelType w:val="multilevel"/>
    <w:tmpl w:val="3D5A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CD103B"/>
    <w:multiLevelType w:val="multilevel"/>
    <w:tmpl w:val="B56A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C502A4"/>
    <w:multiLevelType w:val="multilevel"/>
    <w:tmpl w:val="FF4C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2BD4152"/>
    <w:multiLevelType w:val="multilevel"/>
    <w:tmpl w:val="2EE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BE4F3F"/>
    <w:multiLevelType w:val="multilevel"/>
    <w:tmpl w:val="BBE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742488"/>
    <w:multiLevelType w:val="multilevel"/>
    <w:tmpl w:val="3BA4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45E3101"/>
    <w:multiLevelType w:val="multilevel"/>
    <w:tmpl w:val="7C0C5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22041E"/>
    <w:multiLevelType w:val="multilevel"/>
    <w:tmpl w:val="2F88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A66363"/>
    <w:multiLevelType w:val="multilevel"/>
    <w:tmpl w:val="163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C90F88"/>
    <w:multiLevelType w:val="multilevel"/>
    <w:tmpl w:val="295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994F2F"/>
    <w:multiLevelType w:val="multilevel"/>
    <w:tmpl w:val="24F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741779"/>
    <w:multiLevelType w:val="multilevel"/>
    <w:tmpl w:val="57A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FC6F3D"/>
    <w:multiLevelType w:val="multilevel"/>
    <w:tmpl w:val="A5A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1369AF"/>
    <w:multiLevelType w:val="multilevel"/>
    <w:tmpl w:val="34D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FF2267"/>
    <w:multiLevelType w:val="multilevel"/>
    <w:tmpl w:val="2040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B8C1BCD"/>
    <w:multiLevelType w:val="multilevel"/>
    <w:tmpl w:val="615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A72DF2"/>
    <w:multiLevelType w:val="multilevel"/>
    <w:tmpl w:val="928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BD109D"/>
    <w:multiLevelType w:val="multilevel"/>
    <w:tmpl w:val="18F6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DB6F95"/>
    <w:multiLevelType w:val="multilevel"/>
    <w:tmpl w:val="D23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061A80"/>
    <w:multiLevelType w:val="multilevel"/>
    <w:tmpl w:val="94B8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476106"/>
    <w:multiLevelType w:val="multilevel"/>
    <w:tmpl w:val="CD0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3B7111"/>
    <w:multiLevelType w:val="multilevel"/>
    <w:tmpl w:val="B200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502BB6"/>
    <w:multiLevelType w:val="multilevel"/>
    <w:tmpl w:val="417E0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05660CE"/>
    <w:multiLevelType w:val="multilevel"/>
    <w:tmpl w:val="059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8F7F9A"/>
    <w:multiLevelType w:val="multilevel"/>
    <w:tmpl w:val="01C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357CA1"/>
    <w:multiLevelType w:val="multilevel"/>
    <w:tmpl w:val="07AE0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3C102CD"/>
    <w:multiLevelType w:val="multilevel"/>
    <w:tmpl w:val="33AE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B10C8F"/>
    <w:multiLevelType w:val="multilevel"/>
    <w:tmpl w:val="DCF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C02B40"/>
    <w:multiLevelType w:val="multilevel"/>
    <w:tmpl w:val="FBD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E005B9"/>
    <w:multiLevelType w:val="multilevel"/>
    <w:tmpl w:val="69A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B61802"/>
    <w:multiLevelType w:val="multilevel"/>
    <w:tmpl w:val="985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DE4344"/>
    <w:multiLevelType w:val="multilevel"/>
    <w:tmpl w:val="703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E5659B"/>
    <w:multiLevelType w:val="multilevel"/>
    <w:tmpl w:val="6E3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F240BA"/>
    <w:multiLevelType w:val="multilevel"/>
    <w:tmpl w:val="AA7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16255F"/>
    <w:multiLevelType w:val="multilevel"/>
    <w:tmpl w:val="C31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4B72DD"/>
    <w:multiLevelType w:val="multilevel"/>
    <w:tmpl w:val="9D48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E14BF5"/>
    <w:multiLevelType w:val="multilevel"/>
    <w:tmpl w:val="986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634A78"/>
    <w:multiLevelType w:val="multilevel"/>
    <w:tmpl w:val="35C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1B5627"/>
    <w:multiLevelType w:val="multilevel"/>
    <w:tmpl w:val="A7DA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697204"/>
    <w:multiLevelType w:val="multilevel"/>
    <w:tmpl w:val="AE2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F71074"/>
    <w:multiLevelType w:val="multilevel"/>
    <w:tmpl w:val="AB20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F6F0DE0"/>
    <w:multiLevelType w:val="multilevel"/>
    <w:tmpl w:val="EAC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787AB5"/>
    <w:multiLevelType w:val="multilevel"/>
    <w:tmpl w:val="7176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F7F7D2D"/>
    <w:multiLevelType w:val="multilevel"/>
    <w:tmpl w:val="10F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306318">
    <w:abstractNumId w:val="89"/>
  </w:num>
  <w:num w:numId="2" w16cid:durableId="1652826652">
    <w:abstractNumId w:val="168"/>
  </w:num>
  <w:num w:numId="3" w16cid:durableId="184445089">
    <w:abstractNumId w:val="67"/>
  </w:num>
  <w:num w:numId="4" w16cid:durableId="1865970943">
    <w:abstractNumId w:val="56"/>
  </w:num>
  <w:num w:numId="5" w16cid:durableId="1255092158">
    <w:abstractNumId w:val="46"/>
  </w:num>
  <w:num w:numId="6" w16cid:durableId="21638105">
    <w:abstractNumId w:val="103"/>
  </w:num>
  <w:num w:numId="7" w16cid:durableId="1136139514">
    <w:abstractNumId w:val="155"/>
  </w:num>
  <w:num w:numId="8" w16cid:durableId="2116173403">
    <w:abstractNumId w:val="139"/>
  </w:num>
  <w:num w:numId="9" w16cid:durableId="1712028626">
    <w:abstractNumId w:val="179"/>
  </w:num>
  <w:num w:numId="10" w16cid:durableId="1805926723">
    <w:abstractNumId w:val="7"/>
  </w:num>
  <w:num w:numId="11" w16cid:durableId="1214001265">
    <w:abstractNumId w:val="177"/>
  </w:num>
  <w:num w:numId="12" w16cid:durableId="1970241198">
    <w:abstractNumId w:val="14"/>
  </w:num>
  <w:num w:numId="13" w16cid:durableId="126900343">
    <w:abstractNumId w:val="77"/>
  </w:num>
  <w:num w:numId="14" w16cid:durableId="256642668">
    <w:abstractNumId w:val="38"/>
  </w:num>
  <w:num w:numId="15" w16cid:durableId="381684193">
    <w:abstractNumId w:val="181"/>
  </w:num>
  <w:num w:numId="16" w16cid:durableId="1886794878">
    <w:abstractNumId w:val="66"/>
  </w:num>
  <w:num w:numId="17" w16cid:durableId="475269715">
    <w:abstractNumId w:val="183"/>
  </w:num>
  <w:num w:numId="18" w16cid:durableId="637229113">
    <w:abstractNumId w:val="83"/>
  </w:num>
  <w:num w:numId="19" w16cid:durableId="1716348341">
    <w:abstractNumId w:val="87"/>
  </w:num>
  <w:num w:numId="20" w16cid:durableId="1613707560">
    <w:abstractNumId w:val="23"/>
  </w:num>
  <w:num w:numId="21" w16cid:durableId="243728788">
    <w:abstractNumId w:val="17"/>
  </w:num>
  <w:num w:numId="22" w16cid:durableId="1174763145">
    <w:abstractNumId w:val="175"/>
  </w:num>
  <w:num w:numId="23" w16cid:durableId="289020879">
    <w:abstractNumId w:val="65"/>
  </w:num>
  <w:num w:numId="24" w16cid:durableId="1478499314">
    <w:abstractNumId w:val="35"/>
  </w:num>
  <w:num w:numId="25" w16cid:durableId="2020888276">
    <w:abstractNumId w:val="88"/>
  </w:num>
  <w:num w:numId="26" w16cid:durableId="1951431001">
    <w:abstractNumId w:val="147"/>
  </w:num>
  <w:num w:numId="27" w16cid:durableId="1662780003">
    <w:abstractNumId w:val="30"/>
  </w:num>
  <w:num w:numId="28" w16cid:durableId="703410908">
    <w:abstractNumId w:val="105"/>
  </w:num>
  <w:num w:numId="29" w16cid:durableId="1803109605">
    <w:abstractNumId w:val="130"/>
  </w:num>
  <w:num w:numId="30" w16cid:durableId="42601776">
    <w:abstractNumId w:val="136"/>
  </w:num>
  <w:num w:numId="31" w16cid:durableId="1829394016">
    <w:abstractNumId w:val="12"/>
  </w:num>
  <w:num w:numId="32" w16cid:durableId="2028557690">
    <w:abstractNumId w:val="161"/>
  </w:num>
  <w:num w:numId="33" w16cid:durableId="1674599324">
    <w:abstractNumId w:val="182"/>
  </w:num>
  <w:num w:numId="34" w16cid:durableId="1956672879">
    <w:abstractNumId w:val="64"/>
  </w:num>
  <w:num w:numId="35" w16cid:durableId="260377943">
    <w:abstractNumId w:val="152"/>
  </w:num>
  <w:num w:numId="36" w16cid:durableId="73168947">
    <w:abstractNumId w:val="149"/>
  </w:num>
  <w:num w:numId="37" w16cid:durableId="1671718305">
    <w:abstractNumId w:val="15"/>
  </w:num>
  <w:num w:numId="38" w16cid:durableId="1651401291">
    <w:abstractNumId w:val="50"/>
  </w:num>
  <w:num w:numId="39" w16cid:durableId="1124620092">
    <w:abstractNumId w:val="52"/>
  </w:num>
  <w:num w:numId="40" w16cid:durableId="1448741823">
    <w:abstractNumId w:val="154"/>
  </w:num>
  <w:num w:numId="41" w16cid:durableId="653802164">
    <w:abstractNumId w:val="104"/>
  </w:num>
  <w:num w:numId="42" w16cid:durableId="116336601">
    <w:abstractNumId w:val="129"/>
  </w:num>
  <w:num w:numId="43" w16cid:durableId="894779180">
    <w:abstractNumId w:val="134"/>
  </w:num>
  <w:num w:numId="44" w16cid:durableId="2144345910">
    <w:abstractNumId w:val="75"/>
  </w:num>
  <w:num w:numId="45" w16cid:durableId="1259482918">
    <w:abstractNumId w:val="3"/>
  </w:num>
  <w:num w:numId="46" w16cid:durableId="1414468926">
    <w:abstractNumId w:val="185"/>
  </w:num>
  <w:num w:numId="47" w16cid:durableId="901645742">
    <w:abstractNumId w:val="51"/>
  </w:num>
  <w:num w:numId="48" w16cid:durableId="1535846330">
    <w:abstractNumId w:val="24"/>
  </w:num>
  <w:num w:numId="49" w16cid:durableId="1663317218">
    <w:abstractNumId w:val="74"/>
  </w:num>
  <w:num w:numId="50" w16cid:durableId="930313544">
    <w:abstractNumId w:val="5"/>
  </w:num>
  <w:num w:numId="51" w16cid:durableId="651956931">
    <w:abstractNumId w:val="60"/>
  </w:num>
  <w:num w:numId="52" w16cid:durableId="475269737">
    <w:abstractNumId w:val="163"/>
  </w:num>
  <w:num w:numId="53" w16cid:durableId="1445346533">
    <w:abstractNumId w:val="44"/>
  </w:num>
  <w:num w:numId="54" w16cid:durableId="1833988217">
    <w:abstractNumId w:val="135"/>
  </w:num>
  <w:num w:numId="55" w16cid:durableId="1558740301">
    <w:abstractNumId w:val="26"/>
  </w:num>
  <w:num w:numId="56" w16cid:durableId="1851020113">
    <w:abstractNumId w:val="97"/>
  </w:num>
  <w:num w:numId="57" w16cid:durableId="790442962">
    <w:abstractNumId w:val="13"/>
  </w:num>
  <w:num w:numId="58" w16cid:durableId="784736060">
    <w:abstractNumId w:val="21"/>
  </w:num>
  <w:num w:numId="59" w16cid:durableId="75901945">
    <w:abstractNumId w:val="8"/>
  </w:num>
  <w:num w:numId="60" w16cid:durableId="418410202">
    <w:abstractNumId w:val="57"/>
  </w:num>
  <w:num w:numId="61" w16cid:durableId="1836065910">
    <w:abstractNumId w:val="145"/>
  </w:num>
  <w:num w:numId="62" w16cid:durableId="1600066892">
    <w:abstractNumId w:val="164"/>
  </w:num>
  <w:num w:numId="63" w16cid:durableId="1763255921">
    <w:abstractNumId w:val="94"/>
  </w:num>
  <w:num w:numId="64" w16cid:durableId="1106193544">
    <w:abstractNumId w:val="167"/>
  </w:num>
  <w:num w:numId="65" w16cid:durableId="999968891">
    <w:abstractNumId w:val="27"/>
  </w:num>
  <w:num w:numId="66" w16cid:durableId="1478834443">
    <w:abstractNumId w:val="116"/>
  </w:num>
  <w:num w:numId="67" w16cid:durableId="1790313774">
    <w:abstractNumId w:val="40"/>
  </w:num>
  <w:num w:numId="68" w16cid:durableId="228736911">
    <w:abstractNumId w:val="170"/>
  </w:num>
  <w:num w:numId="69" w16cid:durableId="1352679076">
    <w:abstractNumId w:val="4"/>
  </w:num>
  <w:num w:numId="70" w16cid:durableId="56631368">
    <w:abstractNumId w:val="107"/>
  </w:num>
  <w:num w:numId="71" w16cid:durableId="2023238112">
    <w:abstractNumId w:val="53"/>
  </w:num>
  <w:num w:numId="72" w16cid:durableId="1574466888">
    <w:abstractNumId w:val="45"/>
  </w:num>
  <w:num w:numId="73" w16cid:durableId="574558855">
    <w:abstractNumId w:val="59"/>
  </w:num>
  <w:num w:numId="74" w16cid:durableId="91360077">
    <w:abstractNumId w:val="172"/>
  </w:num>
  <w:num w:numId="75" w16cid:durableId="19091465">
    <w:abstractNumId w:val="86"/>
  </w:num>
  <w:num w:numId="76" w16cid:durableId="1393699619">
    <w:abstractNumId w:val="61"/>
  </w:num>
  <w:num w:numId="77" w16cid:durableId="1370910097">
    <w:abstractNumId w:val="171"/>
  </w:num>
  <w:num w:numId="78" w16cid:durableId="1924604928">
    <w:abstractNumId w:val="36"/>
  </w:num>
  <w:num w:numId="79" w16cid:durableId="84960357">
    <w:abstractNumId w:val="85"/>
  </w:num>
  <w:num w:numId="80" w16cid:durableId="110907767">
    <w:abstractNumId w:val="79"/>
  </w:num>
  <w:num w:numId="81" w16cid:durableId="201485255">
    <w:abstractNumId w:val="33"/>
  </w:num>
  <w:num w:numId="82" w16cid:durableId="1836719991">
    <w:abstractNumId w:val="10"/>
  </w:num>
  <w:num w:numId="83" w16cid:durableId="1512289">
    <w:abstractNumId w:val="106"/>
  </w:num>
  <w:num w:numId="84" w16cid:durableId="200284226">
    <w:abstractNumId w:val="22"/>
  </w:num>
  <w:num w:numId="85" w16cid:durableId="563831472">
    <w:abstractNumId w:val="91"/>
  </w:num>
  <w:num w:numId="86" w16cid:durableId="257255365">
    <w:abstractNumId w:val="119"/>
  </w:num>
  <w:num w:numId="87" w16cid:durableId="2088067626">
    <w:abstractNumId w:val="72"/>
  </w:num>
  <w:num w:numId="88" w16cid:durableId="87582756">
    <w:abstractNumId w:val="68"/>
  </w:num>
  <w:num w:numId="89" w16cid:durableId="1737126630">
    <w:abstractNumId w:val="176"/>
  </w:num>
  <w:num w:numId="90" w16cid:durableId="1999110741">
    <w:abstractNumId w:val="93"/>
  </w:num>
  <w:num w:numId="91" w16cid:durableId="1829127175">
    <w:abstractNumId w:val="63"/>
  </w:num>
  <w:num w:numId="92" w16cid:durableId="612178302">
    <w:abstractNumId w:val="0"/>
  </w:num>
  <w:num w:numId="93" w16cid:durableId="947353406">
    <w:abstractNumId w:val="71"/>
  </w:num>
  <w:num w:numId="94" w16cid:durableId="245310083">
    <w:abstractNumId w:val="133"/>
  </w:num>
  <w:num w:numId="95" w16cid:durableId="2039889847">
    <w:abstractNumId w:val="78"/>
  </w:num>
  <w:num w:numId="96" w16cid:durableId="1221016008">
    <w:abstractNumId w:val="18"/>
  </w:num>
  <w:num w:numId="97" w16cid:durableId="340859850">
    <w:abstractNumId w:val="178"/>
  </w:num>
  <w:num w:numId="98" w16cid:durableId="494221673">
    <w:abstractNumId w:val="100"/>
  </w:num>
  <w:num w:numId="99" w16cid:durableId="1402017481">
    <w:abstractNumId w:val="70"/>
  </w:num>
  <w:num w:numId="100" w16cid:durableId="2055426992">
    <w:abstractNumId w:val="126"/>
  </w:num>
  <w:num w:numId="101" w16cid:durableId="1419248378">
    <w:abstractNumId w:val="117"/>
  </w:num>
  <w:num w:numId="102" w16cid:durableId="1211303273">
    <w:abstractNumId w:val="127"/>
  </w:num>
  <w:num w:numId="103" w16cid:durableId="1363626595">
    <w:abstractNumId w:val="112"/>
  </w:num>
  <w:num w:numId="104" w16cid:durableId="132411890">
    <w:abstractNumId w:val="160"/>
  </w:num>
  <w:num w:numId="105" w16cid:durableId="277103882">
    <w:abstractNumId w:val="42"/>
  </w:num>
  <w:num w:numId="106" w16cid:durableId="259603178">
    <w:abstractNumId w:val="115"/>
  </w:num>
  <w:num w:numId="107" w16cid:durableId="469980173">
    <w:abstractNumId w:val="142"/>
  </w:num>
  <w:num w:numId="108" w16cid:durableId="1781800119">
    <w:abstractNumId w:val="98"/>
  </w:num>
  <w:num w:numId="109" w16cid:durableId="896432974">
    <w:abstractNumId w:val="99"/>
  </w:num>
  <w:num w:numId="110" w16cid:durableId="1733036747">
    <w:abstractNumId w:val="62"/>
  </w:num>
  <w:num w:numId="111" w16cid:durableId="1032027208">
    <w:abstractNumId w:val="114"/>
  </w:num>
  <w:num w:numId="112" w16cid:durableId="1575703830">
    <w:abstractNumId w:val="55"/>
  </w:num>
  <w:num w:numId="113" w16cid:durableId="390271492">
    <w:abstractNumId w:val="180"/>
  </w:num>
  <w:num w:numId="114" w16cid:durableId="1768849253">
    <w:abstractNumId w:val="111"/>
  </w:num>
  <w:num w:numId="115" w16cid:durableId="507715731">
    <w:abstractNumId w:val="29"/>
  </w:num>
  <w:num w:numId="116" w16cid:durableId="2134859183">
    <w:abstractNumId w:val="151"/>
  </w:num>
  <w:num w:numId="117" w16cid:durableId="1829785826">
    <w:abstractNumId w:val="108"/>
  </w:num>
  <w:num w:numId="118" w16cid:durableId="1560285616">
    <w:abstractNumId w:val="76"/>
  </w:num>
  <w:num w:numId="119" w16cid:durableId="1866403613">
    <w:abstractNumId w:val="73"/>
  </w:num>
  <w:num w:numId="120" w16cid:durableId="1846481017">
    <w:abstractNumId w:val="128"/>
  </w:num>
  <w:num w:numId="121" w16cid:durableId="431435440">
    <w:abstractNumId w:val="47"/>
  </w:num>
  <w:num w:numId="122" w16cid:durableId="644774208">
    <w:abstractNumId w:val="125"/>
  </w:num>
  <w:num w:numId="123" w16cid:durableId="36585632">
    <w:abstractNumId w:val="137"/>
  </w:num>
  <w:num w:numId="124" w16cid:durableId="429933911">
    <w:abstractNumId w:val="25"/>
  </w:num>
  <w:num w:numId="125" w16cid:durableId="1942764642">
    <w:abstractNumId w:val="140"/>
  </w:num>
  <w:num w:numId="126" w16cid:durableId="1459686023">
    <w:abstractNumId w:val="110"/>
  </w:num>
  <w:num w:numId="127" w16cid:durableId="1032922254">
    <w:abstractNumId w:val="174"/>
  </w:num>
  <w:num w:numId="128" w16cid:durableId="1185169889">
    <w:abstractNumId w:val="2"/>
  </w:num>
  <w:num w:numId="129" w16cid:durableId="2024085889">
    <w:abstractNumId w:val="31"/>
  </w:num>
  <w:num w:numId="130" w16cid:durableId="792358548">
    <w:abstractNumId w:val="69"/>
  </w:num>
  <w:num w:numId="131" w16cid:durableId="758060669">
    <w:abstractNumId w:val="84"/>
  </w:num>
  <w:num w:numId="132" w16cid:durableId="1052844162">
    <w:abstractNumId w:val="165"/>
  </w:num>
  <w:num w:numId="133" w16cid:durableId="1122841529">
    <w:abstractNumId w:val="141"/>
  </w:num>
  <w:num w:numId="134" w16cid:durableId="1112281798">
    <w:abstractNumId w:val="158"/>
  </w:num>
  <w:num w:numId="135" w16cid:durableId="552892116">
    <w:abstractNumId w:val="157"/>
  </w:num>
  <w:num w:numId="136" w16cid:durableId="1097336600">
    <w:abstractNumId w:val="144"/>
  </w:num>
  <w:num w:numId="137" w16cid:durableId="720401738">
    <w:abstractNumId w:val="184"/>
  </w:num>
  <w:num w:numId="138" w16cid:durableId="1991591479">
    <w:abstractNumId w:val="150"/>
  </w:num>
  <w:num w:numId="139" w16cid:durableId="1044989090">
    <w:abstractNumId w:val="162"/>
  </w:num>
  <w:num w:numId="140" w16cid:durableId="1242061041">
    <w:abstractNumId w:val="113"/>
  </w:num>
  <w:num w:numId="141" w16cid:durableId="46146891">
    <w:abstractNumId w:val="122"/>
  </w:num>
  <w:num w:numId="142" w16cid:durableId="374893820">
    <w:abstractNumId w:val="153"/>
  </w:num>
  <w:num w:numId="143" w16cid:durableId="749236462">
    <w:abstractNumId w:val="102"/>
  </w:num>
  <w:num w:numId="144" w16cid:durableId="2035957377">
    <w:abstractNumId w:val="54"/>
  </w:num>
  <w:num w:numId="145" w16cid:durableId="1355032847">
    <w:abstractNumId w:val="39"/>
  </w:num>
  <w:num w:numId="146" w16cid:durableId="1987007117">
    <w:abstractNumId w:val="120"/>
  </w:num>
  <w:num w:numId="147" w16cid:durableId="1868373425">
    <w:abstractNumId w:val="131"/>
  </w:num>
  <w:num w:numId="148" w16cid:durableId="952714919">
    <w:abstractNumId w:val="81"/>
  </w:num>
  <w:num w:numId="149" w16cid:durableId="114954961">
    <w:abstractNumId w:val="82"/>
  </w:num>
  <w:num w:numId="150" w16cid:durableId="1959019303">
    <w:abstractNumId w:val="16"/>
  </w:num>
  <w:num w:numId="151" w16cid:durableId="480657882">
    <w:abstractNumId w:val="173"/>
  </w:num>
  <w:num w:numId="152" w16cid:durableId="1236940590">
    <w:abstractNumId w:val="37"/>
  </w:num>
  <w:num w:numId="153" w16cid:durableId="504832706">
    <w:abstractNumId w:val="1"/>
  </w:num>
  <w:num w:numId="154" w16cid:durableId="1137836058">
    <w:abstractNumId w:val="48"/>
  </w:num>
  <w:num w:numId="155" w16cid:durableId="584921111">
    <w:abstractNumId w:val="20"/>
  </w:num>
  <w:num w:numId="156" w16cid:durableId="2130738366">
    <w:abstractNumId w:val="34"/>
  </w:num>
  <w:num w:numId="157" w16cid:durableId="1715498707">
    <w:abstractNumId w:val="146"/>
  </w:num>
  <w:num w:numId="158" w16cid:durableId="1549148527">
    <w:abstractNumId w:val="121"/>
  </w:num>
  <w:num w:numId="159" w16cid:durableId="1424909483">
    <w:abstractNumId w:val="138"/>
  </w:num>
  <w:num w:numId="160" w16cid:durableId="1826975513">
    <w:abstractNumId w:val="58"/>
  </w:num>
  <w:num w:numId="161" w16cid:durableId="1662074812">
    <w:abstractNumId w:val="143"/>
  </w:num>
  <w:num w:numId="162" w16cid:durableId="1152916280">
    <w:abstractNumId w:val="109"/>
  </w:num>
  <w:num w:numId="163" w16cid:durableId="678118137">
    <w:abstractNumId w:val="156"/>
  </w:num>
  <w:num w:numId="164" w16cid:durableId="1743790358">
    <w:abstractNumId w:val="32"/>
  </w:num>
  <w:num w:numId="165" w16cid:durableId="1351492031">
    <w:abstractNumId w:val="166"/>
  </w:num>
  <w:num w:numId="166" w16cid:durableId="1836022043">
    <w:abstractNumId w:val="123"/>
  </w:num>
  <w:num w:numId="167" w16cid:durableId="1476410872">
    <w:abstractNumId w:val="96"/>
  </w:num>
  <w:num w:numId="168" w16cid:durableId="1131047367">
    <w:abstractNumId w:val="43"/>
  </w:num>
  <w:num w:numId="169" w16cid:durableId="1200774456">
    <w:abstractNumId w:val="80"/>
  </w:num>
  <w:num w:numId="170" w16cid:durableId="208228754">
    <w:abstractNumId w:val="169"/>
  </w:num>
  <w:num w:numId="171" w16cid:durableId="1160539261">
    <w:abstractNumId w:val="6"/>
  </w:num>
  <w:num w:numId="172" w16cid:durableId="1399403678">
    <w:abstractNumId w:val="124"/>
  </w:num>
  <w:num w:numId="173" w16cid:durableId="406343436">
    <w:abstractNumId w:val="132"/>
  </w:num>
  <w:num w:numId="174" w16cid:durableId="658702618">
    <w:abstractNumId w:val="95"/>
  </w:num>
  <w:num w:numId="175" w16cid:durableId="489752239">
    <w:abstractNumId w:val="148"/>
  </w:num>
  <w:num w:numId="176" w16cid:durableId="1397051011">
    <w:abstractNumId w:val="9"/>
  </w:num>
  <w:num w:numId="177" w16cid:durableId="1980256682">
    <w:abstractNumId w:val="9"/>
    <w:lvlOverride w:ilvl="1">
      <w:lvl w:ilvl="1">
        <w:numFmt w:val="decimal"/>
        <w:lvlText w:val="%2."/>
        <w:lvlJc w:val="left"/>
      </w:lvl>
    </w:lvlOverride>
  </w:num>
  <w:num w:numId="178" w16cid:durableId="970937208">
    <w:abstractNumId w:val="101"/>
  </w:num>
  <w:num w:numId="179" w16cid:durableId="1313026969">
    <w:abstractNumId w:val="159"/>
  </w:num>
  <w:num w:numId="180" w16cid:durableId="766581798">
    <w:abstractNumId w:val="90"/>
  </w:num>
  <w:num w:numId="181" w16cid:durableId="1301110715">
    <w:abstractNumId w:val="28"/>
  </w:num>
  <w:num w:numId="182" w16cid:durableId="951009440">
    <w:abstractNumId w:val="118"/>
  </w:num>
  <w:num w:numId="183" w16cid:durableId="1588805630">
    <w:abstractNumId w:val="11"/>
  </w:num>
  <w:num w:numId="184" w16cid:durableId="1750076430">
    <w:abstractNumId w:val="41"/>
  </w:num>
  <w:num w:numId="185" w16cid:durableId="609508939">
    <w:abstractNumId w:val="49"/>
  </w:num>
  <w:num w:numId="186" w16cid:durableId="1757166515">
    <w:abstractNumId w:val="92"/>
  </w:num>
  <w:num w:numId="187" w16cid:durableId="1348368476">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Margulies">
    <w15:presenceInfo w15:providerId="Windows Live" w15:userId="432c229e95ed71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3F"/>
    <w:rsid w:val="0002383F"/>
    <w:rsid w:val="000C5DE9"/>
    <w:rsid w:val="00190792"/>
    <w:rsid w:val="00191F9E"/>
    <w:rsid w:val="001E2E82"/>
    <w:rsid w:val="001E71AD"/>
    <w:rsid w:val="003B2BA8"/>
    <w:rsid w:val="004574D5"/>
    <w:rsid w:val="004D4CF9"/>
    <w:rsid w:val="005C1FA6"/>
    <w:rsid w:val="005F2810"/>
    <w:rsid w:val="0063043F"/>
    <w:rsid w:val="006709A2"/>
    <w:rsid w:val="00752592"/>
    <w:rsid w:val="007770A2"/>
    <w:rsid w:val="007C2BAD"/>
    <w:rsid w:val="0080184B"/>
    <w:rsid w:val="00947287"/>
    <w:rsid w:val="00A27894"/>
    <w:rsid w:val="00AB79BA"/>
    <w:rsid w:val="00AC0CC1"/>
    <w:rsid w:val="00B12543"/>
    <w:rsid w:val="00B779B5"/>
    <w:rsid w:val="00BB5A27"/>
    <w:rsid w:val="00C76F71"/>
    <w:rsid w:val="00CD034D"/>
    <w:rsid w:val="00DC4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825C"/>
  <w15:chartTrackingRefBased/>
  <w15:docId w15:val="{65730913-4054-0840-84DF-CC30042B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43F"/>
    <w:pPr>
      <w:spacing w:after="200" w:line="240" w:lineRule="auto"/>
    </w:pPr>
    <w:rPr>
      <w:kern w:val="0"/>
      <w:lang w:val="en"/>
      <w14:ligatures w14:val="none"/>
    </w:rPr>
  </w:style>
  <w:style w:type="paragraph" w:styleId="Heading1">
    <w:name w:val="heading 1"/>
    <w:basedOn w:val="Normal"/>
    <w:next w:val="Normal"/>
    <w:link w:val="Heading1Char"/>
    <w:uiPriority w:val="9"/>
    <w:qFormat/>
    <w:rsid w:val="00630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0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0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43F"/>
    <w:rPr>
      <w:rFonts w:eastAsiaTheme="majorEastAsia" w:cstheme="majorBidi"/>
      <w:color w:val="272727" w:themeColor="text1" w:themeTint="D8"/>
    </w:rPr>
  </w:style>
  <w:style w:type="paragraph" w:styleId="Title">
    <w:name w:val="Title"/>
    <w:basedOn w:val="Normal"/>
    <w:next w:val="Normal"/>
    <w:link w:val="TitleChar"/>
    <w:uiPriority w:val="10"/>
    <w:qFormat/>
    <w:rsid w:val="006304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43F"/>
    <w:pPr>
      <w:spacing w:before="160"/>
      <w:jc w:val="center"/>
    </w:pPr>
    <w:rPr>
      <w:i/>
      <w:iCs/>
      <w:color w:val="404040" w:themeColor="text1" w:themeTint="BF"/>
    </w:rPr>
  </w:style>
  <w:style w:type="character" w:customStyle="1" w:styleId="QuoteChar">
    <w:name w:val="Quote Char"/>
    <w:basedOn w:val="DefaultParagraphFont"/>
    <w:link w:val="Quote"/>
    <w:uiPriority w:val="29"/>
    <w:rsid w:val="0063043F"/>
    <w:rPr>
      <w:i/>
      <w:iCs/>
      <w:color w:val="404040" w:themeColor="text1" w:themeTint="BF"/>
    </w:rPr>
  </w:style>
  <w:style w:type="paragraph" w:styleId="ListParagraph">
    <w:name w:val="List Paragraph"/>
    <w:basedOn w:val="Normal"/>
    <w:uiPriority w:val="34"/>
    <w:qFormat/>
    <w:rsid w:val="0063043F"/>
    <w:pPr>
      <w:ind w:left="720"/>
      <w:contextualSpacing/>
    </w:pPr>
  </w:style>
  <w:style w:type="character" w:styleId="IntenseEmphasis">
    <w:name w:val="Intense Emphasis"/>
    <w:basedOn w:val="DefaultParagraphFont"/>
    <w:uiPriority w:val="21"/>
    <w:qFormat/>
    <w:rsid w:val="0063043F"/>
    <w:rPr>
      <w:i/>
      <w:iCs/>
      <w:color w:val="0F4761" w:themeColor="accent1" w:themeShade="BF"/>
    </w:rPr>
  </w:style>
  <w:style w:type="paragraph" w:styleId="IntenseQuote">
    <w:name w:val="Intense Quote"/>
    <w:basedOn w:val="Normal"/>
    <w:next w:val="Normal"/>
    <w:link w:val="IntenseQuoteChar"/>
    <w:uiPriority w:val="30"/>
    <w:qFormat/>
    <w:rsid w:val="00630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43F"/>
    <w:rPr>
      <w:i/>
      <w:iCs/>
      <w:color w:val="0F4761" w:themeColor="accent1" w:themeShade="BF"/>
    </w:rPr>
  </w:style>
  <w:style w:type="character" w:styleId="IntenseReference">
    <w:name w:val="Intense Reference"/>
    <w:basedOn w:val="DefaultParagraphFont"/>
    <w:uiPriority w:val="32"/>
    <w:qFormat/>
    <w:rsid w:val="0063043F"/>
    <w:rPr>
      <w:b/>
      <w:bCs/>
      <w:smallCaps/>
      <w:color w:val="0F4761" w:themeColor="accent1" w:themeShade="BF"/>
      <w:spacing w:val="5"/>
    </w:rPr>
  </w:style>
  <w:style w:type="paragraph" w:styleId="NormalWeb">
    <w:name w:val="Normal (Web)"/>
    <w:basedOn w:val="Normal"/>
    <w:uiPriority w:val="99"/>
    <w:unhideWhenUsed/>
    <w:rsid w:val="0063043F"/>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63043F"/>
    <w:rPr>
      <w:b/>
      <w:bCs/>
    </w:rPr>
  </w:style>
  <w:style w:type="character" w:styleId="Emphasis">
    <w:name w:val="Emphasis"/>
    <w:basedOn w:val="DefaultParagraphFont"/>
    <w:uiPriority w:val="20"/>
    <w:qFormat/>
    <w:rsid w:val="0063043F"/>
    <w:rPr>
      <w:i/>
      <w:iCs/>
    </w:rPr>
  </w:style>
  <w:style w:type="paragraph" w:styleId="Revision">
    <w:name w:val="Revision"/>
    <w:hidden/>
    <w:uiPriority w:val="99"/>
    <w:semiHidden/>
    <w:rsid w:val="0080184B"/>
    <w:pPr>
      <w:spacing w:after="0" w:line="240" w:lineRule="auto"/>
    </w:pPr>
    <w:rPr>
      <w:kern w:val="0"/>
      <w:lang w:val="en"/>
      <w14:ligatures w14:val="none"/>
    </w:rPr>
  </w:style>
  <w:style w:type="character" w:customStyle="1" w:styleId="mord">
    <w:name w:val="mord"/>
    <w:basedOn w:val="DefaultParagraphFont"/>
    <w:rsid w:val="00DC4457"/>
  </w:style>
  <w:style w:type="character" w:customStyle="1" w:styleId="mrel">
    <w:name w:val="mrel"/>
    <w:basedOn w:val="DefaultParagraphFont"/>
    <w:rsid w:val="00DC4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93</Pages>
  <Words>18709</Words>
  <Characters>124232</Characters>
  <Application>Microsoft Office Word</Application>
  <DocSecurity>0</DocSecurity>
  <Lines>4007</Lines>
  <Paragraphs>2552</Paragraphs>
  <ScaleCrop>false</ScaleCrop>
  <Company/>
  <LinksUpToDate>false</LinksUpToDate>
  <CharactersWithSpaces>140389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Margulies</dc:creator>
  <cp:keywords/>
  <dc:description/>
  <cp:lastModifiedBy>James Fink</cp:lastModifiedBy>
  <cp:revision>16</cp:revision>
  <dcterms:created xsi:type="dcterms:W3CDTF">2026-01-01T22:48:00Z</dcterms:created>
  <dcterms:modified xsi:type="dcterms:W3CDTF">2026-02-18T18:18:00Z</dcterms:modified>
</cp:coreProperties>
</file>